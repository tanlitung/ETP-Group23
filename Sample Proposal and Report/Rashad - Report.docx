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22206C" w14:textId="77777777" w:rsidR="003471AA" w:rsidRDefault="003471AA" w:rsidP="003471AA">
      <w:pPr>
        <w:ind w:firstLine="0"/>
        <w:jc w:val="center"/>
        <w:rPr>
          <w:b/>
        </w:rPr>
      </w:pPr>
      <w:bookmarkStart w:id="0" w:name="_Hlk21600161"/>
      <w:bookmarkStart w:id="1" w:name="_GoBack"/>
      <w:bookmarkEnd w:id="0"/>
      <w:bookmarkEnd w:id="1"/>
      <w:r>
        <w:rPr>
          <w:noProof/>
        </w:rPr>
        <w:drawing>
          <wp:inline distT="0" distB="0" distL="0" distR="0" wp14:anchorId="242376BB" wp14:editId="059128DD">
            <wp:extent cx="1257300" cy="2514599"/>
            <wp:effectExtent l="0" t="0" r="0" b="0"/>
            <wp:docPr id="1611844389" name="Picture 2" descr="Image result for universiti teknologi petro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57300" cy="2514599"/>
                    </a:xfrm>
                    <a:prstGeom prst="rect">
                      <a:avLst/>
                    </a:prstGeom>
                  </pic:spPr>
                </pic:pic>
              </a:graphicData>
            </a:graphic>
          </wp:inline>
        </w:drawing>
      </w:r>
    </w:p>
    <w:p w14:paraId="4742C732" w14:textId="77777777" w:rsidR="003471AA" w:rsidRPr="00CE694F" w:rsidRDefault="003471AA" w:rsidP="003471AA">
      <w:pPr>
        <w:spacing w:line="360" w:lineRule="auto"/>
        <w:ind w:firstLine="0"/>
        <w:jc w:val="center"/>
        <w:rPr>
          <w:b/>
          <w:sz w:val="32"/>
        </w:rPr>
      </w:pPr>
      <w:r w:rsidRPr="00CE694F">
        <w:rPr>
          <w:b/>
          <w:sz w:val="32"/>
        </w:rPr>
        <w:t>MDB 3053</w:t>
      </w:r>
    </w:p>
    <w:p w14:paraId="67E09B95" w14:textId="77777777" w:rsidR="003471AA" w:rsidRDefault="003471AA" w:rsidP="003471AA">
      <w:pPr>
        <w:spacing w:line="360" w:lineRule="auto"/>
        <w:ind w:firstLine="0"/>
        <w:jc w:val="center"/>
        <w:rPr>
          <w:b/>
          <w:sz w:val="32"/>
        </w:rPr>
      </w:pPr>
      <w:r w:rsidRPr="00CE694F">
        <w:rPr>
          <w:b/>
          <w:sz w:val="32"/>
        </w:rPr>
        <w:t xml:space="preserve">ENGINEERING TEAM PROJECT </w:t>
      </w:r>
    </w:p>
    <w:p w14:paraId="2EBD9BD7" w14:textId="77777777" w:rsidR="003471AA" w:rsidRDefault="003471AA" w:rsidP="003471AA">
      <w:pPr>
        <w:spacing w:line="360" w:lineRule="auto"/>
        <w:ind w:firstLine="0"/>
        <w:jc w:val="center"/>
        <w:rPr>
          <w:sz w:val="32"/>
        </w:rPr>
      </w:pPr>
      <w:r>
        <w:rPr>
          <w:sz w:val="32"/>
        </w:rPr>
        <w:t xml:space="preserve">GROUP 7 FINAL REPORT </w:t>
      </w:r>
      <w:r w:rsidRPr="00CE694F" w:rsidDel="00877519">
        <w:rPr>
          <w:sz w:val="32"/>
        </w:rPr>
        <w:t xml:space="preserve"> </w:t>
      </w:r>
    </w:p>
    <w:p w14:paraId="3B10527C" w14:textId="77777777" w:rsidR="003471AA" w:rsidRDefault="003471AA" w:rsidP="003471AA">
      <w:pPr>
        <w:spacing w:line="360" w:lineRule="auto"/>
        <w:ind w:firstLine="0"/>
        <w:jc w:val="left"/>
        <w:rPr>
          <w:sz w:val="32"/>
        </w:rPr>
      </w:pPr>
    </w:p>
    <w:p w14:paraId="7C392E8B" w14:textId="68A89486" w:rsidR="003471AA" w:rsidRDefault="003471AA" w:rsidP="003471AA">
      <w:pPr>
        <w:spacing w:line="360" w:lineRule="auto"/>
        <w:ind w:firstLine="0"/>
        <w:jc w:val="left"/>
        <w:rPr>
          <w:sz w:val="32"/>
        </w:rPr>
      </w:pPr>
      <w:r>
        <w:rPr>
          <w:sz w:val="32"/>
        </w:rPr>
        <w:t>Supervisor</w:t>
      </w:r>
      <w:r w:rsidR="003B2B28">
        <w:rPr>
          <w:sz w:val="32"/>
        </w:rPr>
        <w:t xml:space="preserve"> </w:t>
      </w:r>
      <w:r>
        <w:rPr>
          <w:sz w:val="32"/>
        </w:rPr>
        <w:t>: Dr. Nor Erniza Binti Mohammad Rozali</w:t>
      </w:r>
    </w:p>
    <w:p w14:paraId="38BB7FFC" w14:textId="0531F59F" w:rsidR="003471AA" w:rsidRDefault="003471AA" w:rsidP="003471AA">
      <w:pPr>
        <w:spacing w:line="360" w:lineRule="auto"/>
        <w:ind w:firstLine="0"/>
        <w:jc w:val="left"/>
        <w:rPr>
          <w:sz w:val="32"/>
        </w:rPr>
      </w:pPr>
      <w:r>
        <w:rPr>
          <w:sz w:val="32"/>
        </w:rPr>
        <w:t>Title</w:t>
      </w:r>
      <w:r w:rsidR="003B2B28">
        <w:rPr>
          <w:sz w:val="32"/>
        </w:rPr>
        <w:tab/>
      </w:r>
      <w:r w:rsidR="003B2B28">
        <w:rPr>
          <w:sz w:val="32"/>
        </w:rPr>
        <w:tab/>
      </w:r>
      <w:r>
        <w:rPr>
          <w:sz w:val="32"/>
        </w:rPr>
        <w:t>: Aide Glasses</w:t>
      </w:r>
    </w:p>
    <w:p w14:paraId="0C29B932" w14:textId="77777777" w:rsidR="003471AA" w:rsidRDefault="003471AA" w:rsidP="003471AA">
      <w:pPr>
        <w:spacing w:line="360" w:lineRule="auto"/>
        <w:ind w:firstLine="0"/>
        <w:jc w:val="left"/>
        <w:rPr>
          <w:sz w:val="32"/>
        </w:rPr>
      </w:pPr>
    </w:p>
    <w:tbl>
      <w:tblPr>
        <w:tblStyle w:val="TableGrid"/>
        <w:tblW w:w="9002" w:type="dxa"/>
        <w:jc w:val="center"/>
        <w:tblLook w:val="04A0" w:firstRow="1" w:lastRow="0" w:firstColumn="1" w:lastColumn="0" w:noHBand="0" w:noVBand="1"/>
      </w:tblPr>
      <w:tblGrid>
        <w:gridCol w:w="1138"/>
        <w:gridCol w:w="5643"/>
        <w:gridCol w:w="2221"/>
      </w:tblGrid>
      <w:tr w:rsidR="003471AA" w14:paraId="64617119" w14:textId="77777777" w:rsidTr="005367E7">
        <w:trPr>
          <w:trHeight w:val="607"/>
          <w:jc w:val="center"/>
        </w:trPr>
        <w:tc>
          <w:tcPr>
            <w:tcW w:w="1138" w:type="dxa"/>
            <w:vAlign w:val="center"/>
          </w:tcPr>
          <w:p w14:paraId="37B2740E" w14:textId="77777777" w:rsidR="003471AA" w:rsidRPr="00ED5041" w:rsidRDefault="003471AA" w:rsidP="005367E7">
            <w:pPr>
              <w:spacing w:line="360" w:lineRule="auto"/>
              <w:ind w:firstLine="0"/>
              <w:jc w:val="center"/>
              <w:rPr>
                <w:b/>
              </w:rPr>
            </w:pPr>
            <w:r w:rsidRPr="00ED5041">
              <w:rPr>
                <w:b/>
              </w:rPr>
              <w:t>NO.</w:t>
            </w:r>
          </w:p>
        </w:tc>
        <w:tc>
          <w:tcPr>
            <w:tcW w:w="5643" w:type="dxa"/>
            <w:vAlign w:val="center"/>
          </w:tcPr>
          <w:p w14:paraId="541AFC1A" w14:textId="77777777" w:rsidR="003471AA" w:rsidRPr="00ED5041" w:rsidRDefault="003471AA" w:rsidP="005367E7">
            <w:pPr>
              <w:spacing w:line="360" w:lineRule="auto"/>
              <w:ind w:firstLine="0"/>
              <w:jc w:val="center"/>
              <w:rPr>
                <w:b/>
              </w:rPr>
            </w:pPr>
            <w:r w:rsidRPr="00ED5041">
              <w:rPr>
                <w:b/>
              </w:rPr>
              <w:t>NAME</w:t>
            </w:r>
          </w:p>
        </w:tc>
        <w:tc>
          <w:tcPr>
            <w:tcW w:w="2221" w:type="dxa"/>
            <w:vAlign w:val="center"/>
          </w:tcPr>
          <w:p w14:paraId="2A464212" w14:textId="77777777" w:rsidR="003471AA" w:rsidRPr="00ED5041" w:rsidRDefault="003471AA" w:rsidP="005367E7">
            <w:pPr>
              <w:spacing w:line="360" w:lineRule="auto"/>
              <w:ind w:firstLine="0"/>
              <w:jc w:val="center"/>
              <w:rPr>
                <w:b/>
              </w:rPr>
            </w:pPr>
            <w:r w:rsidRPr="00ED5041">
              <w:rPr>
                <w:b/>
              </w:rPr>
              <w:t>MATRIC NO.</w:t>
            </w:r>
          </w:p>
        </w:tc>
      </w:tr>
      <w:tr w:rsidR="003471AA" w14:paraId="0B351E19" w14:textId="77777777" w:rsidTr="005367E7">
        <w:trPr>
          <w:trHeight w:val="607"/>
          <w:jc w:val="center"/>
        </w:trPr>
        <w:tc>
          <w:tcPr>
            <w:tcW w:w="1138" w:type="dxa"/>
            <w:vAlign w:val="center"/>
          </w:tcPr>
          <w:p w14:paraId="093CADA4" w14:textId="77777777" w:rsidR="003471AA" w:rsidRDefault="003471AA" w:rsidP="005367E7">
            <w:pPr>
              <w:spacing w:line="360" w:lineRule="auto"/>
              <w:ind w:firstLine="0"/>
              <w:jc w:val="center"/>
            </w:pPr>
            <w:r>
              <w:t>1</w:t>
            </w:r>
          </w:p>
        </w:tc>
        <w:tc>
          <w:tcPr>
            <w:tcW w:w="5643" w:type="dxa"/>
            <w:vAlign w:val="center"/>
          </w:tcPr>
          <w:p w14:paraId="77DE3315" w14:textId="77777777" w:rsidR="003471AA" w:rsidRDefault="003471AA" w:rsidP="005367E7">
            <w:pPr>
              <w:spacing w:line="360" w:lineRule="auto"/>
              <w:ind w:firstLine="0"/>
              <w:jc w:val="left"/>
            </w:pPr>
            <w:r>
              <w:t>Muhammad Fathy Rashad</w:t>
            </w:r>
          </w:p>
        </w:tc>
        <w:tc>
          <w:tcPr>
            <w:tcW w:w="2221" w:type="dxa"/>
            <w:vAlign w:val="center"/>
          </w:tcPr>
          <w:p w14:paraId="225AA9E9" w14:textId="77777777" w:rsidR="003471AA" w:rsidRDefault="003471AA" w:rsidP="005367E7">
            <w:pPr>
              <w:spacing w:line="360" w:lineRule="auto"/>
              <w:ind w:firstLine="0"/>
              <w:jc w:val="center"/>
            </w:pPr>
            <w:r>
              <w:t>25547</w:t>
            </w:r>
          </w:p>
        </w:tc>
      </w:tr>
      <w:tr w:rsidR="003471AA" w14:paraId="486C30D8" w14:textId="77777777" w:rsidTr="005367E7">
        <w:trPr>
          <w:trHeight w:val="631"/>
          <w:jc w:val="center"/>
        </w:trPr>
        <w:tc>
          <w:tcPr>
            <w:tcW w:w="1138" w:type="dxa"/>
            <w:vAlign w:val="center"/>
          </w:tcPr>
          <w:p w14:paraId="0FD05F61" w14:textId="77777777" w:rsidR="003471AA" w:rsidRDefault="003471AA" w:rsidP="005367E7">
            <w:pPr>
              <w:spacing w:line="360" w:lineRule="auto"/>
              <w:ind w:firstLine="0"/>
              <w:jc w:val="center"/>
            </w:pPr>
            <w:r>
              <w:t>2</w:t>
            </w:r>
          </w:p>
        </w:tc>
        <w:tc>
          <w:tcPr>
            <w:tcW w:w="5643" w:type="dxa"/>
            <w:vAlign w:val="center"/>
          </w:tcPr>
          <w:p w14:paraId="47E7CBDA" w14:textId="77777777" w:rsidR="003471AA" w:rsidRDefault="003471AA" w:rsidP="005367E7">
            <w:pPr>
              <w:spacing w:line="360" w:lineRule="auto"/>
              <w:ind w:firstLine="0"/>
              <w:jc w:val="left"/>
            </w:pPr>
            <w:r>
              <w:t>Bushra Binti Mohamad Zakir</w:t>
            </w:r>
          </w:p>
        </w:tc>
        <w:tc>
          <w:tcPr>
            <w:tcW w:w="2221" w:type="dxa"/>
            <w:vAlign w:val="center"/>
          </w:tcPr>
          <w:p w14:paraId="22844C34" w14:textId="77777777" w:rsidR="003471AA" w:rsidRDefault="003471AA" w:rsidP="005367E7">
            <w:pPr>
              <w:spacing w:line="360" w:lineRule="auto"/>
              <w:ind w:firstLine="0"/>
              <w:jc w:val="center"/>
            </w:pPr>
            <w:r>
              <w:t>25297</w:t>
            </w:r>
          </w:p>
        </w:tc>
      </w:tr>
      <w:tr w:rsidR="003471AA" w14:paraId="4E70EA02" w14:textId="77777777" w:rsidTr="005367E7">
        <w:trPr>
          <w:trHeight w:val="607"/>
          <w:jc w:val="center"/>
        </w:trPr>
        <w:tc>
          <w:tcPr>
            <w:tcW w:w="1138" w:type="dxa"/>
            <w:vAlign w:val="center"/>
          </w:tcPr>
          <w:p w14:paraId="799AB305" w14:textId="77777777" w:rsidR="003471AA" w:rsidRDefault="003471AA" w:rsidP="005367E7">
            <w:pPr>
              <w:spacing w:line="360" w:lineRule="auto"/>
              <w:ind w:firstLine="0"/>
              <w:jc w:val="center"/>
            </w:pPr>
            <w:r>
              <w:t>3</w:t>
            </w:r>
          </w:p>
        </w:tc>
        <w:tc>
          <w:tcPr>
            <w:tcW w:w="5643" w:type="dxa"/>
            <w:vAlign w:val="center"/>
          </w:tcPr>
          <w:p w14:paraId="3ED2BDE1" w14:textId="77777777" w:rsidR="003471AA" w:rsidRDefault="003471AA" w:rsidP="005367E7">
            <w:pPr>
              <w:spacing w:line="360" w:lineRule="auto"/>
              <w:ind w:firstLine="0"/>
              <w:jc w:val="left"/>
            </w:pPr>
            <w:r>
              <w:t>Fiorentina Richelle Asun</w:t>
            </w:r>
          </w:p>
        </w:tc>
        <w:tc>
          <w:tcPr>
            <w:tcW w:w="2221" w:type="dxa"/>
            <w:vAlign w:val="center"/>
          </w:tcPr>
          <w:p w14:paraId="35CB2C58" w14:textId="77777777" w:rsidR="003471AA" w:rsidRDefault="003471AA" w:rsidP="005367E7">
            <w:pPr>
              <w:spacing w:line="360" w:lineRule="auto"/>
              <w:ind w:firstLine="0"/>
              <w:jc w:val="center"/>
            </w:pPr>
            <w:r>
              <w:t>25473</w:t>
            </w:r>
          </w:p>
        </w:tc>
      </w:tr>
      <w:tr w:rsidR="003471AA" w14:paraId="123837E0" w14:textId="77777777" w:rsidTr="005367E7">
        <w:trPr>
          <w:trHeight w:val="607"/>
          <w:jc w:val="center"/>
        </w:trPr>
        <w:tc>
          <w:tcPr>
            <w:tcW w:w="1138" w:type="dxa"/>
            <w:vAlign w:val="center"/>
          </w:tcPr>
          <w:p w14:paraId="5CCE37D9" w14:textId="77777777" w:rsidR="003471AA" w:rsidRDefault="003471AA" w:rsidP="005367E7">
            <w:pPr>
              <w:spacing w:line="360" w:lineRule="auto"/>
              <w:ind w:firstLine="0"/>
              <w:jc w:val="center"/>
            </w:pPr>
            <w:r>
              <w:t>4</w:t>
            </w:r>
          </w:p>
        </w:tc>
        <w:tc>
          <w:tcPr>
            <w:tcW w:w="5643" w:type="dxa"/>
            <w:vAlign w:val="center"/>
          </w:tcPr>
          <w:p w14:paraId="6E4179F6" w14:textId="77777777" w:rsidR="003471AA" w:rsidRDefault="003471AA" w:rsidP="005367E7">
            <w:pPr>
              <w:spacing w:line="360" w:lineRule="auto"/>
              <w:ind w:firstLine="0"/>
              <w:jc w:val="left"/>
            </w:pPr>
            <w:r>
              <w:t>Ahmad Kamal Bin Kamaluddin</w:t>
            </w:r>
          </w:p>
        </w:tc>
        <w:tc>
          <w:tcPr>
            <w:tcW w:w="2221" w:type="dxa"/>
            <w:vAlign w:val="center"/>
          </w:tcPr>
          <w:p w14:paraId="60F0D56A" w14:textId="77777777" w:rsidR="003471AA" w:rsidRDefault="003471AA" w:rsidP="005367E7">
            <w:pPr>
              <w:spacing w:line="360" w:lineRule="auto"/>
              <w:ind w:firstLine="0"/>
              <w:jc w:val="center"/>
            </w:pPr>
            <w:r>
              <w:t>24843</w:t>
            </w:r>
          </w:p>
        </w:tc>
      </w:tr>
      <w:tr w:rsidR="003471AA" w14:paraId="6DFCE3FB" w14:textId="77777777" w:rsidTr="005367E7">
        <w:trPr>
          <w:trHeight w:val="607"/>
          <w:jc w:val="center"/>
        </w:trPr>
        <w:tc>
          <w:tcPr>
            <w:tcW w:w="1138" w:type="dxa"/>
            <w:vAlign w:val="center"/>
          </w:tcPr>
          <w:p w14:paraId="11C4433A" w14:textId="77777777" w:rsidR="003471AA" w:rsidRDefault="003471AA" w:rsidP="005367E7">
            <w:pPr>
              <w:spacing w:line="360" w:lineRule="auto"/>
              <w:ind w:firstLine="0"/>
              <w:jc w:val="center"/>
            </w:pPr>
            <w:r>
              <w:t>5</w:t>
            </w:r>
          </w:p>
        </w:tc>
        <w:tc>
          <w:tcPr>
            <w:tcW w:w="5643" w:type="dxa"/>
            <w:vAlign w:val="center"/>
          </w:tcPr>
          <w:p w14:paraId="3153BA0C" w14:textId="77777777" w:rsidR="003471AA" w:rsidRDefault="003471AA" w:rsidP="005367E7">
            <w:pPr>
              <w:spacing w:line="360" w:lineRule="auto"/>
              <w:ind w:firstLine="0"/>
              <w:jc w:val="left"/>
            </w:pPr>
            <w:r>
              <w:t>Megat Khairil Azlan Bin Adlin Azam</w:t>
            </w:r>
          </w:p>
        </w:tc>
        <w:tc>
          <w:tcPr>
            <w:tcW w:w="2221" w:type="dxa"/>
            <w:vAlign w:val="center"/>
          </w:tcPr>
          <w:p w14:paraId="74153E1D" w14:textId="77777777" w:rsidR="003471AA" w:rsidRDefault="003471AA" w:rsidP="005367E7">
            <w:pPr>
              <w:spacing w:line="360" w:lineRule="auto"/>
              <w:ind w:firstLine="0"/>
              <w:jc w:val="center"/>
            </w:pPr>
            <w:r>
              <w:t>24870</w:t>
            </w:r>
          </w:p>
        </w:tc>
      </w:tr>
      <w:tr w:rsidR="003471AA" w14:paraId="5911CFEC" w14:textId="77777777" w:rsidTr="005367E7">
        <w:trPr>
          <w:trHeight w:val="607"/>
          <w:jc w:val="center"/>
        </w:trPr>
        <w:tc>
          <w:tcPr>
            <w:tcW w:w="1138" w:type="dxa"/>
            <w:vAlign w:val="center"/>
          </w:tcPr>
          <w:p w14:paraId="19C3015B" w14:textId="77777777" w:rsidR="003471AA" w:rsidRDefault="003471AA" w:rsidP="005367E7">
            <w:pPr>
              <w:spacing w:line="360" w:lineRule="auto"/>
              <w:ind w:firstLine="0"/>
              <w:jc w:val="center"/>
            </w:pPr>
            <w:r>
              <w:t>6</w:t>
            </w:r>
          </w:p>
        </w:tc>
        <w:tc>
          <w:tcPr>
            <w:tcW w:w="5643" w:type="dxa"/>
            <w:vAlign w:val="center"/>
          </w:tcPr>
          <w:p w14:paraId="6917CC8F" w14:textId="77777777" w:rsidR="003471AA" w:rsidRDefault="003471AA" w:rsidP="005367E7">
            <w:pPr>
              <w:spacing w:line="360" w:lineRule="auto"/>
              <w:ind w:firstLine="0"/>
              <w:jc w:val="left"/>
            </w:pPr>
            <w:r>
              <w:t>Syed Amir Hilmy Bin Syed Halim</w:t>
            </w:r>
          </w:p>
        </w:tc>
        <w:tc>
          <w:tcPr>
            <w:tcW w:w="2221" w:type="dxa"/>
            <w:vAlign w:val="center"/>
          </w:tcPr>
          <w:p w14:paraId="510F753F" w14:textId="77777777" w:rsidR="003471AA" w:rsidRDefault="003471AA" w:rsidP="005367E7">
            <w:pPr>
              <w:spacing w:line="360" w:lineRule="auto"/>
              <w:ind w:firstLine="0"/>
              <w:jc w:val="center"/>
            </w:pPr>
            <w:r>
              <w:t>25427</w:t>
            </w:r>
          </w:p>
        </w:tc>
      </w:tr>
    </w:tbl>
    <w:p w14:paraId="1B626901" w14:textId="77777777" w:rsidR="00CE62B5" w:rsidRDefault="003471AA" w:rsidP="00CE62B5">
      <w:pPr>
        <w:ind w:firstLine="0"/>
        <w:jc w:val="center"/>
        <w:rPr>
          <w:rFonts w:ascii="Times New Roman" w:hAnsi="Times New Roman" w:cs="Times New Roman"/>
          <w:b/>
          <w:bCs/>
          <w:sz w:val="28"/>
          <w:szCs w:val="28"/>
        </w:rPr>
      </w:pPr>
      <w:r w:rsidRPr="00CE694F">
        <w:br w:type="page"/>
      </w:r>
      <w:r w:rsidR="00CE62B5" w:rsidRPr="5B1A8C50">
        <w:rPr>
          <w:rFonts w:ascii="Times New Roman" w:hAnsi="Times New Roman" w:cs="Times New Roman"/>
          <w:b/>
          <w:bCs/>
          <w:sz w:val="28"/>
          <w:szCs w:val="28"/>
        </w:rPr>
        <w:lastRenderedPageBreak/>
        <w:t>ABSTRACT</w:t>
      </w:r>
    </w:p>
    <w:p w14:paraId="2962FDCB" w14:textId="26872BAD" w:rsidR="00CE62B5" w:rsidRDefault="00CE62B5" w:rsidP="745D644B">
      <w:pPr>
        <w:rPr>
          <w:rFonts w:ascii="Times New Roman" w:hAnsi="Times New Roman" w:cs="Times New Roman"/>
        </w:rPr>
      </w:pPr>
      <w:r w:rsidRPr="5B1A8C50">
        <w:rPr>
          <w:rFonts w:ascii="Times New Roman" w:hAnsi="Times New Roman" w:cs="Times New Roman"/>
        </w:rPr>
        <w:t>Hearing impairment limits one’s ability to undergo even the simplest routines in their daily life as they are unable to hear or experiencing hearing deficiency. However, in the advancement of today’s technology, hearing-impaired people are given chances to communicate with individuals around them only with the help of their own smartphones and a pair of modified glasses.</w:t>
      </w:r>
      <w:ins w:id="2" w:author="AHMAD KAMAL BIN KAMALUDDIN" w:date="2019-11-24T18:24:00Z">
        <w:r w:rsidR="00E11032">
          <w:rPr>
            <w:rFonts w:ascii="Times New Roman" w:hAnsi="Times New Roman" w:cs="Times New Roman"/>
          </w:rPr>
          <w:t xml:space="preserve"> The aim of thi</w:t>
        </w:r>
        <w:r w:rsidR="00D275D6">
          <w:rPr>
            <w:rFonts w:ascii="Times New Roman" w:hAnsi="Times New Roman" w:cs="Times New Roman"/>
          </w:rPr>
          <w:t xml:space="preserve">s project is to design a smart glass capable </w:t>
        </w:r>
        <w:r w:rsidR="007E5187">
          <w:rPr>
            <w:rFonts w:ascii="Times New Roman" w:hAnsi="Times New Roman" w:cs="Times New Roman"/>
          </w:rPr>
          <w:t>of</w:t>
        </w:r>
      </w:ins>
      <w:ins w:id="3" w:author="AHMAD KAMAL BIN KAMALUDDIN" w:date="2019-11-24T18:25:00Z">
        <w:r w:rsidR="007E5187">
          <w:rPr>
            <w:rFonts w:ascii="Times New Roman" w:hAnsi="Times New Roman" w:cs="Times New Roman"/>
          </w:rPr>
          <w:t xml:space="preserve"> assisting </w:t>
        </w:r>
        <w:r w:rsidR="00D76D11">
          <w:rPr>
            <w:rFonts w:ascii="Times New Roman" w:hAnsi="Times New Roman" w:cs="Times New Roman"/>
          </w:rPr>
          <w:t>direct communication</w:t>
        </w:r>
        <w:r w:rsidR="00C54A60">
          <w:rPr>
            <w:rFonts w:ascii="Times New Roman" w:hAnsi="Times New Roman" w:cs="Times New Roman"/>
          </w:rPr>
          <w:t xml:space="preserve"> between a </w:t>
        </w:r>
      </w:ins>
      <w:ins w:id="4" w:author="AHMAD KAMAL BIN KAMALUDDIN" w:date="2019-11-24T18:28:00Z">
        <w:r w:rsidR="00043183">
          <w:rPr>
            <w:rFonts w:ascii="Times New Roman" w:hAnsi="Times New Roman" w:cs="Times New Roman"/>
          </w:rPr>
          <w:t>hearing-impaired</w:t>
        </w:r>
      </w:ins>
      <w:ins w:id="5" w:author="AHMAD KAMAL BIN KAMALUDDIN" w:date="2019-11-24T18:25:00Z">
        <w:r w:rsidR="004219F4">
          <w:rPr>
            <w:rFonts w:ascii="Times New Roman" w:hAnsi="Times New Roman" w:cs="Times New Roman"/>
          </w:rPr>
          <w:t xml:space="preserve"> person and a</w:t>
        </w:r>
      </w:ins>
      <w:ins w:id="6" w:author="AHMAD KAMAL BIN KAMALUDDIN" w:date="2019-11-24T18:26:00Z">
        <w:r w:rsidR="005D6D9E">
          <w:rPr>
            <w:rFonts w:ascii="Times New Roman" w:hAnsi="Times New Roman" w:cs="Times New Roman"/>
          </w:rPr>
          <w:t>n</w:t>
        </w:r>
      </w:ins>
      <w:ins w:id="7" w:author="AHMAD KAMAL BIN KAMALUDDIN" w:date="2019-11-24T18:25:00Z">
        <w:r w:rsidR="004219F4">
          <w:rPr>
            <w:rFonts w:ascii="Times New Roman" w:hAnsi="Times New Roman" w:cs="Times New Roman"/>
          </w:rPr>
          <w:t xml:space="preserve"> able</w:t>
        </w:r>
        <w:r w:rsidR="00E461E7">
          <w:rPr>
            <w:rFonts w:ascii="Times New Roman" w:hAnsi="Times New Roman" w:cs="Times New Roman"/>
          </w:rPr>
          <w:t>-bodied person in a</w:t>
        </w:r>
      </w:ins>
      <w:ins w:id="8" w:author="AHMAD KAMAL BIN KAMALUDDIN" w:date="2019-11-24T18:28:00Z">
        <w:r w:rsidR="00F772C7">
          <w:rPr>
            <w:rFonts w:ascii="Times New Roman" w:hAnsi="Times New Roman" w:cs="Times New Roman"/>
          </w:rPr>
          <w:t xml:space="preserve"> way that</w:t>
        </w:r>
      </w:ins>
      <w:ins w:id="9" w:author="AHMAD KAMAL BIN KAMALUDDIN" w:date="2019-11-24T18:29:00Z">
        <w:r w:rsidR="009740AC">
          <w:rPr>
            <w:rFonts w:ascii="Times New Roman" w:hAnsi="Times New Roman" w:cs="Times New Roman"/>
          </w:rPr>
          <w:t xml:space="preserve"> i</w:t>
        </w:r>
      </w:ins>
      <w:ins w:id="10" w:author="AHMAD KAMAL BIN KAMALUDDIN" w:date="2019-11-24T18:28:00Z">
        <w:r w:rsidR="00F772C7">
          <w:rPr>
            <w:rFonts w:ascii="Times New Roman" w:hAnsi="Times New Roman" w:cs="Times New Roman"/>
          </w:rPr>
          <w:t>s instinctual</w:t>
        </w:r>
      </w:ins>
      <w:ins w:id="11" w:author="AHMAD KAMAL BIN KAMALUDDIN" w:date="2019-11-24T18:26:00Z">
        <w:r w:rsidR="008305B6">
          <w:rPr>
            <w:rFonts w:ascii="Times New Roman" w:hAnsi="Times New Roman" w:cs="Times New Roman"/>
          </w:rPr>
          <w:t xml:space="preserve"> w</w:t>
        </w:r>
      </w:ins>
      <w:ins w:id="12" w:author="AHMAD KAMAL BIN KAMALUDDIN" w:date="2019-11-24T18:27:00Z">
        <w:r w:rsidR="004B0804">
          <w:rPr>
            <w:rFonts w:ascii="Times New Roman" w:hAnsi="Times New Roman" w:cs="Times New Roman"/>
          </w:rPr>
          <w:t>hile also considering the cost.</w:t>
        </w:r>
        <w:r w:rsidR="00A85018">
          <w:rPr>
            <w:rFonts w:ascii="Times New Roman" w:hAnsi="Times New Roman" w:cs="Times New Roman"/>
          </w:rPr>
          <w:t xml:space="preserve"> </w:t>
        </w:r>
      </w:ins>
      <w:del w:id="13" w:author="AHMAD KAMAL BIN KAMALUDDIN" w:date="2019-11-24T18:27:00Z">
        <w:r w:rsidRPr="5B1A8C50" w:rsidDel="00A85018">
          <w:rPr>
            <w:rFonts w:ascii="Times New Roman" w:hAnsi="Times New Roman" w:cs="Times New Roman"/>
          </w:rPr>
          <w:delText xml:space="preserve"> </w:delText>
        </w:r>
      </w:del>
      <w:commentRangeStart w:id="14"/>
      <w:r>
        <w:rPr>
          <w:rFonts w:ascii="Times New Roman" w:hAnsi="Times New Roman" w:cs="Times New Roman"/>
        </w:rPr>
        <w:t>This</w:t>
      </w:r>
      <w:commentRangeEnd w:id="14"/>
      <w:r w:rsidR="007D56D2">
        <w:rPr>
          <w:rStyle w:val="CommentReference"/>
        </w:rPr>
        <w:commentReference w:id="14"/>
      </w:r>
      <w:r>
        <w:rPr>
          <w:rFonts w:ascii="Times New Roman" w:hAnsi="Times New Roman" w:cs="Times New Roman"/>
        </w:rPr>
        <w:t xml:space="preserve"> glasses </w:t>
      </w:r>
      <w:r w:rsidR="001D26A6">
        <w:rPr>
          <w:rFonts w:ascii="Times New Roman" w:hAnsi="Times New Roman" w:cs="Times New Roman"/>
        </w:rPr>
        <w:t>were</w:t>
      </w:r>
      <w:r>
        <w:rPr>
          <w:rFonts w:ascii="Times New Roman" w:hAnsi="Times New Roman" w:cs="Times New Roman"/>
        </w:rPr>
        <w:t xml:space="preserve"> designed to help people with hearing impairments to be able to perceive words uttered by the person talking to them </w:t>
      </w:r>
      <w:ins w:id="15" w:author="AHMAD KAMAL BIN KAMALUDDIN" w:date="2019-11-24T18:29:00Z">
        <w:r w:rsidR="000A1A28">
          <w:rPr>
            <w:rFonts w:ascii="Times New Roman" w:hAnsi="Times New Roman" w:cs="Times New Roman"/>
          </w:rPr>
          <w:t>through visual stimuli</w:t>
        </w:r>
      </w:ins>
      <w:del w:id="16" w:author="AHMAD KAMAL BIN KAMALUDDIN" w:date="2019-11-24T18:29:00Z">
        <w:r w:rsidDel="000A1A28">
          <w:rPr>
            <w:rFonts w:ascii="Times New Roman" w:hAnsi="Times New Roman" w:cs="Times New Roman"/>
          </w:rPr>
          <w:delText>more easily</w:delText>
        </w:r>
      </w:del>
      <w:r>
        <w:rPr>
          <w:rFonts w:ascii="Times New Roman" w:hAnsi="Times New Roman" w:cs="Times New Roman"/>
        </w:rPr>
        <w:t>. It is</w:t>
      </w:r>
      <w:r w:rsidRPr="5B1A8C50">
        <w:rPr>
          <w:rFonts w:ascii="Times New Roman" w:hAnsi="Times New Roman" w:cs="Times New Roman"/>
        </w:rPr>
        <w:t xml:space="preserve"> called Aide Glass</w:t>
      </w:r>
      <w:r>
        <w:rPr>
          <w:rFonts w:ascii="Times New Roman" w:hAnsi="Times New Roman" w:cs="Times New Roman"/>
        </w:rPr>
        <w:t>. It functions by</w:t>
      </w:r>
      <w:r w:rsidRPr="5B1A8C50">
        <w:rPr>
          <w:rFonts w:ascii="Times New Roman" w:hAnsi="Times New Roman" w:cs="Times New Roman"/>
        </w:rPr>
        <w:t xml:space="preserve"> captur</w:t>
      </w:r>
      <w:r>
        <w:rPr>
          <w:rFonts w:ascii="Times New Roman" w:hAnsi="Times New Roman" w:cs="Times New Roman"/>
        </w:rPr>
        <w:t xml:space="preserve">ing </w:t>
      </w:r>
      <w:r w:rsidRPr="5B1A8C50">
        <w:rPr>
          <w:rFonts w:ascii="Times New Roman" w:hAnsi="Times New Roman" w:cs="Times New Roman"/>
        </w:rPr>
        <w:t xml:space="preserve">sound waves coming from the person they talk to with the help of </w:t>
      </w:r>
      <w:del w:id="17" w:author="AHMAD KAMAL BIN KAMALUDDIN" w:date="2019-11-24T18:28:00Z">
        <w:r w:rsidRPr="5B1A8C50" w:rsidDel="00043183">
          <w:rPr>
            <w:rFonts w:ascii="Times New Roman" w:hAnsi="Times New Roman" w:cs="Times New Roman"/>
          </w:rPr>
          <w:delText>microphone, and</w:delText>
        </w:r>
      </w:del>
      <w:ins w:id="18" w:author="AHMAD KAMAL BIN KAMALUDDIN" w:date="2019-11-24T18:28:00Z">
        <w:r w:rsidR="00043183" w:rsidRPr="5B1A8C50">
          <w:rPr>
            <w:rFonts w:ascii="Times New Roman" w:hAnsi="Times New Roman" w:cs="Times New Roman"/>
          </w:rPr>
          <w:t>microphone and</w:t>
        </w:r>
      </w:ins>
      <w:r w:rsidRPr="5B1A8C50">
        <w:rPr>
          <w:rFonts w:ascii="Times New Roman" w:hAnsi="Times New Roman" w:cs="Times New Roman"/>
        </w:rPr>
        <w:t xml:space="preserve"> transfer</w:t>
      </w:r>
      <w:r>
        <w:rPr>
          <w:rFonts w:ascii="Times New Roman" w:hAnsi="Times New Roman" w:cs="Times New Roman"/>
        </w:rPr>
        <w:t>ring</w:t>
      </w:r>
      <w:r w:rsidRPr="5B1A8C50">
        <w:rPr>
          <w:rFonts w:ascii="Times New Roman" w:hAnsi="Times New Roman" w:cs="Times New Roman"/>
        </w:rPr>
        <w:t xml:space="preserve"> them to the cloud to be processed into text using speech recognition technology</w:t>
      </w:r>
      <w:r>
        <w:rPr>
          <w:rFonts w:ascii="Times New Roman" w:hAnsi="Times New Roman" w:cs="Times New Roman"/>
        </w:rPr>
        <w:t>.</w:t>
      </w:r>
      <w:r w:rsidRPr="5B1A8C50">
        <w:rPr>
          <w:rFonts w:ascii="Times New Roman" w:hAnsi="Times New Roman" w:cs="Times New Roman"/>
        </w:rPr>
        <w:t xml:space="preserve"> </w:t>
      </w:r>
      <w:r>
        <w:rPr>
          <w:rFonts w:ascii="Times New Roman" w:hAnsi="Times New Roman" w:cs="Times New Roman"/>
        </w:rPr>
        <w:t>The processed words will then be</w:t>
      </w:r>
      <w:r w:rsidRPr="5B1A8C50">
        <w:rPr>
          <w:rFonts w:ascii="Times New Roman" w:hAnsi="Times New Roman" w:cs="Times New Roman"/>
        </w:rPr>
        <w:t xml:space="preserve"> visually display</w:t>
      </w:r>
      <w:r>
        <w:rPr>
          <w:rFonts w:ascii="Times New Roman" w:hAnsi="Times New Roman" w:cs="Times New Roman"/>
        </w:rPr>
        <w:t>ed</w:t>
      </w:r>
      <w:r w:rsidRPr="5B1A8C50">
        <w:rPr>
          <w:rFonts w:ascii="Times New Roman" w:hAnsi="Times New Roman" w:cs="Times New Roman"/>
        </w:rPr>
        <w:t xml:space="preserve"> </w:t>
      </w:r>
      <w:r>
        <w:rPr>
          <w:rFonts w:ascii="Times New Roman" w:hAnsi="Times New Roman" w:cs="Times New Roman"/>
        </w:rPr>
        <w:t>onto a screen</w:t>
      </w:r>
      <w:r w:rsidRPr="5B1A8C50">
        <w:rPr>
          <w:rFonts w:ascii="Times New Roman" w:hAnsi="Times New Roman" w:cs="Times New Roman"/>
        </w:rPr>
        <w:t xml:space="preserve"> which can be seen through the glasses in the form of subtitles</w:t>
      </w:r>
      <w:r>
        <w:rPr>
          <w:rFonts w:ascii="Times New Roman" w:hAnsi="Times New Roman" w:cs="Times New Roman"/>
        </w:rPr>
        <w:t>.</w:t>
      </w:r>
      <w:r w:rsidRPr="5B1A8C50">
        <w:rPr>
          <w:rFonts w:ascii="Times New Roman" w:hAnsi="Times New Roman" w:cs="Times New Roman"/>
        </w:rPr>
        <w:t xml:space="preserve"> </w:t>
      </w:r>
      <w:r>
        <w:rPr>
          <w:rFonts w:ascii="Times New Roman" w:hAnsi="Times New Roman" w:cs="Times New Roman"/>
        </w:rPr>
        <w:t>Hence, using the technology stated, this glasses are able to help hearing-impaired people to communicate</w:t>
      </w:r>
      <w:r w:rsidRPr="5B1A8C50">
        <w:rPr>
          <w:rFonts w:ascii="Times New Roman" w:hAnsi="Times New Roman" w:cs="Times New Roman"/>
        </w:rPr>
        <w:t xml:space="preserve"> without actually hearing the words uttered </w:t>
      </w:r>
      <w:r>
        <w:rPr>
          <w:rFonts w:ascii="Times New Roman" w:hAnsi="Times New Roman" w:cs="Times New Roman"/>
        </w:rPr>
        <w:t>to them,</w:t>
      </w:r>
      <w:r w:rsidRPr="5B1A8C50">
        <w:rPr>
          <w:rFonts w:ascii="Times New Roman" w:hAnsi="Times New Roman" w:cs="Times New Roman"/>
        </w:rPr>
        <w:t xml:space="preserve"> but ‘sees’ them. </w:t>
      </w:r>
      <w:del w:id="19" w:author="Nor Erniza Bt M Rozali - Dr (ACAD/UTP)" w:date="2019-11-21T10:28:00Z">
        <w:r w:rsidRPr="000E237C" w:rsidDel="007D56D2">
          <w:rPr>
            <w:rFonts w:ascii="Times New Roman" w:hAnsi="Times New Roman" w:cs="Times New Roman"/>
            <w:shd w:val="clear" w:color="auto" w:fill="FFFFFF"/>
          </w:rPr>
          <w:delText>Smart glasses can be very beneficial in this, especially in situations where the other speaker does not know sign language</w:delText>
        </w:r>
        <w:r w:rsidRPr="000E237C" w:rsidDel="007D56D2">
          <w:rPr>
            <w:rFonts w:ascii="Arial" w:hAnsi="Arial" w:cs="Arial"/>
            <w:sz w:val="27"/>
            <w:szCs w:val="27"/>
            <w:shd w:val="clear" w:color="auto" w:fill="FFFFFF"/>
          </w:rPr>
          <w:delText>. </w:delText>
        </w:r>
        <w:r w:rsidRPr="000E237C" w:rsidDel="007D56D2">
          <w:rPr>
            <w:rFonts w:ascii="Times New Roman" w:hAnsi="Times New Roman" w:cs="Times New Roman"/>
            <w:shd w:val="clear" w:color="auto" w:fill="FFFFFF"/>
          </w:rPr>
          <w:delText>Furthermore,</w:delText>
        </w:r>
      </w:del>
      <w:r w:rsidRPr="000E237C">
        <w:rPr>
          <w:rFonts w:ascii="Times New Roman" w:hAnsi="Times New Roman" w:cs="Times New Roman"/>
          <w:shd w:val="clear" w:color="auto" w:fill="FFFFFF"/>
        </w:rPr>
        <w:t xml:space="preserve"> </w:t>
      </w:r>
      <w:r w:rsidR="745D644B" w:rsidRPr="000E237C">
        <w:rPr>
          <w:rFonts w:ascii="Times New Roman" w:hAnsi="Times New Roman" w:cs="Times New Roman"/>
          <w:shd w:val="clear" w:color="auto" w:fill="FFFFFF"/>
        </w:rPr>
        <w:t>S</w:t>
      </w:r>
      <w:commentRangeStart w:id="20"/>
      <w:r w:rsidRPr="000E237C">
        <w:rPr>
          <w:rFonts w:ascii="Times New Roman" w:hAnsi="Times New Roman" w:cs="Times New Roman"/>
          <w:shd w:val="clear" w:color="auto" w:fill="FFFFFF"/>
        </w:rPr>
        <w:t xml:space="preserve">mart glasses is economical as it </w:t>
      </w:r>
      <w:r w:rsidR="3225786D" w:rsidRPr="000E237C">
        <w:rPr>
          <w:rFonts w:ascii="Times New Roman" w:hAnsi="Times New Roman" w:cs="Times New Roman"/>
          <w:shd w:val="clear" w:color="auto" w:fill="FFFFFF"/>
        </w:rPr>
        <w:t xml:space="preserve">costs only RM </w:t>
      </w:r>
      <w:r w:rsidR="745D644B" w:rsidRPr="000E237C">
        <w:rPr>
          <w:rFonts w:ascii="Times New Roman" w:hAnsi="Times New Roman" w:cs="Times New Roman"/>
          <w:shd w:val="clear" w:color="auto" w:fill="FFFFFF"/>
        </w:rPr>
        <w:t>178.48 to be built and its commercial price is only RM300 which is way cheaper if compared to hearing aids which cost at least RM3500.</w:t>
      </w:r>
      <w:r>
        <w:rPr>
          <w:rFonts w:ascii="Times New Roman" w:hAnsi="Times New Roman" w:cs="Times New Roman"/>
          <w:color w:val="3F3F3F"/>
          <w:shd w:val="clear" w:color="auto" w:fill="FFFFFF"/>
        </w:rPr>
        <w:t xml:space="preserve"> Thus, smart glasses can be a good future potential to those suffering with hearing impairments.</w:t>
      </w:r>
      <w:r>
        <w:rPr>
          <w:rFonts w:ascii="Times New Roman" w:hAnsi="Times New Roman" w:cs="Times New Roman"/>
        </w:rPr>
        <w:t xml:space="preserve"> </w:t>
      </w:r>
      <w:commentRangeEnd w:id="20"/>
      <w:r w:rsidR="007D56D2">
        <w:rPr>
          <w:rStyle w:val="CommentReference"/>
        </w:rPr>
        <w:commentReference w:id="20"/>
      </w:r>
    </w:p>
    <w:p w14:paraId="55AF1196" w14:textId="77777777" w:rsidR="00CE62B5" w:rsidRDefault="00CE62B5" w:rsidP="00CE62B5">
      <w:pPr>
        <w:ind w:firstLine="0"/>
        <w:jc w:val="center"/>
      </w:pPr>
    </w:p>
    <w:p w14:paraId="38429437" w14:textId="77777777" w:rsidR="0058330B" w:rsidRDefault="0058330B">
      <w:pPr>
        <w:spacing w:after="160" w:line="259" w:lineRule="auto"/>
        <w:ind w:firstLine="0"/>
        <w:jc w:val="left"/>
      </w:pPr>
      <w:r>
        <w:br w:type="page"/>
      </w:r>
    </w:p>
    <w:p w14:paraId="6D3CCAF5" w14:textId="77777777" w:rsidR="003471AA" w:rsidRPr="00A74C14" w:rsidRDefault="00A74C14" w:rsidP="00A74C14">
      <w:pPr>
        <w:ind w:firstLine="0"/>
        <w:jc w:val="center"/>
        <w:rPr>
          <w:rFonts w:ascii="Times New Roman" w:hAnsi="Times New Roman" w:cs="Times New Roman"/>
        </w:rPr>
      </w:pPr>
      <w:r w:rsidRPr="00A74C14">
        <w:rPr>
          <w:rFonts w:ascii="Times New Roman" w:hAnsi="Times New Roman" w:cs="Times New Roman"/>
        </w:rPr>
        <w:lastRenderedPageBreak/>
        <w:t>TABLE OF CONTENTS</w:t>
      </w:r>
    </w:p>
    <w:tbl>
      <w:tblPr>
        <w:tblW w:w="9574" w:type="dxa"/>
        <w:tblLook w:val="04A0" w:firstRow="1" w:lastRow="0" w:firstColumn="1" w:lastColumn="0" w:noHBand="0" w:noVBand="1"/>
      </w:tblPr>
      <w:tblGrid>
        <w:gridCol w:w="1817"/>
        <w:gridCol w:w="5940"/>
        <w:gridCol w:w="1817"/>
      </w:tblGrid>
      <w:tr w:rsidR="003471AA" w:rsidRPr="003471AA" w14:paraId="799E6302" w14:textId="77777777" w:rsidTr="0718D267">
        <w:trPr>
          <w:trHeight w:val="822"/>
        </w:trPr>
        <w:tc>
          <w:tcPr>
            <w:tcW w:w="18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43160F" w14:textId="77777777" w:rsidR="003471AA" w:rsidRPr="003471AA" w:rsidRDefault="003471AA" w:rsidP="002534B7">
            <w:pPr>
              <w:spacing w:line="240" w:lineRule="auto"/>
              <w:ind w:firstLine="0"/>
              <w:jc w:val="center"/>
              <w:rPr>
                <w:rFonts w:ascii="Times New Roman" w:eastAsia="Times New Roman" w:hAnsi="Times New Roman" w:cs="Times New Roman"/>
                <w:b/>
                <w:bCs/>
                <w:color w:val="000000"/>
                <w:lang w:val="en-US"/>
              </w:rPr>
            </w:pPr>
            <w:r w:rsidRPr="003471AA">
              <w:rPr>
                <w:rFonts w:ascii="Times New Roman" w:eastAsia="Times New Roman" w:hAnsi="Times New Roman" w:cs="Times New Roman"/>
                <w:b/>
                <w:bCs/>
                <w:color w:val="000000"/>
                <w:lang w:val="en-US"/>
              </w:rPr>
              <w:t>No.</w:t>
            </w:r>
          </w:p>
        </w:tc>
        <w:tc>
          <w:tcPr>
            <w:tcW w:w="5940" w:type="dxa"/>
            <w:tcBorders>
              <w:top w:val="single" w:sz="4" w:space="0" w:color="auto"/>
              <w:left w:val="nil"/>
              <w:bottom w:val="single" w:sz="4" w:space="0" w:color="auto"/>
              <w:right w:val="nil"/>
            </w:tcBorders>
            <w:shd w:val="clear" w:color="auto" w:fill="auto"/>
            <w:noWrap/>
            <w:vAlign w:val="center"/>
            <w:hideMark/>
          </w:tcPr>
          <w:p w14:paraId="38B21D6F" w14:textId="77777777" w:rsidR="003471AA" w:rsidRPr="003471AA" w:rsidRDefault="003471AA" w:rsidP="003471AA">
            <w:pPr>
              <w:spacing w:line="240" w:lineRule="auto"/>
              <w:ind w:firstLine="0"/>
              <w:jc w:val="center"/>
              <w:rPr>
                <w:rFonts w:ascii="Times New Roman" w:eastAsia="Times New Roman" w:hAnsi="Times New Roman" w:cs="Times New Roman"/>
                <w:b/>
                <w:bCs/>
                <w:color w:val="000000"/>
                <w:lang w:val="en-US"/>
              </w:rPr>
            </w:pPr>
            <w:r w:rsidRPr="003471AA">
              <w:rPr>
                <w:rFonts w:ascii="Times New Roman" w:eastAsia="Times New Roman" w:hAnsi="Times New Roman" w:cs="Times New Roman"/>
                <w:b/>
                <w:bCs/>
                <w:color w:val="000000"/>
                <w:lang w:val="en-US"/>
              </w:rPr>
              <w:t>Content</w:t>
            </w:r>
          </w:p>
        </w:tc>
        <w:tc>
          <w:tcPr>
            <w:tcW w:w="18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1FF8F4" w14:textId="77777777" w:rsidR="003471AA" w:rsidRPr="003471AA" w:rsidRDefault="003471AA" w:rsidP="00A74C14">
            <w:pPr>
              <w:spacing w:line="240" w:lineRule="auto"/>
              <w:ind w:firstLine="0"/>
              <w:jc w:val="center"/>
              <w:rPr>
                <w:rFonts w:ascii="Times New Roman" w:eastAsia="Times New Roman" w:hAnsi="Times New Roman" w:cs="Times New Roman"/>
                <w:b/>
                <w:bCs/>
                <w:color w:val="000000"/>
                <w:lang w:val="en-US"/>
              </w:rPr>
            </w:pPr>
            <w:r w:rsidRPr="003471AA">
              <w:rPr>
                <w:rFonts w:ascii="Times New Roman" w:eastAsia="Times New Roman" w:hAnsi="Times New Roman" w:cs="Times New Roman"/>
                <w:b/>
                <w:bCs/>
                <w:color w:val="000000"/>
                <w:lang w:val="en-US"/>
              </w:rPr>
              <w:t>Page Number</w:t>
            </w:r>
          </w:p>
        </w:tc>
      </w:tr>
      <w:tr w:rsidR="003471AA" w:rsidRPr="003471AA" w14:paraId="42C7CEEB" w14:textId="77777777" w:rsidTr="0718D267">
        <w:trPr>
          <w:trHeight w:val="546"/>
        </w:trPr>
        <w:tc>
          <w:tcPr>
            <w:tcW w:w="1817" w:type="dxa"/>
            <w:tcBorders>
              <w:top w:val="single" w:sz="4" w:space="0" w:color="auto"/>
              <w:left w:val="single" w:sz="4" w:space="0" w:color="auto"/>
              <w:right w:val="single" w:sz="4" w:space="0" w:color="auto"/>
            </w:tcBorders>
            <w:shd w:val="clear" w:color="auto" w:fill="auto"/>
            <w:noWrap/>
            <w:vAlign w:val="center"/>
            <w:hideMark/>
          </w:tcPr>
          <w:p w14:paraId="4C4930AC" w14:textId="77777777" w:rsidR="003471AA" w:rsidRPr="002534B7" w:rsidRDefault="003471AA" w:rsidP="002534B7">
            <w:pPr>
              <w:spacing w:line="240" w:lineRule="auto"/>
              <w:ind w:firstLine="0"/>
              <w:jc w:val="center"/>
              <w:rPr>
                <w:rFonts w:ascii="Times New Roman" w:eastAsia="Times New Roman" w:hAnsi="Times New Roman" w:cs="Times New Roman"/>
                <w:b/>
                <w:color w:val="000000"/>
                <w:lang w:val="en-US"/>
              </w:rPr>
            </w:pPr>
            <w:r w:rsidRPr="002534B7">
              <w:rPr>
                <w:rFonts w:ascii="Times New Roman" w:eastAsia="Times New Roman" w:hAnsi="Times New Roman" w:cs="Times New Roman"/>
                <w:b/>
                <w:color w:val="000000"/>
                <w:lang w:val="en-US"/>
              </w:rPr>
              <w:t>1</w:t>
            </w:r>
            <w:r w:rsidR="002534B7" w:rsidRPr="002534B7">
              <w:rPr>
                <w:rFonts w:ascii="Times New Roman" w:eastAsia="Times New Roman" w:hAnsi="Times New Roman" w:cs="Times New Roman"/>
                <w:b/>
                <w:color w:val="000000"/>
                <w:lang w:val="en-US"/>
              </w:rPr>
              <w:t>.</w:t>
            </w:r>
          </w:p>
        </w:tc>
        <w:tc>
          <w:tcPr>
            <w:tcW w:w="5940" w:type="dxa"/>
            <w:tcBorders>
              <w:top w:val="nil"/>
              <w:left w:val="single" w:sz="4" w:space="0" w:color="auto"/>
              <w:bottom w:val="nil"/>
              <w:right w:val="nil"/>
            </w:tcBorders>
            <w:shd w:val="clear" w:color="auto" w:fill="auto"/>
            <w:noWrap/>
            <w:vAlign w:val="center"/>
            <w:hideMark/>
          </w:tcPr>
          <w:p w14:paraId="2EDD1485" w14:textId="77777777" w:rsidR="003471AA" w:rsidRPr="003471AA" w:rsidRDefault="003471AA" w:rsidP="003471AA">
            <w:pPr>
              <w:spacing w:line="240" w:lineRule="auto"/>
              <w:ind w:firstLine="0"/>
              <w:jc w:val="left"/>
              <w:rPr>
                <w:rFonts w:ascii="Times New Roman" w:eastAsia="Times New Roman" w:hAnsi="Times New Roman" w:cs="Times New Roman"/>
                <w:b/>
                <w:bCs/>
                <w:color w:val="000000"/>
                <w:lang w:val="en-US"/>
              </w:rPr>
            </w:pPr>
            <w:r w:rsidRPr="003471AA">
              <w:rPr>
                <w:rFonts w:ascii="Times New Roman" w:eastAsia="Times New Roman" w:hAnsi="Times New Roman" w:cs="Times New Roman"/>
                <w:b/>
                <w:bCs/>
                <w:color w:val="000000"/>
                <w:lang w:val="en-US"/>
              </w:rPr>
              <w:t xml:space="preserve">Introduction </w:t>
            </w:r>
          </w:p>
        </w:tc>
        <w:tc>
          <w:tcPr>
            <w:tcW w:w="1817" w:type="dxa"/>
            <w:tcBorders>
              <w:top w:val="nil"/>
              <w:left w:val="single" w:sz="4" w:space="0" w:color="auto"/>
              <w:bottom w:val="nil"/>
              <w:right w:val="single" w:sz="4" w:space="0" w:color="auto"/>
            </w:tcBorders>
            <w:shd w:val="clear" w:color="auto" w:fill="auto"/>
            <w:noWrap/>
            <w:vAlign w:val="center"/>
            <w:hideMark/>
          </w:tcPr>
          <w:p w14:paraId="72690A94" w14:textId="77777777" w:rsidR="003471AA" w:rsidRPr="003471AA" w:rsidRDefault="003471AA" w:rsidP="00A74C14">
            <w:pPr>
              <w:spacing w:line="240" w:lineRule="auto"/>
              <w:ind w:firstLine="0"/>
              <w:jc w:val="center"/>
              <w:rPr>
                <w:rFonts w:ascii="Times New Roman" w:eastAsia="Times New Roman" w:hAnsi="Times New Roman" w:cs="Times New Roman"/>
                <w:color w:val="000000"/>
                <w:lang w:val="en-US"/>
              </w:rPr>
            </w:pPr>
          </w:p>
        </w:tc>
      </w:tr>
      <w:tr w:rsidR="003471AA" w:rsidRPr="003471AA" w14:paraId="6BA26933" w14:textId="77777777" w:rsidTr="0718D267">
        <w:trPr>
          <w:trHeight w:val="546"/>
        </w:trPr>
        <w:tc>
          <w:tcPr>
            <w:tcW w:w="1817" w:type="dxa"/>
            <w:tcBorders>
              <w:left w:val="single" w:sz="4" w:space="0" w:color="auto"/>
              <w:right w:val="single" w:sz="4" w:space="0" w:color="auto"/>
            </w:tcBorders>
            <w:shd w:val="clear" w:color="auto" w:fill="auto"/>
            <w:vAlign w:val="center"/>
            <w:hideMark/>
          </w:tcPr>
          <w:p w14:paraId="0659F0A8" w14:textId="77777777" w:rsidR="003471AA" w:rsidRPr="003471AA" w:rsidRDefault="002534B7" w:rsidP="002534B7">
            <w:pPr>
              <w:spacing w:line="240" w:lineRule="auto"/>
              <w:ind w:firstLine="0"/>
              <w:jc w:val="cente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1.1</w:t>
            </w:r>
          </w:p>
        </w:tc>
        <w:tc>
          <w:tcPr>
            <w:tcW w:w="5940" w:type="dxa"/>
            <w:tcBorders>
              <w:top w:val="nil"/>
              <w:left w:val="single" w:sz="4" w:space="0" w:color="auto"/>
              <w:bottom w:val="nil"/>
              <w:right w:val="nil"/>
            </w:tcBorders>
            <w:shd w:val="clear" w:color="auto" w:fill="auto"/>
            <w:noWrap/>
            <w:vAlign w:val="center"/>
            <w:hideMark/>
          </w:tcPr>
          <w:p w14:paraId="437203FE" w14:textId="6E6BC62E" w:rsidR="003471AA" w:rsidRPr="003471AA" w:rsidRDefault="0718D267" w:rsidP="0718D267">
            <w:pPr>
              <w:spacing w:line="240" w:lineRule="auto"/>
              <w:ind w:firstLine="0"/>
              <w:jc w:val="left"/>
              <w:rPr>
                <w:rFonts w:ascii="Times New Roman" w:eastAsia="Times New Roman" w:hAnsi="Times New Roman" w:cs="Times New Roman"/>
                <w:color w:val="000000" w:themeColor="text1"/>
                <w:lang w:val="en-US"/>
              </w:rPr>
            </w:pPr>
            <w:r w:rsidRPr="0718D267">
              <w:rPr>
                <w:rFonts w:ascii="Times New Roman" w:eastAsia="Times New Roman" w:hAnsi="Times New Roman" w:cs="Times New Roman"/>
                <w:color w:val="000000" w:themeColor="text1"/>
                <w:lang w:val="en-US"/>
              </w:rPr>
              <w:t>Background of Project</w:t>
            </w:r>
          </w:p>
        </w:tc>
        <w:tc>
          <w:tcPr>
            <w:tcW w:w="1817" w:type="dxa"/>
            <w:tcBorders>
              <w:top w:val="nil"/>
              <w:left w:val="single" w:sz="4" w:space="0" w:color="auto"/>
              <w:bottom w:val="nil"/>
              <w:right w:val="single" w:sz="4" w:space="0" w:color="auto"/>
            </w:tcBorders>
            <w:shd w:val="clear" w:color="auto" w:fill="auto"/>
            <w:noWrap/>
            <w:vAlign w:val="center"/>
            <w:hideMark/>
          </w:tcPr>
          <w:p w14:paraId="08101280" w14:textId="25FF973D" w:rsidR="003471AA" w:rsidRPr="003471AA" w:rsidRDefault="00A74C14" w:rsidP="00A74C14">
            <w:pPr>
              <w:spacing w:line="240" w:lineRule="auto"/>
              <w:ind w:firstLine="0"/>
              <w:jc w:val="cente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4</w:t>
            </w:r>
            <w:r w:rsidR="00123D77">
              <w:rPr>
                <w:rFonts w:ascii="Times New Roman" w:eastAsia="Times New Roman" w:hAnsi="Times New Roman" w:cs="Times New Roman"/>
                <w:color w:val="000000"/>
                <w:lang w:val="en-US"/>
              </w:rPr>
              <w:t xml:space="preserve"> – 5</w:t>
            </w:r>
          </w:p>
        </w:tc>
      </w:tr>
      <w:tr w:rsidR="003471AA" w:rsidRPr="003471AA" w14:paraId="3EA7550A" w14:textId="77777777" w:rsidTr="0718D267">
        <w:trPr>
          <w:trHeight w:val="546"/>
        </w:trPr>
        <w:tc>
          <w:tcPr>
            <w:tcW w:w="1817" w:type="dxa"/>
            <w:tcBorders>
              <w:left w:val="single" w:sz="4" w:space="0" w:color="auto"/>
              <w:right w:val="single" w:sz="4" w:space="0" w:color="auto"/>
            </w:tcBorders>
            <w:shd w:val="clear" w:color="auto" w:fill="auto"/>
            <w:vAlign w:val="center"/>
            <w:hideMark/>
          </w:tcPr>
          <w:p w14:paraId="50AACC47" w14:textId="77777777" w:rsidR="003471AA" w:rsidRPr="003471AA" w:rsidRDefault="002534B7" w:rsidP="002534B7">
            <w:pPr>
              <w:spacing w:line="240" w:lineRule="auto"/>
              <w:ind w:firstLine="0"/>
              <w:jc w:val="cente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1.2</w:t>
            </w:r>
          </w:p>
        </w:tc>
        <w:tc>
          <w:tcPr>
            <w:tcW w:w="5940" w:type="dxa"/>
            <w:tcBorders>
              <w:top w:val="nil"/>
              <w:left w:val="single" w:sz="4" w:space="0" w:color="auto"/>
              <w:bottom w:val="nil"/>
              <w:right w:val="nil"/>
            </w:tcBorders>
            <w:shd w:val="clear" w:color="auto" w:fill="auto"/>
            <w:noWrap/>
            <w:vAlign w:val="center"/>
            <w:hideMark/>
          </w:tcPr>
          <w:p w14:paraId="436B9849" w14:textId="77777777" w:rsidR="003471AA" w:rsidRPr="003471AA" w:rsidRDefault="0058330B" w:rsidP="003471AA">
            <w:pPr>
              <w:spacing w:line="240" w:lineRule="auto"/>
              <w:ind w:firstLine="0"/>
              <w:jc w:val="left"/>
              <w:rPr>
                <w:rFonts w:ascii="Times New Roman" w:eastAsia="Times New Roman" w:hAnsi="Times New Roman" w:cs="Times New Roman"/>
                <w:color w:val="000000"/>
                <w:lang w:val="en-US"/>
              </w:rPr>
            </w:pPr>
            <w:r w:rsidRPr="003471AA">
              <w:rPr>
                <w:rFonts w:ascii="Times New Roman" w:eastAsia="Times New Roman" w:hAnsi="Times New Roman" w:cs="Times New Roman"/>
                <w:color w:val="000000"/>
                <w:lang w:val="en-US"/>
              </w:rPr>
              <w:t>Problem Statement</w:t>
            </w:r>
          </w:p>
        </w:tc>
        <w:tc>
          <w:tcPr>
            <w:tcW w:w="1817" w:type="dxa"/>
            <w:tcBorders>
              <w:top w:val="nil"/>
              <w:left w:val="single" w:sz="4" w:space="0" w:color="auto"/>
              <w:bottom w:val="nil"/>
              <w:right w:val="single" w:sz="4" w:space="0" w:color="auto"/>
            </w:tcBorders>
            <w:shd w:val="clear" w:color="auto" w:fill="auto"/>
            <w:noWrap/>
            <w:vAlign w:val="center"/>
            <w:hideMark/>
          </w:tcPr>
          <w:p w14:paraId="11BDEFDB" w14:textId="62C4D643" w:rsidR="003471AA" w:rsidRPr="003471AA" w:rsidRDefault="00123D77" w:rsidP="00A74C14">
            <w:pPr>
              <w:spacing w:line="240" w:lineRule="auto"/>
              <w:ind w:firstLine="0"/>
              <w:jc w:val="cente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6</w:t>
            </w:r>
          </w:p>
        </w:tc>
      </w:tr>
      <w:tr w:rsidR="003471AA" w:rsidRPr="003471AA" w14:paraId="6FDD2648" w14:textId="77777777" w:rsidTr="0718D267">
        <w:trPr>
          <w:trHeight w:val="546"/>
        </w:trPr>
        <w:tc>
          <w:tcPr>
            <w:tcW w:w="1817" w:type="dxa"/>
            <w:tcBorders>
              <w:left w:val="single" w:sz="4" w:space="0" w:color="auto"/>
              <w:right w:val="single" w:sz="4" w:space="0" w:color="auto"/>
            </w:tcBorders>
            <w:shd w:val="clear" w:color="auto" w:fill="auto"/>
            <w:vAlign w:val="center"/>
            <w:hideMark/>
          </w:tcPr>
          <w:p w14:paraId="3476281E" w14:textId="77777777" w:rsidR="003471AA" w:rsidRPr="003471AA" w:rsidRDefault="002534B7" w:rsidP="002534B7">
            <w:pPr>
              <w:spacing w:line="240" w:lineRule="auto"/>
              <w:ind w:firstLine="0"/>
              <w:jc w:val="cente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1.3</w:t>
            </w:r>
          </w:p>
        </w:tc>
        <w:tc>
          <w:tcPr>
            <w:tcW w:w="5940" w:type="dxa"/>
            <w:tcBorders>
              <w:top w:val="nil"/>
              <w:left w:val="single" w:sz="4" w:space="0" w:color="auto"/>
              <w:bottom w:val="nil"/>
              <w:right w:val="nil"/>
            </w:tcBorders>
            <w:shd w:val="clear" w:color="auto" w:fill="auto"/>
            <w:noWrap/>
            <w:vAlign w:val="center"/>
            <w:hideMark/>
          </w:tcPr>
          <w:p w14:paraId="33EDC551" w14:textId="77777777" w:rsidR="003471AA" w:rsidRPr="003471AA" w:rsidRDefault="003471AA" w:rsidP="003471AA">
            <w:pPr>
              <w:spacing w:line="240" w:lineRule="auto"/>
              <w:ind w:firstLine="0"/>
              <w:jc w:val="left"/>
              <w:rPr>
                <w:rFonts w:ascii="Times New Roman" w:eastAsia="Times New Roman" w:hAnsi="Times New Roman" w:cs="Times New Roman"/>
                <w:color w:val="000000"/>
                <w:lang w:val="en-US"/>
              </w:rPr>
            </w:pPr>
            <w:r w:rsidRPr="003471AA">
              <w:rPr>
                <w:rFonts w:ascii="Times New Roman" w:eastAsia="Times New Roman" w:hAnsi="Times New Roman" w:cs="Times New Roman"/>
                <w:color w:val="000000"/>
                <w:lang w:val="en-US"/>
              </w:rPr>
              <w:t>Objective</w:t>
            </w:r>
          </w:p>
        </w:tc>
        <w:tc>
          <w:tcPr>
            <w:tcW w:w="1817" w:type="dxa"/>
            <w:tcBorders>
              <w:top w:val="nil"/>
              <w:left w:val="single" w:sz="4" w:space="0" w:color="auto"/>
              <w:bottom w:val="nil"/>
              <w:right w:val="single" w:sz="4" w:space="0" w:color="auto"/>
            </w:tcBorders>
            <w:shd w:val="clear" w:color="auto" w:fill="auto"/>
            <w:noWrap/>
            <w:vAlign w:val="center"/>
            <w:hideMark/>
          </w:tcPr>
          <w:p w14:paraId="43B773AA" w14:textId="037638B5" w:rsidR="003471AA" w:rsidRPr="003471AA" w:rsidRDefault="004E7B37" w:rsidP="00A74C14">
            <w:pPr>
              <w:spacing w:line="240" w:lineRule="auto"/>
              <w:ind w:firstLine="0"/>
              <w:jc w:val="cente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7</w:t>
            </w:r>
          </w:p>
        </w:tc>
      </w:tr>
      <w:tr w:rsidR="003471AA" w:rsidRPr="003471AA" w14:paraId="47BAA61A" w14:textId="77777777" w:rsidTr="0718D267">
        <w:trPr>
          <w:trHeight w:val="546"/>
        </w:trPr>
        <w:tc>
          <w:tcPr>
            <w:tcW w:w="1817" w:type="dxa"/>
            <w:tcBorders>
              <w:left w:val="single" w:sz="4" w:space="0" w:color="auto"/>
              <w:bottom w:val="single" w:sz="4" w:space="0" w:color="auto"/>
              <w:right w:val="single" w:sz="4" w:space="0" w:color="auto"/>
            </w:tcBorders>
            <w:shd w:val="clear" w:color="auto" w:fill="auto"/>
            <w:vAlign w:val="center"/>
            <w:hideMark/>
          </w:tcPr>
          <w:p w14:paraId="12129D15" w14:textId="77777777" w:rsidR="003471AA" w:rsidRPr="003471AA" w:rsidRDefault="002534B7" w:rsidP="002534B7">
            <w:pPr>
              <w:spacing w:line="240" w:lineRule="auto"/>
              <w:ind w:firstLine="0"/>
              <w:jc w:val="cente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1.4</w:t>
            </w:r>
          </w:p>
        </w:tc>
        <w:tc>
          <w:tcPr>
            <w:tcW w:w="5940" w:type="dxa"/>
            <w:tcBorders>
              <w:top w:val="nil"/>
              <w:left w:val="single" w:sz="4" w:space="0" w:color="auto"/>
              <w:bottom w:val="single" w:sz="4" w:space="0" w:color="auto"/>
              <w:right w:val="nil"/>
            </w:tcBorders>
            <w:shd w:val="clear" w:color="auto" w:fill="auto"/>
            <w:noWrap/>
            <w:vAlign w:val="center"/>
            <w:hideMark/>
          </w:tcPr>
          <w:p w14:paraId="6F20EB18" w14:textId="77777777" w:rsidR="003471AA" w:rsidRPr="003471AA" w:rsidRDefault="0058330B" w:rsidP="003471AA">
            <w:pPr>
              <w:spacing w:line="240" w:lineRule="auto"/>
              <w:ind w:firstLine="0"/>
              <w:jc w:val="left"/>
              <w:rPr>
                <w:rFonts w:ascii="Times New Roman" w:eastAsia="Times New Roman" w:hAnsi="Times New Roman" w:cs="Times New Roman"/>
                <w:color w:val="000000"/>
                <w:lang w:val="en-US"/>
              </w:rPr>
            </w:pPr>
            <w:r w:rsidRPr="003471AA">
              <w:rPr>
                <w:rFonts w:ascii="Times New Roman" w:eastAsia="Times New Roman" w:hAnsi="Times New Roman" w:cs="Times New Roman"/>
                <w:color w:val="000000"/>
                <w:lang w:val="en-US"/>
              </w:rPr>
              <w:t>Literature Review</w:t>
            </w:r>
          </w:p>
        </w:tc>
        <w:tc>
          <w:tcPr>
            <w:tcW w:w="1817" w:type="dxa"/>
            <w:tcBorders>
              <w:top w:val="nil"/>
              <w:left w:val="single" w:sz="4" w:space="0" w:color="auto"/>
              <w:bottom w:val="single" w:sz="4" w:space="0" w:color="auto"/>
              <w:right w:val="single" w:sz="4" w:space="0" w:color="auto"/>
            </w:tcBorders>
            <w:shd w:val="clear" w:color="auto" w:fill="auto"/>
            <w:noWrap/>
            <w:vAlign w:val="center"/>
            <w:hideMark/>
          </w:tcPr>
          <w:p w14:paraId="5CE7E7F6" w14:textId="77777777" w:rsidR="003471AA" w:rsidRPr="003471AA" w:rsidRDefault="00A74C14" w:rsidP="00A74C14">
            <w:pPr>
              <w:spacing w:line="240" w:lineRule="auto"/>
              <w:ind w:firstLine="0"/>
              <w:jc w:val="cente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8 - 9</w:t>
            </w:r>
          </w:p>
        </w:tc>
      </w:tr>
      <w:tr w:rsidR="003471AA" w:rsidRPr="003471AA" w14:paraId="78C1CE27" w14:textId="77777777" w:rsidTr="0718D267">
        <w:trPr>
          <w:trHeight w:val="546"/>
        </w:trPr>
        <w:tc>
          <w:tcPr>
            <w:tcW w:w="1817" w:type="dxa"/>
            <w:tcBorders>
              <w:top w:val="single" w:sz="4" w:space="0" w:color="auto"/>
              <w:left w:val="single" w:sz="4" w:space="0" w:color="auto"/>
              <w:right w:val="single" w:sz="4" w:space="0" w:color="auto"/>
            </w:tcBorders>
            <w:shd w:val="clear" w:color="auto" w:fill="auto"/>
            <w:noWrap/>
            <w:vAlign w:val="center"/>
            <w:hideMark/>
          </w:tcPr>
          <w:p w14:paraId="5E831633" w14:textId="77777777" w:rsidR="003471AA" w:rsidRPr="002534B7" w:rsidRDefault="003471AA" w:rsidP="002534B7">
            <w:pPr>
              <w:spacing w:line="240" w:lineRule="auto"/>
              <w:ind w:firstLine="0"/>
              <w:jc w:val="center"/>
              <w:rPr>
                <w:rFonts w:ascii="Times New Roman" w:eastAsia="Times New Roman" w:hAnsi="Times New Roman" w:cs="Times New Roman"/>
                <w:b/>
                <w:color w:val="000000"/>
                <w:lang w:val="en-US"/>
              </w:rPr>
            </w:pPr>
            <w:r w:rsidRPr="002534B7">
              <w:rPr>
                <w:rFonts w:ascii="Times New Roman" w:eastAsia="Times New Roman" w:hAnsi="Times New Roman" w:cs="Times New Roman"/>
                <w:b/>
                <w:color w:val="000000"/>
                <w:lang w:val="en-US"/>
              </w:rPr>
              <w:t>2</w:t>
            </w:r>
            <w:r w:rsidR="002534B7" w:rsidRPr="002534B7">
              <w:rPr>
                <w:rFonts w:ascii="Times New Roman" w:eastAsia="Times New Roman" w:hAnsi="Times New Roman" w:cs="Times New Roman"/>
                <w:b/>
                <w:color w:val="000000"/>
                <w:lang w:val="en-US"/>
              </w:rPr>
              <w:t>.</w:t>
            </w:r>
          </w:p>
        </w:tc>
        <w:tc>
          <w:tcPr>
            <w:tcW w:w="5940" w:type="dxa"/>
            <w:tcBorders>
              <w:top w:val="nil"/>
              <w:left w:val="single" w:sz="4" w:space="0" w:color="auto"/>
              <w:bottom w:val="nil"/>
              <w:right w:val="nil"/>
            </w:tcBorders>
            <w:shd w:val="clear" w:color="auto" w:fill="auto"/>
            <w:noWrap/>
            <w:vAlign w:val="center"/>
            <w:hideMark/>
          </w:tcPr>
          <w:p w14:paraId="65F78BCD" w14:textId="556A6835" w:rsidR="003471AA" w:rsidRPr="003471AA" w:rsidRDefault="0718D267" w:rsidP="0718D267">
            <w:pPr>
              <w:spacing w:line="240" w:lineRule="auto"/>
              <w:ind w:firstLine="0"/>
              <w:jc w:val="left"/>
              <w:rPr>
                <w:rFonts w:ascii="Times New Roman" w:eastAsia="Times New Roman" w:hAnsi="Times New Roman" w:cs="Times New Roman"/>
                <w:b/>
                <w:bCs/>
                <w:color w:val="000000" w:themeColor="text1"/>
                <w:lang w:val="en-US"/>
              </w:rPr>
            </w:pPr>
            <w:r w:rsidRPr="0718D267">
              <w:rPr>
                <w:rFonts w:ascii="Times New Roman" w:eastAsia="Times New Roman" w:hAnsi="Times New Roman" w:cs="Times New Roman"/>
                <w:b/>
                <w:bCs/>
                <w:color w:val="000000" w:themeColor="text1"/>
                <w:lang w:val="en-US"/>
              </w:rPr>
              <w:t>Procedure and Analysis</w:t>
            </w:r>
          </w:p>
        </w:tc>
        <w:tc>
          <w:tcPr>
            <w:tcW w:w="1817" w:type="dxa"/>
            <w:tcBorders>
              <w:top w:val="nil"/>
              <w:left w:val="single" w:sz="4" w:space="0" w:color="auto"/>
              <w:bottom w:val="nil"/>
              <w:right w:val="single" w:sz="4" w:space="0" w:color="auto"/>
            </w:tcBorders>
            <w:shd w:val="clear" w:color="auto" w:fill="auto"/>
            <w:noWrap/>
            <w:vAlign w:val="center"/>
            <w:hideMark/>
          </w:tcPr>
          <w:p w14:paraId="64BB192D" w14:textId="77777777" w:rsidR="003471AA" w:rsidRPr="003471AA" w:rsidRDefault="003471AA" w:rsidP="00A74C14">
            <w:pPr>
              <w:spacing w:line="240" w:lineRule="auto"/>
              <w:ind w:firstLine="0"/>
              <w:jc w:val="center"/>
              <w:rPr>
                <w:rFonts w:ascii="Times New Roman" w:eastAsia="Times New Roman" w:hAnsi="Times New Roman" w:cs="Times New Roman"/>
                <w:color w:val="000000"/>
                <w:lang w:val="en-US"/>
              </w:rPr>
            </w:pPr>
          </w:p>
        </w:tc>
      </w:tr>
      <w:tr w:rsidR="003471AA" w:rsidRPr="003471AA" w14:paraId="22200107" w14:textId="77777777" w:rsidTr="0718D267">
        <w:trPr>
          <w:trHeight w:val="546"/>
        </w:trPr>
        <w:tc>
          <w:tcPr>
            <w:tcW w:w="1817" w:type="dxa"/>
            <w:tcBorders>
              <w:top w:val="nil"/>
              <w:left w:val="single" w:sz="4" w:space="0" w:color="auto"/>
              <w:right w:val="single" w:sz="4" w:space="0" w:color="auto"/>
            </w:tcBorders>
            <w:shd w:val="clear" w:color="auto" w:fill="auto"/>
            <w:vAlign w:val="center"/>
            <w:hideMark/>
          </w:tcPr>
          <w:p w14:paraId="3E0EA335" w14:textId="77777777" w:rsidR="003471AA" w:rsidRPr="003471AA" w:rsidRDefault="002534B7" w:rsidP="002534B7">
            <w:pPr>
              <w:spacing w:line="240" w:lineRule="auto"/>
              <w:ind w:firstLine="0"/>
              <w:jc w:val="cente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2.1</w:t>
            </w:r>
          </w:p>
        </w:tc>
        <w:tc>
          <w:tcPr>
            <w:tcW w:w="5940" w:type="dxa"/>
            <w:tcBorders>
              <w:top w:val="nil"/>
              <w:left w:val="single" w:sz="4" w:space="0" w:color="auto"/>
              <w:bottom w:val="nil"/>
              <w:right w:val="nil"/>
            </w:tcBorders>
            <w:shd w:val="clear" w:color="auto" w:fill="auto"/>
            <w:noWrap/>
            <w:vAlign w:val="center"/>
            <w:hideMark/>
          </w:tcPr>
          <w:p w14:paraId="5297F79A" w14:textId="78353F88" w:rsidR="003471AA" w:rsidRPr="003471AA" w:rsidRDefault="0718D267" w:rsidP="0718D267">
            <w:pPr>
              <w:spacing w:line="240" w:lineRule="auto"/>
              <w:ind w:firstLine="0"/>
              <w:jc w:val="left"/>
              <w:rPr>
                <w:rFonts w:ascii="Times New Roman" w:eastAsia="Times New Roman" w:hAnsi="Times New Roman" w:cs="Times New Roman"/>
                <w:color w:val="000000" w:themeColor="text1"/>
                <w:lang w:val="en-US"/>
              </w:rPr>
            </w:pPr>
            <w:r w:rsidRPr="0718D267">
              <w:rPr>
                <w:rFonts w:ascii="Times New Roman" w:eastAsia="Times New Roman" w:hAnsi="Times New Roman" w:cs="Times New Roman"/>
                <w:color w:val="000000" w:themeColor="text1"/>
                <w:lang w:val="en-US"/>
              </w:rPr>
              <w:t>Application of Design Thinking</w:t>
            </w:r>
          </w:p>
        </w:tc>
        <w:tc>
          <w:tcPr>
            <w:tcW w:w="1817" w:type="dxa"/>
            <w:tcBorders>
              <w:top w:val="nil"/>
              <w:left w:val="single" w:sz="4" w:space="0" w:color="auto"/>
              <w:bottom w:val="nil"/>
              <w:right w:val="single" w:sz="4" w:space="0" w:color="auto"/>
            </w:tcBorders>
            <w:shd w:val="clear" w:color="auto" w:fill="auto"/>
            <w:noWrap/>
            <w:vAlign w:val="center"/>
            <w:hideMark/>
          </w:tcPr>
          <w:p w14:paraId="2B02B67F" w14:textId="0E4291D0" w:rsidR="003471AA" w:rsidRPr="003471AA" w:rsidRDefault="00B22D6A" w:rsidP="00A74C14">
            <w:pPr>
              <w:spacing w:line="240" w:lineRule="auto"/>
              <w:ind w:firstLine="0"/>
              <w:jc w:val="cente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10 - 13</w:t>
            </w:r>
          </w:p>
        </w:tc>
      </w:tr>
      <w:tr w:rsidR="003471AA" w:rsidRPr="003471AA" w14:paraId="257DA6F8" w14:textId="77777777" w:rsidTr="0718D267">
        <w:trPr>
          <w:trHeight w:val="546"/>
        </w:trPr>
        <w:tc>
          <w:tcPr>
            <w:tcW w:w="1817" w:type="dxa"/>
            <w:tcBorders>
              <w:top w:val="nil"/>
              <w:left w:val="single" w:sz="4" w:space="0" w:color="auto"/>
              <w:right w:val="single" w:sz="4" w:space="0" w:color="auto"/>
            </w:tcBorders>
            <w:shd w:val="clear" w:color="auto" w:fill="auto"/>
            <w:vAlign w:val="center"/>
            <w:hideMark/>
          </w:tcPr>
          <w:p w14:paraId="40D429AF" w14:textId="77777777" w:rsidR="003471AA" w:rsidRPr="003471AA" w:rsidRDefault="002534B7" w:rsidP="002534B7">
            <w:pPr>
              <w:spacing w:line="240" w:lineRule="auto"/>
              <w:ind w:firstLine="0"/>
              <w:jc w:val="cente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2.2</w:t>
            </w:r>
          </w:p>
        </w:tc>
        <w:tc>
          <w:tcPr>
            <w:tcW w:w="5940" w:type="dxa"/>
            <w:tcBorders>
              <w:top w:val="nil"/>
              <w:left w:val="single" w:sz="4" w:space="0" w:color="auto"/>
              <w:bottom w:val="nil"/>
              <w:right w:val="nil"/>
            </w:tcBorders>
            <w:shd w:val="clear" w:color="auto" w:fill="auto"/>
            <w:noWrap/>
            <w:vAlign w:val="center"/>
            <w:hideMark/>
          </w:tcPr>
          <w:p w14:paraId="264FE4A2" w14:textId="3C3D92D8" w:rsidR="003471AA" w:rsidRPr="003471AA" w:rsidRDefault="0718D267" w:rsidP="0718D267">
            <w:pPr>
              <w:spacing w:line="240" w:lineRule="auto"/>
              <w:ind w:firstLine="0"/>
              <w:jc w:val="left"/>
              <w:rPr>
                <w:rFonts w:ascii="Times New Roman" w:eastAsia="Times New Roman" w:hAnsi="Times New Roman" w:cs="Times New Roman"/>
                <w:color w:val="000000" w:themeColor="text1"/>
                <w:lang w:val="en-US"/>
              </w:rPr>
            </w:pPr>
            <w:r w:rsidRPr="0718D267">
              <w:rPr>
                <w:rFonts w:ascii="Times New Roman" w:eastAsia="Times New Roman" w:hAnsi="Times New Roman" w:cs="Times New Roman"/>
                <w:color w:val="000000" w:themeColor="text1"/>
                <w:lang w:val="en-US"/>
              </w:rPr>
              <w:t>Approach to Solutions / Methodology</w:t>
            </w:r>
          </w:p>
        </w:tc>
        <w:tc>
          <w:tcPr>
            <w:tcW w:w="1817" w:type="dxa"/>
            <w:tcBorders>
              <w:top w:val="nil"/>
              <w:left w:val="single" w:sz="4" w:space="0" w:color="auto"/>
              <w:bottom w:val="nil"/>
              <w:right w:val="single" w:sz="4" w:space="0" w:color="auto"/>
            </w:tcBorders>
            <w:shd w:val="clear" w:color="auto" w:fill="auto"/>
            <w:noWrap/>
            <w:vAlign w:val="center"/>
            <w:hideMark/>
          </w:tcPr>
          <w:p w14:paraId="6202EE52" w14:textId="01DD52C9" w:rsidR="003471AA" w:rsidRPr="003471AA" w:rsidRDefault="00B22D6A" w:rsidP="00A74C14">
            <w:pPr>
              <w:spacing w:line="240" w:lineRule="auto"/>
              <w:ind w:firstLine="0"/>
              <w:jc w:val="cente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14 - 22</w:t>
            </w:r>
          </w:p>
        </w:tc>
      </w:tr>
      <w:tr w:rsidR="003471AA" w:rsidRPr="003471AA" w14:paraId="7D2441F8" w14:textId="77777777" w:rsidTr="0718D267">
        <w:trPr>
          <w:trHeight w:val="546"/>
        </w:trPr>
        <w:tc>
          <w:tcPr>
            <w:tcW w:w="1817" w:type="dxa"/>
            <w:tcBorders>
              <w:top w:val="nil"/>
              <w:left w:val="single" w:sz="4" w:space="0" w:color="auto"/>
              <w:bottom w:val="single" w:sz="4" w:space="0" w:color="auto"/>
              <w:right w:val="single" w:sz="4" w:space="0" w:color="auto"/>
            </w:tcBorders>
            <w:shd w:val="clear" w:color="auto" w:fill="auto"/>
            <w:vAlign w:val="center"/>
            <w:hideMark/>
          </w:tcPr>
          <w:p w14:paraId="607B3023" w14:textId="77777777" w:rsidR="003471AA" w:rsidRPr="003471AA" w:rsidRDefault="002534B7" w:rsidP="002534B7">
            <w:pPr>
              <w:spacing w:line="240" w:lineRule="auto"/>
              <w:ind w:firstLine="0"/>
              <w:jc w:val="cente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2.3</w:t>
            </w:r>
          </w:p>
        </w:tc>
        <w:tc>
          <w:tcPr>
            <w:tcW w:w="5940" w:type="dxa"/>
            <w:tcBorders>
              <w:top w:val="nil"/>
              <w:left w:val="single" w:sz="4" w:space="0" w:color="auto"/>
              <w:bottom w:val="single" w:sz="4" w:space="0" w:color="auto"/>
              <w:right w:val="nil"/>
            </w:tcBorders>
            <w:shd w:val="clear" w:color="auto" w:fill="auto"/>
            <w:noWrap/>
            <w:vAlign w:val="center"/>
            <w:hideMark/>
          </w:tcPr>
          <w:p w14:paraId="70F2A9D2" w14:textId="77777777" w:rsidR="003471AA" w:rsidRPr="003471AA" w:rsidRDefault="003471AA" w:rsidP="003471AA">
            <w:pPr>
              <w:spacing w:line="240" w:lineRule="auto"/>
              <w:ind w:firstLine="0"/>
              <w:jc w:val="left"/>
              <w:rPr>
                <w:rFonts w:ascii="Times New Roman" w:eastAsia="Times New Roman" w:hAnsi="Times New Roman" w:cs="Times New Roman"/>
                <w:color w:val="000000"/>
                <w:lang w:val="en-US"/>
              </w:rPr>
            </w:pPr>
            <w:r w:rsidRPr="003471AA">
              <w:rPr>
                <w:rFonts w:ascii="Times New Roman" w:eastAsia="Times New Roman" w:hAnsi="Times New Roman" w:cs="Times New Roman"/>
                <w:color w:val="000000"/>
                <w:lang w:val="en-US"/>
              </w:rPr>
              <w:t xml:space="preserve">Fundamental </w:t>
            </w:r>
            <w:r w:rsidR="0058330B" w:rsidRPr="003471AA">
              <w:rPr>
                <w:rFonts w:ascii="Times New Roman" w:eastAsia="Times New Roman" w:hAnsi="Times New Roman" w:cs="Times New Roman"/>
                <w:color w:val="000000"/>
                <w:lang w:val="en-US"/>
              </w:rPr>
              <w:t>Engineering Analysis</w:t>
            </w:r>
          </w:p>
        </w:tc>
        <w:tc>
          <w:tcPr>
            <w:tcW w:w="1817" w:type="dxa"/>
            <w:tcBorders>
              <w:top w:val="nil"/>
              <w:left w:val="single" w:sz="4" w:space="0" w:color="auto"/>
              <w:bottom w:val="single" w:sz="4" w:space="0" w:color="auto"/>
              <w:right w:val="single" w:sz="4" w:space="0" w:color="auto"/>
            </w:tcBorders>
            <w:shd w:val="clear" w:color="auto" w:fill="auto"/>
            <w:noWrap/>
            <w:vAlign w:val="center"/>
            <w:hideMark/>
          </w:tcPr>
          <w:p w14:paraId="2869C7D7" w14:textId="452A115B" w:rsidR="003471AA" w:rsidRPr="003471AA" w:rsidRDefault="00B22D6A" w:rsidP="00A74C14">
            <w:pPr>
              <w:spacing w:line="240" w:lineRule="auto"/>
              <w:ind w:firstLine="0"/>
              <w:jc w:val="cente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23 - 3</w:t>
            </w:r>
            <w:ins w:id="21" w:author="FIORENTINA RICHELLE ASUN" w:date="2019-11-26T17:18:00Z">
              <w:r w:rsidR="00423E3B">
                <w:rPr>
                  <w:rFonts w:ascii="Times New Roman" w:eastAsia="Times New Roman" w:hAnsi="Times New Roman" w:cs="Times New Roman"/>
                  <w:color w:val="000000"/>
                  <w:lang w:val="en-US"/>
                </w:rPr>
                <w:t>1</w:t>
              </w:r>
            </w:ins>
            <w:del w:id="22" w:author="FIORENTINA RICHELLE ASUN" w:date="2019-11-26T17:18:00Z">
              <w:r w:rsidDel="00423E3B">
                <w:rPr>
                  <w:rFonts w:ascii="Times New Roman" w:eastAsia="Times New Roman" w:hAnsi="Times New Roman" w:cs="Times New Roman"/>
                  <w:color w:val="000000"/>
                  <w:lang w:val="en-US"/>
                </w:rPr>
                <w:delText>2</w:delText>
              </w:r>
            </w:del>
          </w:p>
        </w:tc>
      </w:tr>
      <w:tr w:rsidR="003471AA" w:rsidRPr="003471AA" w14:paraId="3E0A6528" w14:textId="77777777" w:rsidTr="0718D267">
        <w:trPr>
          <w:trHeight w:val="546"/>
        </w:trPr>
        <w:tc>
          <w:tcPr>
            <w:tcW w:w="1817" w:type="dxa"/>
            <w:tcBorders>
              <w:top w:val="single" w:sz="4" w:space="0" w:color="auto"/>
              <w:left w:val="single" w:sz="4" w:space="0" w:color="auto"/>
              <w:right w:val="single" w:sz="4" w:space="0" w:color="auto"/>
            </w:tcBorders>
            <w:shd w:val="clear" w:color="auto" w:fill="auto"/>
            <w:noWrap/>
            <w:vAlign w:val="center"/>
            <w:hideMark/>
          </w:tcPr>
          <w:p w14:paraId="7303B024" w14:textId="77777777" w:rsidR="003471AA" w:rsidRPr="002534B7" w:rsidRDefault="003471AA" w:rsidP="002534B7">
            <w:pPr>
              <w:spacing w:line="240" w:lineRule="auto"/>
              <w:ind w:firstLine="0"/>
              <w:jc w:val="center"/>
              <w:rPr>
                <w:rFonts w:ascii="Times New Roman" w:eastAsia="Times New Roman" w:hAnsi="Times New Roman" w:cs="Times New Roman"/>
                <w:b/>
                <w:color w:val="000000"/>
                <w:lang w:val="en-US"/>
              </w:rPr>
            </w:pPr>
            <w:r w:rsidRPr="002534B7">
              <w:rPr>
                <w:rFonts w:ascii="Times New Roman" w:eastAsia="Times New Roman" w:hAnsi="Times New Roman" w:cs="Times New Roman"/>
                <w:b/>
                <w:color w:val="000000"/>
                <w:lang w:val="en-US"/>
              </w:rPr>
              <w:t>3</w:t>
            </w:r>
            <w:r w:rsidR="002534B7" w:rsidRPr="002534B7">
              <w:rPr>
                <w:rFonts w:ascii="Times New Roman" w:eastAsia="Times New Roman" w:hAnsi="Times New Roman" w:cs="Times New Roman"/>
                <w:b/>
                <w:color w:val="000000"/>
                <w:lang w:val="en-US"/>
              </w:rPr>
              <w:t>.</w:t>
            </w:r>
          </w:p>
        </w:tc>
        <w:tc>
          <w:tcPr>
            <w:tcW w:w="5940" w:type="dxa"/>
            <w:tcBorders>
              <w:top w:val="nil"/>
              <w:left w:val="single" w:sz="4" w:space="0" w:color="auto"/>
              <w:bottom w:val="nil"/>
              <w:right w:val="nil"/>
            </w:tcBorders>
            <w:shd w:val="clear" w:color="auto" w:fill="auto"/>
            <w:noWrap/>
            <w:vAlign w:val="center"/>
            <w:hideMark/>
          </w:tcPr>
          <w:p w14:paraId="6F894864" w14:textId="77777777" w:rsidR="003471AA" w:rsidRPr="003471AA" w:rsidRDefault="003471AA" w:rsidP="003471AA">
            <w:pPr>
              <w:spacing w:line="240" w:lineRule="auto"/>
              <w:ind w:firstLine="0"/>
              <w:jc w:val="left"/>
              <w:rPr>
                <w:rFonts w:ascii="Times New Roman" w:eastAsia="Times New Roman" w:hAnsi="Times New Roman" w:cs="Times New Roman"/>
                <w:b/>
                <w:bCs/>
                <w:color w:val="000000"/>
                <w:lang w:val="en-US"/>
              </w:rPr>
            </w:pPr>
            <w:r w:rsidRPr="003471AA">
              <w:rPr>
                <w:rFonts w:ascii="Times New Roman" w:eastAsia="Times New Roman" w:hAnsi="Times New Roman" w:cs="Times New Roman"/>
                <w:b/>
                <w:bCs/>
                <w:color w:val="000000"/>
                <w:lang w:val="en-US"/>
              </w:rPr>
              <w:t>Results</w:t>
            </w:r>
          </w:p>
        </w:tc>
        <w:tc>
          <w:tcPr>
            <w:tcW w:w="1817" w:type="dxa"/>
            <w:tcBorders>
              <w:top w:val="nil"/>
              <w:left w:val="single" w:sz="4" w:space="0" w:color="auto"/>
              <w:bottom w:val="nil"/>
              <w:right w:val="single" w:sz="4" w:space="0" w:color="auto"/>
            </w:tcBorders>
            <w:shd w:val="clear" w:color="auto" w:fill="auto"/>
            <w:noWrap/>
            <w:vAlign w:val="center"/>
            <w:hideMark/>
          </w:tcPr>
          <w:p w14:paraId="00AB1327" w14:textId="77777777" w:rsidR="003471AA" w:rsidRPr="003471AA" w:rsidRDefault="003471AA" w:rsidP="00A74C14">
            <w:pPr>
              <w:spacing w:line="240" w:lineRule="auto"/>
              <w:ind w:firstLine="0"/>
              <w:jc w:val="center"/>
              <w:rPr>
                <w:rFonts w:ascii="Times New Roman" w:eastAsia="Times New Roman" w:hAnsi="Times New Roman" w:cs="Times New Roman"/>
                <w:color w:val="000000"/>
                <w:lang w:val="en-US"/>
              </w:rPr>
            </w:pPr>
          </w:p>
        </w:tc>
      </w:tr>
      <w:tr w:rsidR="003471AA" w:rsidRPr="003471AA" w14:paraId="591A2555" w14:textId="77777777" w:rsidTr="0718D267">
        <w:trPr>
          <w:trHeight w:val="546"/>
        </w:trPr>
        <w:tc>
          <w:tcPr>
            <w:tcW w:w="1817" w:type="dxa"/>
            <w:tcBorders>
              <w:top w:val="nil"/>
              <w:left w:val="single" w:sz="4" w:space="0" w:color="auto"/>
              <w:right w:val="single" w:sz="4" w:space="0" w:color="auto"/>
            </w:tcBorders>
            <w:shd w:val="clear" w:color="auto" w:fill="auto"/>
            <w:vAlign w:val="center"/>
            <w:hideMark/>
          </w:tcPr>
          <w:p w14:paraId="2FD78CE5" w14:textId="77777777" w:rsidR="003471AA" w:rsidRPr="003471AA" w:rsidRDefault="002534B7" w:rsidP="002534B7">
            <w:pPr>
              <w:spacing w:line="240" w:lineRule="auto"/>
              <w:ind w:firstLine="0"/>
              <w:jc w:val="cente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3.1</w:t>
            </w:r>
          </w:p>
        </w:tc>
        <w:tc>
          <w:tcPr>
            <w:tcW w:w="5940" w:type="dxa"/>
            <w:tcBorders>
              <w:top w:val="nil"/>
              <w:left w:val="single" w:sz="4" w:space="0" w:color="auto"/>
              <w:bottom w:val="nil"/>
              <w:right w:val="nil"/>
            </w:tcBorders>
            <w:shd w:val="clear" w:color="auto" w:fill="auto"/>
            <w:noWrap/>
            <w:vAlign w:val="center"/>
            <w:hideMark/>
          </w:tcPr>
          <w:p w14:paraId="7B44F891" w14:textId="50D3E14F" w:rsidR="003471AA" w:rsidRPr="003471AA" w:rsidRDefault="0718D267" w:rsidP="0718D267">
            <w:pPr>
              <w:spacing w:line="240" w:lineRule="auto"/>
              <w:ind w:firstLine="0"/>
              <w:jc w:val="left"/>
              <w:rPr>
                <w:rFonts w:ascii="Times New Roman" w:eastAsia="Times New Roman" w:hAnsi="Times New Roman" w:cs="Times New Roman"/>
                <w:color w:val="000000" w:themeColor="text1"/>
                <w:lang w:val="en-US"/>
              </w:rPr>
            </w:pPr>
            <w:r w:rsidRPr="0718D267">
              <w:rPr>
                <w:rFonts w:ascii="Times New Roman" w:eastAsia="Times New Roman" w:hAnsi="Times New Roman" w:cs="Times New Roman"/>
                <w:color w:val="000000" w:themeColor="text1"/>
                <w:lang w:val="en-US"/>
              </w:rPr>
              <w:t>Technical Specifications and Engineering Drawing</w:t>
            </w:r>
          </w:p>
        </w:tc>
        <w:tc>
          <w:tcPr>
            <w:tcW w:w="1817" w:type="dxa"/>
            <w:tcBorders>
              <w:top w:val="nil"/>
              <w:left w:val="single" w:sz="4" w:space="0" w:color="auto"/>
              <w:bottom w:val="nil"/>
              <w:right w:val="single" w:sz="4" w:space="0" w:color="auto"/>
            </w:tcBorders>
            <w:shd w:val="clear" w:color="auto" w:fill="auto"/>
            <w:noWrap/>
            <w:vAlign w:val="center"/>
            <w:hideMark/>
          </w:tcPr>
          <w:p w14:paraId="2000C88A" w14:textId="71E13075" w:rsidR="003471AA" w:rsidRPr="003471AA" w:rsidRDefault="00B22D6A" w:rsidP="00A74C14">
            <w:pPr>
              <w:spacing w:line="240" w:lineRule="auto"/>
              <w:ind w:firstLine="0"/>
              <w:jc w:val="cente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3</w:t>
            </w:r>
            <w:ins w:id="23" w:author="FIORENTINA RICHELLE ASUN" w:date="2019-11-26T17:18:00Z">
              <w:r w:rsidR="005F3F90">
                <w:rPr>
                  <w:rFonts w:ascii="Times New Roman" w:eastAsia="Times New Roman" w:hAnsi="Times New Roman" w:cs="Times New Roman"/>
                  <w:color w:val="000000"/>
                  <w:lang w:val="en-US"/>
                </w:rPr>
                <w:t>2</w:t>
              </w:r>
            </w:ins>
            <w:del w:id="24" w:author="FIORENTINA RICHELLE ASUN" w:date="2019-11-26T17:18:00Z">
              <w:r w:rsidDel="005F3F90">
                <w:rPr>
                  <w:rFonts w:ascii="Times New Roman" w:eastAsia="Times New Roman" w:hAnsi="Times New Roman" w:cs="Times New Roman"/>
                  <w:color w:val="000000"/>
                  <w:lang w:val="en-US"/>
                </w:rPr>
                <w:delText>3</w:delText>
              </w:r>
            </w:del>
            <w:r>
              <w:rPr>
                <w:rFonts w:ascii="Times New Roman" w:eastAsia="Times New Roman" w:hAnsi="Times New Roman" w:cs="Times New Roman"/>
                <w:color w:val="000000"/>
                <w:lang w:val="en-US"/>
              </w:rPr>
              <w:t xml:space="preserve"> </w:t>
            </w:r>
            <w:r w:rsidR="004F7316">
              <w:rPr>
                <w:rFonts w:ascii="Times New Roman" w:eastAsia="Times New Roman" w:hAnsi="Times New Roman" w:cs="Times New Roman"/>
                <w:color w:val="000000"/>
                <w:lang w:val="en-US"/>
              </w:rPr>
              <w:t>–</w:t>
            </w:r>
            <w:r>
              <w:rPr>
                <w:rFonts w:ascii="Times New Roman" w:eastAsia="Times New Roman" w:hAnsi="Times New Roman" w:cs="Times New Roman"/>
                <w:color w:val="000000"/>
                <w:lang w:val="en-US"/>
              </w:rPr>
              <w:t xml:space="preserve"> 3</w:t>
            </w:r>
            <w:ins w:id="25" w:author="FIORENTINA RICHELLE ASUN" w:date="2019-11-26T17:18:00Z">
              <w:r w:rsidR="005F3F90">
                <w:rPr>
                  <w:rFonts w:ascii="Times New Roman" w:eastAsia="Times New Roman" w:hAnsi="Times New Roman" w:cs="Times New Roman"/>
                  <w:color w:val="000000"/>
                  <w:lang w:val="en-US"/>
                </w:rPr>
                <w:t>8</w:t>
              </w:r>
            </w:ins>
            <w:del w:id="26" w:author="FIORENTINA RICHELLE ASUN" w:date="2019-11-26T17:18:00Z">
              <w:r w:rsidR="004F7316" w:rsidDel="005F3F90">
                <w:rPr>
                  <w:rFonts w:ascii="Times New Roman" w:eastAsia="Times New Roman" w:hAnsi="Times New Roman" w:cs="Times New Roman"/>
                  <w:color w:val="000000"/>
                  <w:lang w:val="en-US"/>
                </w:rPr>
                <w:delText>9</w:delText>
              </w:r>
            </w:del>
          </w:p>
        </w:tc>
      </w:tr>
      <w:tr w:rsidR="003471AA" w:rsidRPr="003471AA" w14:paraId="0E6B3197" w14:textId="77777777" w:rsidTr="0718D267">
        <w:trPr>
          <w:trHeight w:val="546"/>
        </w:trPr>
        <w:tc>
          <w:tcPr>
            <w:tcW w:w="1817" w:type="dxa"/>
            <w:tcBorders>
              <w:top w:val="nil"/>
              <w:left w:val="single" w:sz="4" w:space="0" w:color="auto"/>
              <w:right w:val="single" w:sz="4" w:space="0" w:color="auto"/>
            </w:tcBorders>
            <w:shd w:val="clear" w:color="auto" w:fill="auto"/>
            <w:vAlign w:val="center"/>
            <w:hideMark/>
          </w:tcPr>
          <w:p w14:paraId="5B17077E" w14:textId="77777777" w:rsidR="003471AA" w:rsidRPr="003471AA" w:rsidRDefault="002534B7" w:rsidP="002534B7">
            <w:pPr>
              <w:spacing w:line="240" w:lineRule="auto"/>
              <w:ind w:firstLine="0"/>
              <w:jc w:val="cente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3.2</w:t>
            </w:r>
          </w:p>
        </w:tc>
        <w:tc>
          <w:tcPr>
            <w:tcW w:w="5940" w:type="dxa"/>
            <w:tcBorders>
              <w:top w:val="nil"/>
              <w:left w:val="single" w:sz="4" w:space="0" w:color="auto"/>
              <w:bottom w:val="nil"/>
              <w:right w:val="nil"/>
            </w:tcBorders>
            <w:shd w:val="clear" w:color="auto" w:fill="auto"/>
            <w:noWrap/>
            <w:vAlign w:val="center"/>
            <w:hideMark/>
          </w:tcPr>
          <w:p w14:paraId="1D874FE8" w14:textId="77777777" w:rsidR="003471AA" w:rsidRPr="003471AA" w:rsidRDefault="003471AA" w:rsidP="003471AA">
            <w:pPr>
              <w:spacing w:line="240" w:lineRule="auto"/>
              <w:ind w:firstLine="0"/>
              <w:jc w:val="left"/>
              <w:rPr>
                <w:rFonts w:ascii="Times New Roman" w:eastAsia="Times New Roman" w:hAnsi="Times New Roman" w:cs="Times New Roman"/>
                <w:color w:val="000000"/>
                <w:lang w:val="en-US"/>
              </w:rPr>
            </w:pPr>
            <w:r w:rsidRPr="003471AA">
              <w:rPr>
                <w:rFonts w:ascii="Times New Roman" w:eastAsia="Times New Roman" w:hAnsi="Times New Roman" w:cs="Times New Roman"/>
                <w:color w:val="000000"/>
                <w:lang w:val="en-US"/>
              </w:rPr>
              <w:t xml:space="preserve">Project </w:t>
            </w:r>
            <w:r w:rsidR="0058330B" w:rsidRPr="003471AA">
              <w:rPr>
                <w:rFonts w:ascii="Times New Roman" w:eastAsia="Times New Roman" w:hAnsi="Times New Roman" w:cs="Times New Roman"/>
                <w:color w:val="000000"/>
                <w:lang w:val="en-US"/>
              </w:rPr>
              <w:t>Output</w:t>
            </w:r>
          </w:p>
        </w:tc>
        <w:tc>
          <w:tcPr>
            <w:tcW w:w="1817" w:type="dxa"/>
            <w:tcBorders>
              <w:top w:val="nil"/>
              <w:left w:val="single" w:sz="4" w:space="0" w:color="auto"/>
              <w:bottom w:val="nil"/>
              <w:right w:val="single" w:sz="4" w:space="0" w:color="auto"/>
            </w:tcBorders>
            <w:shd w:val="clear" w:color="auto" w:fill="auto"/>
            <w:noWrap/>
            <w:vAlign w:val="center"/>
            <w:hideMark/>
          </w:tcPr>
          <w:p w14:paraId="6B1136AB" w14:textId="27E0FA2B" w:rsidR="003471AA" w:rsidRPr="003471AA" w:rsidRDefault="005F3F90" w:rsidP="00A74C14">
            <w:pPr>
              <w:spacing w:line="240" w:lineRule="auto"/>
              <w:ind w:firstLine="0"/>
              <w:jc w:val="center"/>
              <w:rPr>
                <w:rFonts w:ascii="Times New Roman" w:eastAsia="Times New Roman" w:hAnsi="Times New Roman" w:cs="Times New Roman"/>
                <w:color w:val="000000"/>
                <w:lang w:val="en-US"/>
              </w:rPr>
            </w:pPr>
            <w:ins w:id="27" w:author="FIORENTINA RICHELLE ASUN" w:date="2019-11-26T17:18:00Z">
              <w:r>
                <w:rPr>
                  <w:rFonts w:ascii="Times New Roman" w:eastAsia="Times New Roman" w:hAnsi="Times New Roman" w:cs="Times New Roman"/>
                  <w:color w:val="000000"/>
                  <w:lang w:val="en-US"/>
                </w:rPr>
                <w:t>39</w:t>
              </w:r>
            </w:ins>
            <w:del w:id="28" w:author="FIORENTINA RICHELLE ASUN" w:date="2019-11-26T17:18:00Z">
              <w:r w:rsidR="004F7316" w:rsidDel="005F3F90">
                <w:rPr>
                  <w:rFonts w:ascii="Times New Roman" w:eastAsia="Times New Roman" w:hAnsi="Times New Roman" w:cs="Times New Roman"/>
                  <w:color w:val="000000"/>
                  <w:lang w:val="en-US"/>
                </w:rPr>
                <w:delText>40</w:delText>
              </w:r>
            </w:del>
            <w:r w:rsidR="004F7316">
              <w:rPr>
                <w:rFonts w:ascii="Times New Roman" w:eastAsia="Times New Roman" w:hAnsi="Times New Roman" w:cs="Times New Roman"/>
                <w:color w:val="000000"/>
                <w:lang w:val="en-US"/>
              </w:rPr>
              <w:t xml:space="preserve"> - 4</w:t>
            </w:r>
            <w:ins w:id="29" w:author="FIORENTINA RICHELLE ASUN" w:date="2019-11-26T17:19:00Z">
              <w:r>
                <w:rPr>
                  <w:rFonts w:ascii="Times New Roman" w:eastAsia="Times New Roman" w:hAnsi="Times New Roman" w:cs="Times New Roman"/>
                  <w:color w:val="000000"/>
                  <w:lang w:val="en-US"/>
                </w:rPr>
                <w:t>0</w:t>
              </w:r>
            </w:ins>
            <w:del w:id="30" w:author="FIORENTINA RICHELLE ASUN" w:date="2019-11-26T17:19:00Z">
              <w:r w:rsidR="004F7316" w:rsidDel="005F3F90">
                <w:rPr>
                  <w:rFonts w:ascii="Times New Roman" w:eastAsia="Times New Roman" w:hAnsi="Times New Roman" w:cs="Times New Roman"/>
                  <w:color w:val="000000"/>
                  <w:lang w:val="en-US"/>
                </w:rPr>
                <w:delText>1</w:delText>
              </w:r>
            </w:del>
          </w:p>
        </w:tc>
      </w:tr>
      <w:tr w:rsidR="003471AA" w:rsidRPr="003471AA" w14:paraId="6452E0EE" w14:textId="77777777" w:rsidTr="0718D267">
        <w:trPr>
          <w:trHeight w:val="546"/>
        </w:trPr>
        <w:tc>
          <w:tcPr>
            <w:tcW w:w="1817" w:type="dxa"/>
            <w:tcBorders>
              <w:top w:val="nil"/>
              <w:left w:val="single" w:sz="4" w:space="0" w:color="auto"/>
              <w:right w:val="single" w:sz="4" w:space="0" w:color="auto"/>
            </w:tcBorders>
            <w:shd w:val="clear" w:color="auto" w:fill="auto"/>
            <w:vAlign w:val="center"/>
            <w:hideMark/>
          </w:tcPr>
          <w:p w14:paraId="415A1DE2" w14:textId="77777777" w:rsidR="003471AA" w:rsidRPr="003471AA" w:rsidRDefault="002534B7" w:rsidP="002534B7">
            <w:pPr>
              <w:spacing w:line="240" w:lineRule="auto"/>
              <w:ind w:firstLine="0"/>
              <w:jc w:val="cente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3.3</w:t>
            </w:r>
          </w:p>
        </w:tc>
        <w:tc>
          <w:tcPr>
            <w:tcW w:w="5940" w:type="dxa"/>
            <w:tcBorders>
              <w:top w:val="nil"/>
              <w:left w:val="single" w:sz="4" w:space="0" w:color="auto"/>
              <w:bottom w:val="nil"/>
              <w:right w:val="nil"/>
            </w:tcBorders>
            <w:shd w:val="clear" w:color="auto" w:fill="auto"/>
            <w:noWrap/>
            <w:vAlign w:val="center"/>
            <w:hideMark/>
          </w:tcPr>
          <w:p w14:paraId="39395180" w14:textId="453DD438" w:rsidR="003471AA" w:rsidRPr="003471AA" w:rsidRDefault="0718D267" w:rsidP="0718D267">
            <w:pPr>
              <w:spacing w:line="240" w:lineRule="auto"/>
              <w:ind w:firstLine="0"/>
              <w:jc w:val="left"/>
              <w:rPr>
                <w:rFonts w:ascii="Times New Roman" w:eastAsia="Times New Roman" w:hAnsi="Times New Roman" w:cs="Times New Roman"/>
                <w:color w:val="000000" w:themeColor="text1"/>
                <w:lang w:val="en-US"/>
              </w:rPr>
            </w:pPr>
            <w:r w:rsidRPr="0718D267">
              <w:rPr>
                <w:rFonts w:ascii="Times New Roman" w:eastAsia="Times New Roman" w:hAnsi="Times New Roman" w:cs="Times New Roman"/>
                <w:color w:val="000000" w:themeColor="text1"/>
                <w:lang w:val="en-US"/>
              </w:rPr>
              <w:t>Discussion on Result</w:t>
            </w:r>
          </w:p>
        </w:tc>
        <w:tc>
          <w:tcPr>
            <w:tcW w:w="1817" w:type="dxa"/>
            <w:tcBorders>
              <w:top w:val="nil"/>
              <w:left w:val="single" w:sz="4" w:space="0" w:color="auto"/>
              <w:bottom w:val="nil"/>
              <w:right w:val="single" w:sz="4" w:space="0" w:color="auto"/>
            </w:tcBorders>
            <w:shd w:val="clear" w:color="auto" w:fill="auto"/>
            <w:noWrap/>
            <w:vAlign w:val="center"/>
            <w:hideMark/>
          </w:tcPr>
          <w:p w14:paraId="66F872A4" w14:textId="58B43EB6" w:rsidR="003471AA" w:rsidRPr="003471AA" w:rsidRDefault="00B22D6A" w:rsidP="00A74C14">
            <w:pPr>
              <w:spacing w:line="240" w:lineRule="auto"/>
              <w:ind w:firstLine="0"/>
              <w:jc w:val="cente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4</w:t>
            </w:r>
            <w:ins w:id="31" w:author="FIORENTINA RICHELLE ASUN" w:date="2019-11-26T17:19:00Z">
              <w:r w:rsidR="005F3F90">
                <w:rPr>
                  <w:rFonts w:ascii="Times New Roman" w:eastAsia="Times New Roman" w:hAnsi="Times New Roman" w:cs="Times New Roman"/>
                  <w:color w:val="000000"/>
                  <w:lang w:val="en-US"/>
                </w:rPr>
                <w:t>1</w:t>
              </w:r>
            </w:ins>
            <w:del w:id="32" w:author="FIORENTINA RICHELLE ASUN" w:date="2019-11-26T17:19:00Z">
              <w:r w:rsidR="00CC34B5" w:rsidDel="005F3F90">
                <w:rPr>
                  <w:rFonts w:ascii="Times New Roman" w:eastAsia="Times New Roman" w:hAnsi="Times New Roman" w:cs="Times New Roman"/>
                  <w:color w:val="000000"/>
                  <w:lang w:val="en-US"/>
                </w:rPr>
                <w:delText>2</w:delText>
              </w:r>
            </w:del>
            <w:r>
              <w:rPr>
                <w:rFonts w:ascii="Times New Roman" w:eastAsia="Times New Roman" w:hAnsi="Times New Roman" w:cs="Times New Roman"/>
                <w:color w:val="000000"/>
                <w:lang w:val="en-US"/>
              </w:rPr>
              <w:t xml:space="preserve"> - 4</w:t>
            </w:r>
            <w:ins w:id="33" w:author="FIORENTINA RICHELLE ASUN" w:date="2019-11-26T17:19:00Z">
              <w:r w:rsidR="005F3F90">
                <w:rPr>
                  <w:rFonts w:ascii="Times New Roman" w:eastAsia="Times New Roman" w:hAnsi="Times New Roman" w:cs="Times New Roman"/>
                  <w:color w:val="000000"/>
                  <w:lang w:val="en-US"/>
                </w:rPr>
                <w:t>2</w:t>
              </w:r>
            </w:ins>
            <w:del w:id="34" w:author="FIORENTINA RICHELLE ASUN" w:date="2019-11-26T17:19:00Z">
              <w:r w:rsidR="00CC34B5" w:rsidDel="005F3F90">
                <w:rPr>
                  <w:rFonts w:ascii="Times New Roman" w:eastAsia="Times New Roman" w:hAnsi="Times New Roman" w:cs="Times New Roman"/>
                  <w:color w:val="000000"/>
                  <w:lang w:val="en-US"/>
                </w:rPr>
                <w:delText>3</w:delText>
              </w:r>
            </w:del>
          </w:p>
        </w:tc>
      </w:tr>
      <w:tr w:rsidR="005F3F90" w:rsidRPr="003471AA" w14:paraId="5659B737" w14:textId="77777777" w:rsidTr="0718D267">
        <w:trPr>
          <w:trHeight w:val="546"/>
          <w:ins w:id="35" w:author="FIORENTINA RICHELLE ASUN" w:date="2019-11-26T17:19:00Z"/>
        </w:trPr>
        <w:tc>
          <w:tcPr>
            <w:tcW w:w="1817" w:type="dxa"/>
            <w:tcBorders>
              <w:top w:val="nil"/>
              <w:left w:val="single" w:sz="4" w:space="0" w:color="auto"/>
              <w:right w:val="single" w:sz="4" w:space="0" w:color="auto"/>
            </w:tcBorders>
            <w:shd w:val="clear" w:color="auto" w:fill="auto"/>
            <w:vAlign w:val="center"/>
          </w:tcPr>
          <w:p w14:paraId="73C49A95" w14:textId="4AC7FBDE" w:rsidR="005F3F90" w:rsidRDefault="005F3F90" w:rsidP="002534B7">
            <w:pPr>
              <w:spacing w:line="240" w:lineRule="auto"/>
              <w:ind w:firstLine="0"/>
              <w:jc w:val="center"/>
              <w:rPr>
                <w:ins w:id="36" w:author="FIORENTINA RICHELLE ASUN" w:date="2019-11-26T17:19:00Z"/>
                <w:rFonts w:ascii="Times New Roman" w:eastAsia="Times New Roman" w:hAnsi="Times New Roman" w:cs="Times New Roman"/>
                <w:color w:val="000000"/>
                <w:lang w:val="en-US"/>
              </w:rPr>
            </w:pPr>
            <w:ins w:id="37" w:author="FIORENTINA RICHELLE ASUN" w:date="2019-11-26T17:19:00Z">
              <w:r>
                <w:rPr>
                  <w:rFonts w:ascii="Times New Roman" w:eastAsia="Times New Roman" w:hAnsi="Times New Roman" w:cs="Times New Roman"/>
                  <w:color w:val="000000"/>
                  <w:lang w:val="en-US"/>
                </w:rPr>
                <w:t>3.4</w:t>
              </w:r>
            </w:ins>
          </w:p>
        </w:tc>
        <w:tc>
          <w:tcPr>
            <w:tcW w:w="5940" w:type="dxa"/>
            <w:tcBorders>
              <w:top w:val="nil"/>
              <w:left w:val="single" w:sz="4" w:space="0" w:color="auto"/>
              <w:bottom w:val="nil"/>
              <w:right w:val="nil"/>
            </w:tcBorders>
            <w:shd w:val="clear" w:color="auto" w:fill="auto"/>
            <w:noWrap/>
            <w:vAlign w:val="center"/>
          </w:tcPr>
          <w:p w14:paraId="586B49DA" w14:textId="14D13363" w:rsidR="005F3F90" w:rsidRPr="0718D267" w:rsidRDefault="001E6DD7" w:rsidP="0718D267">
            <w:pPr>
              <w:spacing w:line="240" w:lineRule="auto"/>
              <w:ind w:firstLine="0"/>
              <w:jc w:val="left"/>
              <w:rPr>
                <w:ins w:id="38" w:author="FIORENTINA RICHELLE ASUN" w:date="2019-11-26T17:19:00Z"/>
                <w:rFonts w:ascii="Times New Roman" w:eastAsia="Times New Roman" w:hAnsi="Times New Roman" w:cs="Times New Roman"/>
                <w:color w:val="000000" w:themeColor="text1"/>
                <w:lang w:val="en-US"/>
              </w:rPr>
            </w:pPr>
            <w:ins w:id="39" w:author="FIORENTINA RICHELLE ASUN" w:date="2019-11-26T17:19:00Z">
              <w:r>
                <w:rPr>
                  <w:rFonts w:ascii="Times New Roman" w:eastAsia="Times New Roman" w:hAnsi="Times New Roman" w:cs="Times New Roman"/>
                  <w:color w:val="000000" w:themeColor="text1"/>
                  <w:lang w:val="en-US"/>
                </w:rPr>
                <w:t>C</w:t>
              </w:r>
            </w:ins>
            <w:ins w:id="40" w:author="FIORENTINA RICHELLE ASUN" w:date="2019-11-26T17:20:00Z">
              <w:r>
                <w:rPr>
                  <w:rFonts w:ascii="Times New Roman" w:eastAsia="Times New Roman" w:hAnsi="Times New Roman" w:cs="Times New Roman"/>
                  <w:color w:val="000000" w:themeColor="text1"/>
                  <w:lang w:val="en-US"/>
                </w:rPr>
                <w:t>ost analysis</w:t>
              </w:r>
            </w:ins>
          </w:p>
        </w:tc>
        <w:tc>
          <w:tcPr>
            <w:tcW w:w="1817" w:type="dxa"/>
            <w:tcBorders>
              <w:top w:val="nil"/>
              <w:left w:val="single" w:sz="4" w:space="0" w:color="auto"/>
              <w:bottom w:val="nil"/>
              <w:right w:val="single" w:sz="4" w:space="0" w:color="auto"/>
            </w:tcBorders>
            <w:shd w:val="clear" w:color="auto" w:fill="auto"/>
            <w:noWrap/>
            <w:vAlign w:val="center"/>
          </w:tcPr>
          <w:p w14:paraId="26FD16A0" w14:textId="74DDC3BA" w:rsidR="005F3F90" w:rsidRDefault="001E6DD7" w:rsidP="00A74C14">
            <w:pPr>
              <w:spacing w:line="240" w:lineRule="auto"/>
              <w:ind w:firstLine="0"/>
              <w:jc w:val="center"/>
              <w:rPr>
                <w:ins w:id="41" w:author="FIORENTINA RICHELLE ASUN" w:date="2019-11-26T17:19:00Z"/>
                <w:rFonts w:ascii="Times New Roman" w:eastAsia="Times New Roman" w:hAnsi="Times New Roman" w:cs="Times New Roman"/>
                <w:color w:val="000000"/>
                <w:lang w:val="en-US"/>
              </w:rPr>
            </w:pPr>
            <w:ins w:id="42" w:author="FIORENTINA RICHELLE ASUN" w:date="2019-11-26T17:20:00Z">
              <w:r>
                <w:rPr>
                  <w:rFonts w:ascii="Times New Roman" w:eastAsia="Times New Roman" w:hAnsi="Times New Roman" w:cs="Times New Roman"/>
                  <w:color w:val="000000"/>
                  <w:lang w:val="en-US"/>
                </w:rPr>
                <w:t>43 – 46</w:t>
              </w:r>
            </w:ins>
          </w:p>
        </w:tc>
      </w:tr>
      <w:tr w:rsidR="003471AA" w:rsidRPr="003471AA" w14:paraId="514D11EA" w14:textId="77777777" w:rsidTr="0718D267">
        <w:trPr>
          <w:trHeight w:val="546"/>
        </w:trPr>
        <w:tc>
          <w:tcPr>
            <w:tcW w:w="1817" w:type="dxa"/>
            <w:tcBorders>
              <w:top w:val="nil"/>
              <w:left w:val="single" w:sz="4" w:space="0" w:color="auto"/>
              <w:right w:val="single" w:sz="4" w:space="0" w:color="auto"/>
            </w:tcBorders>
            <w:shd w:val="clear" w:color="auto" w:fill="auto"/>
            <w:vAlign w:val="center"/>
            <w:hideMark/>
          </w:tcPr>
          <w:p w14:paraId="5A8C051E" w14:textId="77777777" w:rsidR="003471AA" w:rsidRPr="003471AA" w:rsidRDefault="002534B7" w:rsidP="002534B7">
            <w:pPr>
              <w:spacing w:line="240" w:lineRule="auto"/>
              <w:ind w:firstLine="0"/>
              <w:jc w:val="cente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3.4</w:t>
            </w:r>
          </w:p>
        </w:tc>
        <w:tc>
          <w:tcPr>
            <w:tcW w:w="5940" w:type="dxa"/>
            <w:tcBorders>
              <w:top w:val="nil"/>
              <w:left w:val="single" w:sz="4" w:space="0" w:color="auto"/>
              <w:bottom w:val="nil"/>
              <w:right w:val="nil"/>
            </w:tcBorders>
            <w:shd w:val="clear" w:color="auto" w:fill="auto"/>
            <w:noWrap/>
            <w:vAlign w:val="center"/>
            <w:hideMark/>
          </w:tcPr>
          <w:p w14:paraId="48AD3700" w14:textId="77777777" w:rsidR="003471AA" w:rsidRPr="003471AA" w:rsidRDefault="003471AA" w:rsidP="003471AA">
            <w:pPr>
              <w:spacing w:line="240" w:lineRule="auto"/>
              <w:ind w:firstLine="0"/>
              <w:jc w:val="left"/>
              <w:rPr>
                <w:rFonts w:ascii="Times New Roman" w:eastAsia="Times New Roman" w:hAnsi="Times New Roman" w:cs="Times New Roman"/>
                <w:color w:val="000000"/>
                <w:lang w:val="en-US"/>
              </w:rPr>
            </w:pPr>
            <w:r w:rsidRPr="003471AA">
              <w:rPr>
                <w:rFonts w:ascii="Times New Roman" w:eastAsia="Times New Roman" w:hAnsi="Times New Roman" w:cs="Times New Roman"/>
                <w:color w:val="000000"/>
                <w:lang w:val="en-US"/>
              </w:rPr>
              <w:t>Conclusion</w:t>
            </w:r>
          </w:p>
        </w:tc>
        <w:tc>
          <w:tcPr>
            <w:tcW w:w="1817" w:type="dxa"/>
            <w:tcBorders>
              <w:top w:val="nil"/>
              <w:left w:val="single" w:sz="4" w:space="0" w:color="auto"/>
              <w:bottom w:val="nil"/>
              <w:right w:val="single" w:sz="4" w:space="0" w:color="auto"/>
            </w:tcBorders>
            <w:shd w:val="clear" w:color="auto" w:fill="auto"/>
            <w:noWrap/>
            <w:vAlign w:val="center"/>
            <w:hideMark/>
          </w:tcPr>
          <w:p w14:paraId="3823D271" w14:textId="51030E9D" w:rsidR="003471AA" w:rsidRPr="003471AA" w:rsidRDefault="00B22D6A" w:rsidP="00A74C14">
            <w:pPr>
              <w:spacing w:line="240" w:lineRule="auto"/>
              <w:ind w:firstLine="0"/>
              <w:jc w:val="cente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4</w:t>
            </w:r>
            <w:ins w:id="43" w:author="FIORENTINA RICHELLE ASUN" w:date="2019-11-26T17:20:00Z">
              <w:r w:rsidR="001E6DD7">
                <w:rPr>
                  <w:rFonts w:ascii="Times New Roman" w:eastAsia="Times New Roman" w:hAnsi="Times New Roman" w:cs="Times New Roman"/>
                  <w:color w:val="000000"/>
                  <w:lang w:val="en-US"/>
                </w:rPr>
                <w:t>7</w:t>
              </w:r>
            </w:ins>
            <w:del w:id="44" w:author="FIORENTINA RICHELLE ASUN" w:date="2019-11-26T17:20:00Z">
              <w:r w:rsidR="00CC34B5" w:rsidDel="001E6DD7">
                <w:rPr>
                  <w:rFonts w:ascii="Times New Roman" w:eastAsia="Times New Roman" w:hAnsi="Times New Roman" w:cs="Times New Roman"/>
                  <w:color w:val="000000"/>
                  <w:lang w:val="en-US"/>
                </w:rPr>
                <w:delText>4</w:delText>
              </w:r>
            </w:del>
          </w:p>
        </w:tc>
      </w:tr>
      <w:tr w:rsidR="003471AA" w:rsidRPr="003471AA" w14:paraId="5B2F870A" w14:textId="77777777" w:rsidTr="0718D267">
        <w:trPr>
          <w:trHeight w:val="546"/>
        </w:trPr>
        <w:tc>
          <w:tcPr>
            <w:tcW w:w="1817" w:type="dxa"/>
            <w:tcBorders>
              <w:top w:val="nil"/>
              <w:left w:val="single" w:sz="4" w:space="0" w:color="auto"/>
              <w:bottom w:val="single" w:sz="4" w:space="0" w:color="auto"/>
              <w:right w:val="single" w:sz="4" w:space="0" w:color="auto"/>
            </w:tcBorders>
            <w:shd w:val="clear" w:color="auto" w:fill="auto"/>
            <w:vAlign w:val="center"/>
            <w:hideMark/>
          </w:tcPr>
          <w:p w14:paraId="14B5282F" w14:textId="77777777" w:rsidR="003471AA" w:rsidRPr="003471AA" w:rsidRDefault="002534B7" w:rsidP="002534B7">
            <w:pPr>
              <w:spacing w:line="240" w:lineRule="auto"/>
              <w:ind w:firstLine="0"/>
              <w:jc w:val="cente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3.5</w:t>
            </w:r>
          </w:p>
        </w:tc>
        <w:tc>
          <w:tcPr>
            <w:tcW w:w="5940" w:type="dxa"/>
            <w:tcBorders>
              <w:top w:val="nil"/>
              <w:left w:val="single" w:sz="4" w:space="0" w:color="auto"/>
              <w:bottom w:val="single" w:sz="4" w:space="0" w:color="auto"/>
              <w:right w:val="nil"/>
            </w:tcBorders>
            <w:shd w:val="clear" w:color="auto" w:fill="auto"/>
            <w:noWrap/>
            <w:vAlign w:val="center"/>
            <w:hideMark/>
          </w:tcPr>
          <w:p w14:paraId="04D35551" w14:textId="77777777" w:rsidR="003471AA" w:rsidRPr="003471AA" w:rsidRDefault="003471AA" w:rsidP="003471AA">
            <w:pPr>
              <w:spacing w:line="240" w:lineRule="auto"/>
              <w:ind w:firstLine="0"/>
              <w:jc w:val="left"/>
              <w:rPr>
                <w:rFonts w:ascii="Times New Roman" w:eastAsia="Times New Roman" w:hAnsi="Times New Roman" w:cs="Times New Roman"/>
                <w:color w:val="000000"/>
                <w:lang w:val="en-US"/>
              </w:rPr>
            </w:pPr>
            <w:r w:rsidRPr="003471AA">
              <w:rPr>
                <w:rFonts w:ascii="Times New Roman" w:eastAsia="Times New Roman" w:hAnsi="Times New Roman" w:cs="Times New Roman"/>
                <w:color w:val="000000"/>
                <w:lang w:val="en-US"/>
              </w:rPr>
              <w:t>Recommendations</w:t>
            </w:r>
          </w:p>
        </w:tc>
        <w:tc>
          <w:tcPr>
            <w:tcW w:w="1817" w:type="dxa"/>
            <w:tcBorders>
              <w:top w:val="nil"/>
              <w:left w:val="single" w:sz="4" w:space="0" w:color="auto"/>
              <w:bottom w:val="single" w:sz="4" w:space="0" w:color="auto"/>
              <w:right w:val="single" w:sz="4" w:space="0" w:color="auto"/>
            </w:tcBorders>
            <w:shd w:val="clear" w:color="auto" w:fill="auto"/>
            <w:noWrap/>
            <w:vAlign w:val="center"/>
            <w:hideMark/>
          </w:tcPr>
          <w:p w14:paraId="3A7CA76B" w14:textId="73B06245" w:rsidR="003471AA" w:rsidRPr="003471AA" w:rsidRDefault="00B22D6A" w:rsidP="00A74C14">
            <w:pPr>
              <w:spacing w:line="240" w:lineRule="auto"/>
              <w:ind w:firstLine="0"/>
              <w:jc w:val="cente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4</w:t>
            </w:r>
            <w:ins w:id="45" w:author="FIORENTINA RICHELLE ASUN" w:date="2019-11-26T17:20:00Z">
              <w:r w:rsidR="001E6DD7">
                <w:rPr>
                  <w:rFonts w:ascii="Times New Roman" w:eastAsia="Times New Roman" w:hAnsi="Times New Roman" w:cs="Times New Roman"/>
                  <w:color w:val="000000"/>
                  <w:lang w:val="en-US"/>
                </w:rPr>
                <w:t>8</w:t>
              </w:r>
            </w:ins>
            <w:del w:id="46" w:author="FIORENTINA RICHELLE ASUN" w:date="2019-11-26T17:20:00Z">
              <w:r w:rsidR="00CC34B5" w:rsidDel="001E6DD7">
                <w:rPr>
                  <w:rFonts w:ascii="Times New Roman" w:eastAsia="Times New Roman" w:hAnsi="Times New Roman" w:cs="Times New Roman"/>
                  <w:color w:val="000000"/>
                  <w:lang w:val="en-US"/>
                </w:rPr>
                <w:delText>5</w:delText>
              </w:r>
            </w:del>
            <w:r>
              <w:rPr>
                <w:rFonts w:ascii="Times New Roman" w:eastAsia="Times New Roman" w:hAnsi="Times New Roman" w:cs="Times New Roman"/>
                <w:color w:val="000000"/>
                <w:lang w:val="en-US"/>
              </w:rPr>
              <w:t xml:space="preserve"> - </w:t>
            </w:r>
            <w:ins w:id="47" w:author="FIORENTINA RICHELLE ASUN" w:date="2019-11-26T17:21:00Z">
              <w:r w:rsidR="007D7D88">
                <w:rPr>
                  <w:rFonts w:ascii="Times New Roman" w:eastAsia="Times New Roman" w:hAnsi="Times New Roman" w:cs="Times New Roman"/>
                  <w:color w:val="000000"/>
                  <w:lang w:val="en-US"/>
                </w:rPr>
                <w:t>49</w:t>
              </w:r>
            </w:ins>
            <w:del w:id="48" w:author="FIORENTINA RICHELLE ASUN" w:date="2019-11-26T17:20:00Z">
              <w:r w:rsidDel="007D7D88">
                <w:rPr>
                  <w:rFonts w:ascii="Times New Roman" w:eastAsia="Times New Roman" w:hAnsi="Times New Roman" w:cs="Times New Roman"/>
                  <w:color w:val="000000"/>
                  <w:lang w:val="en-US"/>
                </w:rPr>
                <w:delText>4</w:delText>
              </w:r>
              <w:r w:rsidR="003D2F9B" w:rsidDel="001E6DD7">
                <w:rPr>
                  <w:rFonts w:ascii="Times New Roman" w:eastAsia="Times New Roman" w:hAnsi="Times New Roman" w:cs="Times New Roman"/>
                  <w:color w:val="000000"/>
                  <w:lang w:val="en-US"/>
                </w:rPr>
                <w:delText>6</w:delText>
              </w:r>
            </w:del>
          </w:p>
        </w:tc>
      </w:tr>
      <w:tr w:rsidR="003471AA" w:rsidRPr="003471AA" w14:paraId="08005A86" w14:textId="77777777" w:rsidTr="0718D267">
        <w:trPr>
          <w:trHeight w:val="546"/>
        </w:trPr>
        <w:tc>
          <w:tcPr>
            <w:tcW w:w="1817" w:type="dxa"/>
            <w:tcBorders>
              <w:top w:val="single" w:sz="4" w:space="0" w:color="auto"/>
              <w:left w:val="single" w:sz="4" w:space="0" w:color="auto"/>
              <w:right w:val="single" w:sz="4" w:space="0" w:color="auto"/>
            </w:tcBorders>
            <w:shd w:val="clear" w:color="auto" w:fill="auto"/>
            <w:noWrap/>
            <w:vAlign w:val="center"/>
            <w:hideMark/>
          </w:tcPr>
          <w:p w14:paraId="495C7C4C" w14:textId="77777777" w:rsidR="003471AA" w:rsidRPr="002534B7" w:rsidRDefault="003471AA" w:rsidP="002534B7">
            <w:pPr>
              <w:spacing w:line="240" w:lineRule="auto"/>
              <w:ind w:firstLine="0"/>
              <w:jc w:val="center"/>
              <w:rPr>
                <w:rFonts w:ascii="Times New Roman" w:eastAsia="Times New Roman" w:hAnsi="Times New Roman" w:cs="Times New Roman"/>
                <w:b/>
                <w:color w:val="000000"/>
                <w:lang w:val="en-US"/>
              </w:rPr>
            </w:pPr>
            <w:r w:rsidRPr="002534B7">
              <w:rPr>
                <w:rFonts w:ascii="Times New Roman" w:eastAsia="Times New Roman" w:hAnsi="Times New Roman" w:cs="Times New Roman"/>
                <w:b/>
                <w:color w:val="000000"/>
                <w:lang w:val="en-US"/>
              </w:rPr>
              <w:t>4</w:t>
            </w:r>
            <w:r w:rsidR="002534B7" w:rsidRPr="002534B7">
              <w:rPr>
                <w:rFonts w:ascii="Times New Roman" w:eastAsia="Times New Roman" w:hAnsi="Times New Roman" w:cs="Times New Roman"/>
                <w:b/>
                <w:color w:val="000000"/>
                <w:lang w:val="en-US"/>
              </w:rPr>
              <w:t>.</w:t>
            </w:r>
          </w:p>
        </w:tc>
        <w:tc>
          <w:tcPr>
            <w:tcW w:w="5940" w:type="dxa"/>
            <w:tcBorders>
              <w:top w:val="nil"/>
              <w:left w:val="single" w:sz="4" w:space="0" w:color="auto"/>
              <w:bottom w:val="nil"/>
              <w:right w:val="nil"/>
            </w:tcBorders>
            <w:shd w:val="clear" w:color="auto" w:fill="auto"/>
            <w:noWrap/>
            <w:vAlign w:val="center"/>
            <w:hideMark/>
          </w:tcPr>
          <w:p w14:paraId="7C195E80" w14:textId="77777777" w:rsidR="003471AA" w:rsidRPr="003471AA" w:rsidRDefault="0058330B" w:rsidP="003471AA">
            <w:pPr>
              <w:spacing w:line="240" w:lineRule="auto"/>
              <w:ind w:firstLine="0"/>
              <w:jc w:val="left"/>
              <w:rPr>
                <w:rFonts w:ascii="Times New Roman" w:eastAsia="Times New Roman" w:hAnsi="Times New Roman" w:cs="Times New Roman"/>
                <w:b/>
                <w:bCs/>
                <w:color w:val="000000"/>
                <w:lang w:val="en-US"/>
              </w:rPr>
            </w:pPr>
            <w:r w:rsidRPr="003471AA">
              <w:rPr>
                <w:rFonts w:ascii="Times New Roman" w:eastAsia="Times New Roman" w:hAnsi="Times New Roman" w:cs="Times New Roman"/>
                <w:b/>
                <w:bCs/>
                <w:color w:val="000000"/>
                <w:lang w:val="en-US"/>
              </w:rPr>
              <w:t>Project Management</w:t>
            </w:r>
          </w:p>
        </w:tc>
        <w:tc>
          <w:tcPr>
            <w:tcW w:w="1817" w:type="dxa"/>
            <w:tcBorders>
              <w:top w:val="nil"/>
              <w:left w:val="single" w:sz="4" w:space="0" w:color="auto"/>
              <w:bottom w:val="nil"/>
              <w:right w:val="single" w:sz="4" w:space="0" w:color="auto"/>
            </w:tcBorders>
            <w:shd w:val="clear" w:color="auto" w:fill="auto"/>
            <w:noWrap/>
            <w:vAlign w:val="center"/>
            <w:hideMark/>
          </w:tcPr>
          <w:p w14:paraId="744B4E1B" w14:textId="77777777" w:rsidR="003471AA" w:rsidRPr="003471AA" w:rsidRDefault="003471AA" w:rsidP="00A74C14">
            <w:pPr>
              <w:spacing w:line="240" w:lineRule="auto"/>
              <w:ind w:firstLine="0"/>
              <w:jc w:val="center"/>
              <w:rPr>
                <w:rFonts w:ascii="Times New Roman" w:eastAsia="Times New Roman" w:hAnsi="Times New Roman" w:cs="Times New Roman"/>
                <w:color w:val="000000"/>
                <w:lang w:val="en-US"/>
              </w:rPr>
            </w:pPr>
          </w:p>
        </w:tc>
      </w:tr>
      <w:tr w:rsidR="003471AA" w:rsidRPr="003471AA" w14:paraId="466BB774" w14:textId="77777777" w:rsidTr="0718D267">
        <w:trPr>
          <w:trHeight w:val="546"/>
        </w:trPr>
        <w:tc>
          <w:tcPr>
            <w:tcW w:w="1817" w:type="dxa"/>
            <w:tcBorders>
              <w:top w:val="nil"/>
              <w:left w:val="single" w:sz="4" w:space="0" w:color="auto"/>
              <w:right w:val="single" w:sz="4" w:space="0" w:color="auto"/>
            </w:tcBorders>
            <w:shd w:val="clear" w:color="auto" w:fill="auto"/>
            <w:vAlign w:val="center"/>
            <w:hideMark/>
          </w:tcPr>
          <w:p w14:paraId="109D6BC6" w14:textId="77777777" w:rsidR="003471AA" w:rsidRPr="003471AA" w:rsidRDefault="002534B7" w:rsidP="002534B7">
            <w:pPr>
              <w:spacing w:line="240" w:lineRule="auto"/>
              <w:ind w:firstLine="0"/>
              <w:jc w:val="cente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4.1.</w:t>
            </w:r>
          </w:p>
        </w:tc>
        <w:tc>
          <w:tcPr>
            <w:tcW w:w="5940" w:type="dxa"/>
            <w:tcBorders>
              <w:top w:val="nil"/>
              <w:left w:val="single" w:sz="4" w:space="0" w:color="auto"/>
              <w:bottom w:val="nil"/>
              <w:right w:val="nil"/>
            </w:tcBorders>
            <w:shd w:val="clear" w:color="auto" w:fill="auto"/>
            <w:noWrap/>
            <w:vAlign w:val="center"/>
            <w:hideMark/>
          </w:tcPr>
          <w:p w14:paraId="023C3B0A" w14:textId="77777777" w:rsidR="003471AA" w:rsidRPr="003471AA" w:rsidRDefault="0058330B" w:rsidP="003471AA">
            <w:pPr>
              <w:spacing w:line="240" w:lineRule="auto"/>
              <w:ind w:firstLine="0"/>
              <w:jc w:val="left"/>
              <w:rPr>
                <w:rFonts w:ascii="Times New Roman" w:eastAsia="Times New Roman" w:hAnsi="Times New Roman" w:cs="Times New Roman"/>
                <w:color w:val="000000"/>
                <w:lang w:val="en-US"/>
              </w:rPr>
            </w:pPr>
            <w:r w:rsidRPr="003471AA">
              <w:rPr>
                <w:rFonts w:ascii="Times New Roman" w:eastAsia="Times New Roman" w:hAnsi="Times New Roman" w:cs="Times New Roman"/>
                <w:color w:val="000000"/>
                <w:lang w:val="en-US"/>
              </w:rPr>
              <w:t>Gantt Chart</w:t>
            </w:r>
          </w:p>
        </w:tc>
        <w:tc>
          <w:tcPr>
            <w:tcW w:w="1817" w:type="dxa"/>
            <w:tcBorders>
              <w:top w:val="nil"/>
              <w:left w:val="single" w:sz="4" w:space="0" w:color="auto"/>
              <w:bottom w:val="nil"/>
              <w:right w:val="single" w:sz="4" w:space="0" w:color="auto"/>
            </w:tcBorders>
            <w:shd w:val="clear" w:color="auto" w:fill="auto"/>
            <w:noWrap/>
            <w:vAlign w:val="center"/>
            <w:hideMark/>
          </w:tcPr>
          <w:p w14:paraId="5BB19345" w14:textId="789B0481" w:rsidR="003471AA" w:rsidRPr="003471AA" w:rsidRDefault="007D7D88" w:rsidP="00A74C14">
            <w:pPr>
              <w:spacing w:line="240" w:lineRule="auto"/>
              <w:ind w:firstLine="0"/>
              <w:jc w:val="center"/>
              <w:rPr>
                <w:rFonts w:ascii="Times New Roman" w:eastAsia="Times New Roman" w:hAnsi="Times New Roman" w:cs="Times New Roman"/>
                <w:color w:val="000000"/>
                <w:lang w:val="en-US"/>
              </w:rPr>
            </w:pPr>
            <w:ins w:id="49" w:author="FIORENTINA RICHELLE ASUN" w:date="2019-11-26T17:20:00Z">
              <w:r>
                <w:rPr>
                  <w:rFonts w:ascii="Times New Roman" w:eastAsia="Times New Roman" w:hAnsi="Times New Roman" w:cs="Times New Roman"/>
                  <w:color w:val="000000"/>
                  <w:lang w:val="en-US"/>
                </w:rPr>
                <w:t>50 - 51</w:t>
              </w:r>
            </w:ins>
            <w:del w:id="50" w:author="FIORENTINA RICHELLE ASUN" w:date="2019-11-26T17:20:00Z">
              <w:r w:rsidR="00B22D6A" w:rsidDel="007D7D88">
                <w:rPr>
                  <w:rFonts w:ascii="Times New Roman" w:eastAsia="Times New Roman" w:hAnsi="Times New Roman" w:cs="Times New Roman"/>
                  <w:color w:val="000000"/>
                  <w:lang w:val="en-US"/>
                </w:rPr>
                <w:delText>4</w:delText>
              </w:r>
              <w:r w:rsidR="005A7807" w:rsidDel="007D7D88">
                <w:rPr>
                  <w:rFonts w:ascii="Times New Roman" w:eastAsia="Times New Roman" w:hAnsi="Times New Roman" w:cs="Times New Roman"/>
                  <w:color w:val="000000"/>
                  <w:lang w:val="en-US"/>
                </w:rPr>
                <w:delText>7</w:delText>
              </w:r>
              <w:r w:rsidR="003D2F9B" w:rsidDel="007D7D88">
                <w:rPr>
                  <w:rFonts w:ascii="Times New Roman" w:eastAsia="Times New Roman" w:hAnsi="Times New Roman" w:cs="Times New Roman"/>
                  <w:color w:val="000000"/>
                  <w:lang w:val="en-US"/>
                </w:rPr>
                <w:delText xml:space="preserve"> - 4</w:delText>
              </w:r>
              <w:r w:rsidR="005A7807" w:rsidDel="007D7D88">
                <w:rPr>
                  <w:rFonts w:ascii="Times New Roman" w:eastAsia="Times New Roman" w:hAnsi="Times New Roman" w:cs="Times New Roman"/>
                  <w:color w:val="000000"/>
                  <w:lang w:val="en-US"/>
                </w:rPr>
                <w:delText>8</w:delText>
              </w:r>
            </w:del>
          </w:p>
        </w:tc>
      </w:tr>
      <w:tr w:rsidR="003471AA" w:rsidRPr="003471AA" w14:paraId="745007B3" w14:textId="77777777" w:rsidTr="006222F0">
        <w:trPr>
          <w:trHeight w:val="546"/>
        </w:trPr>
        <w:tc>
          <w:tcPr>
            <w:tcW w:w="1817" w:type="dxa"/>
            <w:tcBorders>
              <w:top w:val="nil"/>
              <w:left w:val="single" w:sz="4" w:space="0" w:color="auto"/>
              <w:bottom w:val="single" w:sz="4" w:space="0" w:color="auto"/>
              <w:right w:val="single" w:sz="4" w:space="0" w:color="auto"/>
            </w:tcBorders>
            <w:shd w:val="clear" w:color="auto" w:fill="auto"/>
            <w:vAlign w:val="center"/>
            <w:hideMark/>
          </w:tcPr>
          <w:p w14:paraId="2D69B183" w14:textId="77777777" w:rsidR="003471AA" w:rsidRPr="003471AA" w:rsidRDefault="002534B7" w:rsidP="002534B7">
            <w:pPr>
              <w:spacing w:line="240" w:lineRule="auto"/>
              <w:ind w:firstLine="0"/>
              <w:jc w:val="cente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4.2.</w:t>
            </w:r>
          </w:p>
        </w:tc>
        <w:tc>
          <w:tcPr>
            <w:tcW w:w="5940" w:type="dxa"/>
            <w:tcBorders>
              <w:top w:val="nil"/>
              <w:left w:val="single" w:sz="4" w:space="0" w:color="auto"/>
              <w:bottom w:val="single" w:sz="4" w:space="0" w:color="auto"/>
              <w:right w:val="nil"/>
            </w:tcBorders>
            <w:shd w:val="clear" w:color="auto" w:fill="auto"/>
            <w:noWrap/>
            <w:vAlign w:val="center"/>
            <w:hideMark/>
          </w:tcPr>
          <w:p w14:paraId="4ACBB64C" w14:textId="77777777" w:rsidR="003471AA" w:rsidRPr="003471AA" w:rsidRDefault="0058330B" w:rsidP="003471AA">
            <w:pPr>
              <w:spacing w:line="240" w:lineRule="auto"/>
              <w:ind w:firstLine="0"/>
              <w:jc w:val="left"/>
              <w:rPr>
                <w:rFonts w:ascii="Times New Roman" w:eastAsia="Times New Roman" w:hAnsi="Times New Roman" w:cs="Times New Roman"/>
                <w:color w:val="000000"/>
                <w:lang w:val="en-US"/>
              </w:rPr>
            </w:pPr>
            <w:r w:rsidRPr="003471AA">
              <w:rPr>
                <w:rFonts w:ascii="Times New Roman" w:eastAsia="Times New Roman" w:hAnsi="Times New Roman" w:cs="Times New Roman"/>
                <w:color w:val="000000"/>
                <w:lang w:val="en-US"/>
              </w:rPr>
              <w:t>Task Allocation</w:t>
            </w:r>
          </w:p>
        </w:tc>
        <w:tc>
          <w:tcPr>
            <w:tcW w:w="1817" w:type="dxa"/>
            <w:tcBorders>
              <w:top w:val="nil"/>
              <w:left w:val="single" w:sz="4" w:space="0" w:color="auto"/>
              <w:bottom w:val="single" w:sz="4" w:space="0" w:color="auto"/>
              <w:right w:val="single" w:sz="4" w:space="0" w:color="auto"/>
            </w:tcBorders>
            <w:shd w:val="clear" w:color="auto" w:fill="auto"/>
            <w:noWrap/>
            <w:vAlign w:val="center"/>
            <w:hideMark/>
          </w:tcPr>
          <w:p w14:paraId="041D54EF" w14:textId="6989D1A7" w:rsidR="003471AA" w:rsidRPr="003471AA" w:rsidRDefault="007D7D88" w:rsidP="00A74C14">
            <w:pPr>
              <w:spacing w:line="240" w:lineRule="auto"/>
              <w:ind w:firstLine="0"/>
              <w:jc w:val="center"/>
              <w:rPr>
                <w:rFonts w:ascii="Times New Roman" w:eastAsia="Times New Roman" w:hAnsi="Times New Roman" w:cs="Times New Roman"/>
                <w:color w:val="000000"/>
                <w:lang w:val="en-US"/>
              </w:rPr>
            </w:pPr>
            <w:ins w:id="51" w:author="FIORENTINA RICHELLE ASUN" w:date="2019-11-26T17:21:00Z">
              <w:r>
                <w:rPr>
                  <w:rFonts w:ascii="Times New Roman" w:eastAsia="Times New Roman" w:hAnsi="Times New Roman" w:cs="Times New Roman"/>
                  <w:color w:val="000000"/>
                  <w:lang w:val="en-US"/>
                </w:rPr>
                <w:t>52</w:t>
              </w:r>
            </w:ins>
            <w:del w:id="52" w:author="FIORENTINA RICHELLE ASUN" w:date="2019-11-26T17:21:00Z">
              <w:r w:rsidR="00B22D6A" w:rsidDel="007D7D88">
                <w:rPr>
                  <w:rFonts w:ascii="Times New Roman" w:eastAsia="Times New Roman" w:hAnsi="Times New Roman" w:cs="Times New Roman"/>
                  <w:color w:val="000000"/>
                  <w:lang w:val="en-US"/>
                </w:rPr>
                <w:delText>4</w:delText>
              </w:r>
              <w:r w:rsidR="005A7807" w:rsidDel="007D7D88">
                <w:rPr>
                  <w:rFonts w:ascii="Times New Roman" w:eastAsia="Times New Roman" w:hAnsi="Times New Roman" w:cs="Times New Roman"/>
                  <w:color w:val="000000"/>
                  <w:lang w:val="en-US"/>
                </w:rPr>
                <w:delText>9</w:delText>
              </w:r>
            </w:del>
            <w:r w:rsidR="00B22D6A">
              <w:rPr>
                <w:rFonts w:ascii="Times New Roman" w:eastAsia="Times New Roman" w:hAnsi="Times New Roman" w:cs="Times New Roman"/>
                <w:color w:val="000000"/>
                <w:lang w:val="en-US"/>
              </w:rPr>
              <w:t xml:space="preserve"> - </w:t>
            </w:r>
            <w:r w:rsidR="005A7807">
              <w:rPr>
                <w:rFonts w:ascii="Times New Roman" w:eastAsia="Times New Roman" w:hAnsi="Times New Roman" w:cs="Times New Roman"/>
                <w:color w:val="000000"/>
                <w:lang w:val="en-US"/>
              </w:rPr>
              <w:t>5</w:t>
            </w:r>
            <w:ins w:id="53" w:author="FIORENTINA RICHELLE ASUN" w:date="2019-11-26T17:21:00Z">
              <w:r>
                <w:rPr>
                  <w:rFonts w:ascii="Times New Roman" w:eastAsia="Times New Roman" w:hAnsi="Times New Roman" w:cs="Times New Roman"/>
                  <w:color w:val="000000"/>
                  <w:lang w:val="en-US"/>
                </w:rPr>
                <w:t>5</w:t>
              </w:r>
            </w:ins>
            <w:del w:id="54" w:author="FIORENTINA RICHELLE ASUN" w:date="2019-11-26T17:21:00Z">
              <w:r w:rsidR="005A7807" w:rsidDel="007D7D88">
                <w:rPr>
                  <w:rFonts w:ascii="Times New Roman" w:eastAsia="Times New Roman" w:hAnsi="Times New Roman" w:cs="Times New Roman"/>
                  <w:color w:val="000000"/>
                  <w:lang w:val="en-US"/>
                </w:rPr>
                <w:delText>2</w:delText>
              </w:r>
            </w:del>
          </w:p>
        </w:tc>
      </w:tr>
      <w:tr w:rsidR="00B22D6A" w:rsidRPr="003471AA" w14:paraId="131D010F" w14:textId="77777777" w:rsidTr="006222F0">
        <w:trPr>
          <w:trHeight w:val="546"/>
        </w:trPr>
        <w:tc>
          <w:tcPr>
            <w:tcW w:w="1817" w:type="dxa"/>
            <w:tcBorders>
              <w:top w:val="single" w:sz="4" w:space="0" w:color="auto"/>
              <w:left w:val="single" w:sz="4" w:space="0" w:color="auto"/>
              <w:right w:val="single" w:sz="4" w:space="0" w:color="auto"/>
            </w:tcBorders>
            <w:shd w:val="clear" w:color="auto" w:fill="auto"/>
            <w:vAlign w:val="center"/>
          </w:tcPr>
          <w:p w14:paraId="3A571BA0" w14:textId="7F008CCE" w:rsidR="00B22D6A" w:rsidRPr="00123624" w:rsidRDefault="00123624" w:rsidP="002534B7">
            <w:pPr>
              <w:spacing w:line="240" w:lineRule="auto"/>
              <w:ind w:firstLine="0"/>
              <w:jc w:val="center"/>
              <w:rPr>
                <w:rFonts w:ascii="Times New Roman" w:eastAsia="Times New Roman" w:hAnsi="Times New Roman" w:cs="Times New Roman"/>
                <w:b/>
                <w:color w:val="000000"/>
                <w:lang w:val="en-US"/>
              </w:rPr>
            </w:pPr>
            <w:r w:rsidRPr="00123624">
              <w:rPr>
                <w:rFonts w:ascii="Times New Roman" w:eastAsia="Times New Roman" w:hAnsi="Times New Roman" w:cs="Times New Roman"/>
                <w:b/>
                <w:color w:val="000000"/>
                <w:lang w:val="en-US"/>
              </w:rPr>
              <w:t>5</w:t>
            </w:r>
          </w:p>
        </w:tc>
        <w:tc>
          <w:tcPr>
            <w:tcW w:w="5940" w:type="dxa"/>
            <w:tcBorders>
              <w:top w:val="single" w:sz="4" w:space="0" w:color="auto"/>
              <w:left w:val="single" w:sz="4" w:space="0" w:color="auto"/>
              <w:right w:val="single" w:sz="4" w:space="0" w:color="auto"/>
            </w:tcBorders>
            <w:shd w:val="clear" w:color="auto" w:fill="auto"/>
            <w:noWrap/>
            <w:vAlign w:val="center"/>
          </w:tcPr>
          <w:p w14:paraId="3ACB9F5E" w14:textId="34EB16E0" w:rsidR="00B22D6A" w:rsidRPr="00123624" w:rsidRDefault="006222F0" w:rsidP="003471AA">
            <w:pPr>
              <w:spacing w:line="240" w:lineRule="auto"/>
              <w:ind w:firstLine="0"/>
              <w:jc w:val="left"/>
              <w:rPr>
                <w:rFonts w:ascii="Times New Roman" w:eastAsia="Times New Roman" w:hAnsi="Times New Roman" w:cs="Times New Roman"/>
                <w:b/>
                <w:color w:val="000000"/>
                <w:lang w:val="en-US"/>
              </w:rPr>
            </w:pPr>
            <w:r>
              <w:rPr>
                <w:rFonts w:ascii="Times New Roman" w:eastAsia="Times New Roman" w:hAnsi="Times New Roman" w:cs="Times New Roman"/>
                <w:b/>
                <w:color w:val="000000"/>
                <w:lang w:val="en-US"/>
              </w:rPr>
              <w:t>Appendices</w:t>
            </w:r>
          </w:p>
        </w:tc>
        <w:tc>
          <w:tcPr>
            <w:tcW w:w="1817" w:type="dxa"/>
            <w:tcBorders>
              <w:top w:val="single" w:sz="4" w:space="0" w:color="auto"/>
              <w:left w:val="single" w:sz="4" w:space="0" w:color="auto"/>
              <w:right w:val="single" w:sz="4" w:space="0" w:color="auto"/>
            </w:tcBorders>
            <w:shd w:val="clear" w:color="auto" w:fill="auto"/>
            <w:noWrap/>
            <w:vAlign w:val="center"/>
          </w:tcPr>
          <w:p w14:paraId="30ADB59C" w14:textId="4EB6440B" w:rsidR="00B22D6A" w:rsidRDefault="00B22D6A" w:rsidP="006222F0">
            <w:pPr>
              <w:spacing w:line="240" w:lineRule="auto"/>
              <w:ind w:firstLine="0"/>
              <w:rPr>
                <w:rFonts w:ascii="Times New Roman" w:eastAsia="Times New Roman" w:hAnsi="Times New Roman" w:cs="Times New Roman"/>
                <w:color w:val="000000"/>
                <w:lang w:val="en-US"/>
              </w:rPr>
            </w:pPr>
          </w:p>
        </w:tc>
      </w:tr>
      <w:tr w:rsidR="00123624" w:rsidRPr="003471AA" w14:paraId="19090CD0" w14:textId="77777777" w:rsidTr="006222F0">
        <w:trPr>
          <w:trHeight w:val="546"/>
        </w:trPr>
        <w:tc>
          <w:tcPr>
            <w:tcW w:w="1817" w:type="dxa"/>
            <w:tcBorders>
              <w:left w:val="single" w:sz="4" w:space="0" w:color="auto"/>
              <w:bottom w:val="single" w:sz="4" w:space="0" w:color="auto"/>
              <w:right w:val="single" w:sz="4" w:space="0" w:color="auto"/>
            </w:tcBorders>
            <w:shd w:val="clear" w:color="auto" w:fill="auto"/>
            <w:vAlign w:val="center"/>
          </w:tcPr>
          <w:p w14:paraId="1B0205B6" w14:textId="4A99601C" w:rsidR="00123624" w:rsidRPr="006222F0" w:rsidRDefault="006222F0" w:rsidP="002534B7">
            <w:pPr>
              <w:spacing w:line="240" w:lineRule="auto"/>
              <w:ind w:firstLine="0"/>
              <w:jc w:val="center"/>
              <w:rPr>
                <w:rFonts w:ascii="Times New Roman" w:eastAsia="Times New Roman" w:hAnsi="Times New Roman" w:cs="Times New Roman"/>
                <w:color w:val="000000"/>
                <w:lang w:val="en-US"/>
              </w:rPr>
            </w:pPr>
            <w:r w:rsidRPr="006222F0">
              <w:rPr>
                <w:rFonts w:ascii="Times New Roman" w:eastAsia="Times New Roman" w:hAnsi="Times New Roman" w:cs="Times New Roman"/>
                <w:color w:val="000000"/>
                <w:lang w:val="en-US"/>
              </w:rPr>
              <w:t>5.1.</w:t>
            </w:r>
          </w:p>
        </w:tc>
        <w:tc>
          <w:tcPr>
            <w:tcW w:w="5940" w:type="dxa"/>
            <w:tcBorders>
              <w:left w:val="single" w:sz="4" w:space="0" w:color="auto"/>
              <w:bottom w:val="single" w:sz="4" w:space="0" w:color="auto"/>
              <w:right w:val="single" w:sz="4" w:space="0" w:color="auto"/>
            </w:tcBorders>
            <w:shd w:val="clear" w:color="auto" w:fill="auto"/>
            <w:noWrap/>
            <w:vAlign w:val="center"/>
          </w:tcPr>
          <w:p w14:paraId="37A1E857" w14:textId="0E81CF2C" w:rsidR="00123624" w:rsidRPr="006222F0" w:rsidRDefault="006222F0" w:rsidP="003471AA">
            <w:pPr>
              <w:spacing w:line="240" w:lineRule="auto"/>
              <w:ind w:firstLine="0"/>
              <w:jc w:val="left"/>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References</w:t>
            </w:r>
          </w:p>
        </w:tc>
        <w:tc>
          <w:tcPr>
            <w:tcW w:w="1817" w:type="dxa"/>
            <w:tcBorders>
              <w:left w:val="single" w:sz="4" w:space="0" w:color="auto"/>
              <w:bottom w:val="single" w:sz="4" w:space="0" w:color="auto"/>
              <w:right w:val="single" w:sz="4" w:space="0" w:color="auto"/>
            </w:tcBorders>
            <w:shd w:val="clear" w:color="auto" w:fill="auto"/>
            <w:noWrap/>
            <w:vAlign w:val="center"/>
          </w:tcPr>
          <w:p w14:paraId="595B278C" w14:textId="3CB0A0EC" w:rsidR="00123624" w:rsidRDefault="00863AD8" w:rsidP="00A74C14">
            <w:pPr>
              <w:spacing w:line="240" w:lineRule="auto"/>
              <w:ind w:firstLine="0"/>
              <w:jc w:val="cente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5</w:t>
            </w:r>
            <w:ins w:id="55" w:author="FIORENTINA RICHELLE ASUN" w:date="2019-11-26T17:21:00Z">
              <w:r w:rsidR="007D7D88">
                <w:rPr>
                  <w:rFonts w:ascii="Times New Roman" w:eastAsia="Times New Roman" w:hAnsi="Times New Roman" w:cs="Times New Roman"/>
                  <w:color w:val="000000"/>
                  <w:lang w:val="en-US"/>
                </w:rPr>
                <w:t>6</w:t>
              </w:r>
            </w:ins>
            <w:del w:id="56" w:author="FIORENTINA RICHELLE ASUN" w:date="2019-11-26T17:21:00Z">
              <w:r w:rsidDel="007D7D88">
                <w:rPr>
                  <w:rFonts w:ascii="Times New Roman" w:eastAsia="Times New Roman" w:hAnsi="Times New Roman" w:cs="Times New Roman"/>
                  <w:color w:val="000000"/>
                  <w:lang w:val="en-US"/>
                </w:rPr>
                <w:delText>3</w:delText>
              </w:r>
            </w:del>
            <w:r w:rsidR="006222F0">
              <w:rPr>
                <w:rFonts w:ascii="Times New Roman" w:eastAsia="Times New Roman" w:hAnsi="Times New Roman" w:cs="Times New Roman"/>
                <w:color w:val="000000"/>
                <w:lang w:val="en-US"/>
              </w:rPr>
              <w:t xml:space="preserve"> - 5</w:t>
            </w:r>
            <w:ins w:id="57" w:author="FIORENTINA RICHELLE ASUN" w:date="2019-11-26T17:21:00Z">
              <w:r w:rsidR="007D7D88">
                <w:rPr>
                  <w:rFonts w:ascii="Times New Roman" w:eastAsia="Times New Roman" w:hAnsi="Times New Roman" w:cs="Times New Roman"/>
                  <w:color w:val="000000"/>
                  <w:lang w:val="en-US"/>
                </w:rPr>
                <w:t>8</w:t>
              </w:r>
            </w:ins>
            <w:del w:id="58" w:author="FIORENTINA RICHELLE ASUN" w:date="2019-11-26T17:21:00Z">
              <w:r w:rsidDel="007D7D88">
                <w:rPr>
                  <w:rFonts w:ascii="Times New Roman" w:eastAsia="Times New Roman" w:hAnsi="Times New Roman" w:cs="Times New Roman"/>
                  <w:color w:val="000000"/>
                  <w:lang w:val="en-US"/>
                </w:rPr>
                <w:delText>5</w:delText>
              </w:r>
            </w:del>
          </w:p>
        </w:tc>
      </w:tr>
    </w:tbl>
    <w:p w14:paraId="7F0B9B5A" w14:textId="2656C8A0" w:rsidR="0058330B" w:rsidRDefault="0058330B">
      <w:pPr>
        <w:spacing w:after="160" w:line="259" w:lineRule="auto"/>
        <w:ind w:firstLine="0"/>
        <w:jc w:val="left"/>
      </w:pPr>
    </w:p>
    <w:p w14:paraId="634A2DEC" w14:textId="50A3503A" w:rsidR="0067538F" w:rsidRPr="00AD6A50" w:rsidRDefault="206A94A8" w:rsidP="00A74C14">
      <w:pPr>
        <w:ind w:firstLine="0"/>
        <w:rPr>
          <w:rFonts w:ascii="Times New Roman" w:hAnsi="Times New Roman" w:cs="Times New Roman"/>
          <w:b/>
          <w:bCs/>
          <w:sz w:val="28"/>
          <w:szCs w:val="28"/>
          <w:u w:val="single"/>
        </w:rPr>
      </w:pPr>
      <w:r w:rsidRPr="206A94A8">
        <w:rPr>
          <w:rFonts w:ascii="Times New Roman" w:hAnsi="Times New Roman" w:cs="Times New Roman"/>
          <w:b/>
          <w:bCs/>
          <w:sz w:val="28"/>
          <w:szCs w:val="28"/>
          <w:u w:val="single"/>
        </w:rPr>
        <w:t>1. INTRODUCTION</w:t>
      </w:r>
    </w:p>
    <w:p w14:paraId="38527C99" w14:textId="1E4D912C" w:rsidR="00AD6A50" w:rsidRPr="00AD6A50" w:rsidRDefault="00AD6A50" w:rsidP="00A74C14">
      <w:pPr>
        <w:ind w:firstLine="0"/>
        <w:rPr>
          <w:rFonts w:ascii="Times New Roman" w:hAnsi="Times New Roman" w:cs="Times New Roman"/>
          <w:bCs/>
          <w:szCs w:val="28"/>
        </w:rPr>
      </w:pPr>
      <w:r>
        <w:rPr>
          <w:rFonts w:ascii="Times New Roman" w:hAnsi="Times New Roman" w:cs="Times New Roman"/>
          <w:bCs/>
          <w:szCs w:val="28"/>
        </w:rPr>
        <w:t xml:space="preserve">This section </w:t>
      </w:r>
      <w:del w:id="59" w:author="Nor Erniza Bt M Rozali - Dr (ACAD/UTP)" w:date="2019-11-21T10:31:00Z">
        <w:r w:rsidDel="00DA03C6">
          <w:rPr>
            <w:rFonts w:ascii="Times New Roman" w:hAnsi="Times New Roman" w:cs="Times New Roman"/>
            <w:bCs/>
            <w:szCs w:val="28"/>
          </w:rPr>
          <w:delText>discuss</w:delText>
        </w:r>
      </w:del>
      <w:ins w:id="60" w:author="Nor Erniza Bt M Rozali - Dr (ACAD/UTP)" w:date="2019-11-21T10:31:00Z">
        <w:r w:rsidR="00DA03C6">
          <w:rPr>
            <w:rFonts w:ascii="Times New Roman" w:hAnsi="Times New Roman" w:cs="Times New Roman"/>
            <w:bCs/>
            <w:szCs w:val="28"/>
          </w:rPr>
          <w:t>discusses</w:t>
        </w:r>
      </w:ins>
      <w:r>
        <w:rPr>
          <w:rFonts w:ascii="Times New Roman" w:hAnsi="Times New Roman" w:cs="Times New Roman"/>
          <w:bCs/>
          <w:szCs w:val="28"/>
        </w:rPr>
        <w:t xml:space="preserve"> </w:t>
      </w:r>
      <w:del w:id="61" w:author="Nor Erniza Bt M Rozali - Dr (ACAD/UTP)" w:date="2019-11-21T10:31:00Z">
        <w:r w:rsidDel="00DA03C6">
          <w:rPr>
            <w:rFonts w:ascii="Times New Roman" w:hAnsi="Times New Roman" w:cs="Times New Roman"/>
            <w:bCs/>
            <w:szCs w:val="28"/>
          </w:rPr>
          <w:delText xml:space="preserve">about </w:delText>
        </w:r>
      </w:del>
      <w:r>
        <w:rPr>
          <w:rFonts w:ascii="Times New Roman" w:hAnsi="Times New Roman" w:cs="Times New Roman"/>
          <w:bCs/>
          <w:szCs w:val="28"/>
        </w:rPr>
        <w:t>the background of project, problem statement, objective and literature review.</w:t>
      </w:r>
    </w:p>
    <w:p w14:paraId="58A8298A" w14:textId="2449A52D" w:rsidR="00A74C14" w:rsidRDefault="00A74C14" w:rsidP="00A74C14">
      <w:pPr>
        <w:ind w:firstLine="0"/>
        <w:rPr>
          <w:rFonts w:ascii="Times New Roman" w:hAnsi="Times New Roman" w:cs="Times New Roman"/>
          <w:b/>
          <w:bCs/>
        </w:rPr>
      </w:pPr>
      <w:r>
        <w:rPr>
          <w:rFonts w:ascii="Times New Roman" w:hAnsi="Times New Roman" w:cs="Times New Roman"/>
          <w:b/>
          <w:bCs/>
          <w:sz w:val="28"/>
          <w:szCs w:val="28"/>
        </w:rPr>
        <w:t>1</w:t>
      </w:r>
      <w:r w:rsidRPr="5B1A8C50">
        <w:rPr>
          <w:rFonts w:ascii="Times New Roman" w:hAnsi="Times New Roman" w:cs="Times New Roman"/>
          <w:b/>
          <w:bCs/>
          <w:sz w:val="28"/>
          <w:szCs w:val="28"/>
        </w:rPr>
        <w:t>.</w:t>
      </w:r>
      <w:r w:rsidR="00B319EC">
        <w:rPr>
          <w:rFonts w:ascii="Times New Roman" w:hAnsi="Times New Roman" w:cs="Times New Roman"/>
          <w:b/>
          <w:bCs/>
          <w:sz w:val="28"/>
          <w:szCs w:val="28"/>
        </w:rPr>
        <w:t>1</w:t>
      </w:r>
      <w:r w:rsidRPr="5B1A8C50">
        <w:rPr>
          <w:rFonts w:ascii="Times New Roman" w:hAnsi="Times New Roman" w:cs="Times New Roman"/>
          <w:b/>
          <w:bCs/>
          <w:sz w:val="28"/>
          <w:szCs w:val="28"/>
        </w:rPr>
        <w:t xml:space="preserve"> </w:t>
      </w:r>
      <w:r w:rsidR="00B319EC">
        <w:rPr>
          <w:rFonts w:ascii="Times New Roman" w:hAnsi="Times New Roman" w:cs="Times New Roman"/>
          <w:b/>
          <w:bCs/>
          <w:sz w:val="28"/>
          <w:szCs w:val="28"/>
        </w:rPr>
        <w:t>BACKGROUND OF PROJECT</w:t>
      </w:r>
    </w:p>
    <w:p w14:paraId="464E7943" w14:textId="77777777" w:rsidR="00A74C14" w:rsidRDefault="00A74C14" w:rsidP="00A74C14">
      <w:pPr>
        <w:rPr>
          <w:rFonts w:ascii="Times New Roman" w:eastAsia="Times New Roman" w:hAnsi="Times New Roman" w:cs="Times New Roman"/>
        </w:rPr>
      </w:pPr>
      <w:r w:rsidRPr="5B1A8C50">
        <w:rPr>
          <w:rFonts w:ascii="Times New Roman" w:eastAsia="Times New Roman" w:hAnsi="Times New Roman" w:cs="Times New Roman"/>
        </w:rPr>
        <w:t xml:space="preserve">Hearing loss and deafness are very common worldwide. A study from </w:t>
      </w:r>
      <w:r w:rsidRPr="553B3952">
        <w:rPr>
          <w:rFonts w:ascii="Times New Roman" w:eastAsia="Times New Roman" w:hAnsi="Times New Roman" w:cs="Times New Roman"/>
        </w:rPr>
        <w:t xml:space="preserve">World </w:t>
      </w:r>
      <w:r w:rsidRPr="68BBC708">
        <w:rPr>
          <w:rFonts w:ascii="Times New Roman" w:eastAsia="Times New Roman" w:hAnsi="Times New Roman" w:cs="Times New Roman"/>
        </w:rPr>
        <w:t>Health Organization</w:t>
      </w:r>
      <w:r w:rsidRPr="5B1A8C50">
        <w:rPr>
          <w:rFonts w:ascii="Times New Roman" w:eastAsia="Times New Roman" w:hAnsi="Times New Roman" w:cs="Times New Roman"/>
        </w:rPr>
        <w:t xml:space="preserve"> (2019) stated that over 5% of the total world’s population, which is around 466 million people, are suffering with disabling hearing loss. </w:t>
      </w:r>
      <w:r>
        <w:rPr>
          <w:rFonts w:ascii="Times New Roman" w:eastAsia="Times New Roman" w:hAnsi="Times New Roman" w:cs="Times New Roman"/>
        </w:rPr>
        <w:t>T</w:t>
      </w:r>
      <w:r w:rsidRPr="5B1A8C50">
        <w:rPr>
          <w:rFonts w:ascii="Times New Roman" w:eastAsia="Times New Roman" w:hAnsi="Times New Roman" w:cs="Times New Roman"/>
        </w:rPr>
        <w:t xml:space="preserve">he value is estimated to increase in 2050 by 434 million more, added up to 900 million people in total who will have disabling hearing loss in the future.  </w:t>
      </w:r>
    </w:p>
    <w:p w14:paraId="4B8EC8EB" w14:textId="77777777" w:rsidR="00A74C14" w:rsidRDefault="00A74C14" w:rsidP="00A74C14">
      <w:r w:rsidRPr="5B1A8C50">
        <w:rPr>
          <w:rFonts w:ascii="Times New Roman" w:eastAsia="Times New Roman" w:hAnsi="Times New Roman" w:cs="Times New Roman"/>
        </w:rPr>
        <w:t xml:space="preserve">As categorized by Felman (2018), there are three different level of hearing loss which are hearing loss, deafness and profound deafness. He stated that hearing loss are said to be occurred when someone’s ability to hear has deteriorated compared to other normal people, meanwhile deafness is inability of a hearing impaired person to understand speech even when the sound has been amplified and lastly, profound deafness is a total loss of hearing ability, making a person with it unable to perceive sound at all. </w:t>
      </w:r>
    </w:p>
    <w:p w14:paraId="3FBEC772" w14:textId="77777777" w:rsidR="00A74C14" w:rsidRDefault="00A74C14" w:rsidP="00A74C14">
      <w:pPr>
        <w:rPr>
          <w:rFonts w:ascii="Times New Roman" w:eastAsia="Times New Roman" w:hAnsi="Times New Roman" w:cs="Times New Roman"/>
        </w:rPr>
      </w:pPr>
      <w:r w:rsidRPr="5B1A8C50">
        <w:rPr>
          <w:rFonts w:ascii="Times New Roman" w:eastAsia="Times New Roman" w:hAnsi="Times New Roman" w:cs="Times New Roman"/>
        </w:rPr>
        <w:t xml:space="preserve">There are many causes for someone to acquire hearing loss, but the major ones are due to aging and excessive exposure to loud noise be it for short or long period of time (Mayo Clinic, 2019). Aging is uncontrollable and some aged people experience hearing loss as their inner ear degenerates over time </w:t>
      </w:r>
      <w:r w:rsidRPr="4C988555">
        <w:rPr>
          <w:rFonts w:ascii="Times New Roman" w:eastAsia="Times New Roman" w:hAnsi="Times New Roman" w:cs="Times New Roman"/>
        </w:rPr>
        <w:t>(</w:t>
      </w:r>
      <w:r w:rsidRPr="5B1A8C50">
        <w:rPr>
          <w:rFonts w:ascii="Times New Roman" w:eastAsia="Times New Roman" w:hAnsi="Times New Roman" w:cs="Times New Roman"/>
        </w:rPr>
        <w:t>Mayo Clinic</w:t>
      </w:r>
      <w:r w:rsidRPr="681E14F1">
        <w:rPr>
          <w:rFonts w:ascii="Times New Roman" w:eastAsia="Times New Roman" w:hAnsi="Times New Roman" w:cs="Times New Roman"/>
        </w:rPr>
        <w:t>,</w:t>
      </w:r>
      <w:r w:rsidRPr="5B1A8C50">
        <w:rPr>
          <w:rFonts w:ascii="Times New Roman" w:eastAsia="Times New Roman" w:hAnsi="Times New Roman" w:cs="Times New Roman"/>
        </w:rPr>
        <w:t xml:space="preserve"> 2019). As aging happens naturally, exposure to loud noise do not. It can be control</w:t>
      </w:r>
      <w:r>
        <w:rPr>
          <w:rFonts w:ascii="Times New Roman" w:eastAsia="Times New Roman" w:hAnsi="Times New Roman" w:cs="Times New Roman"/>
        </w:rPr>
        <w:t>led</w:t>
      </w:r>
      <w:r w:rsidRPr="5B1A8C50">
        <w:rPr>
          <w:rFonts w:ascii="Times New Roman" w:eastAsia="Times New Roman" w:hAnsi="Times New Roman" w:cs="Times New Roman"/>
        </w:rPr>
        <w:t xml:space="preserve"> by taking appropriate measures such as wearing hearing protection, turn down the volume if possible, walk away from the area, avoid places with loud noise, and taking breaks (Centers for Disease Control and Prevention, n.d.). </w:t>
      </w:r>
    </w:p>
    <w:p w14:paraId="14F645B8" w14:textId="77777777" w:rsidR="00A74C14" w:rsidRDefault="00A74C14" w:rsidP="00A74C14">
      <w:r w:rsidRPr="5B1A8C50">
        <w:rPr>
          <w:rFonts w:ascii="Times New Roman" w:eastAsia="Times New Roman" w:hAnsi="Times New Roman" w:cs="Times New Roman"/>
        </w:rPr>
        <w:lastRenderedPageBreak/>
        <w:t>Despite the frightening amount of people with hearing loss, there are ways discovered to assist people with this impairment. As stated by Felman (2018), hearing aids and cochlear implants are technologies invented to aid people with hearing loss and there are also other alternatives such as sign language and lip reading. While hearing aids and cochlear implants can help those with hearing loss, they cannot help people with deafness or profound deafness (World Health Organization, 2019). Those with profound deafness relies only on sign language and lip reading to assist them with their daily life.</w:t>
      </w:r>
    </w:p>
    <w:p w14:paraId="46DD6D80" w14:textId="4A19DED3" w:rsidR="005367E7" w:rsidRDefault="00A74C14" w:rsidP="00A74C14">
      <w:pPr>
        <w:rPr>
          <w:rFonts w:ascii="Times New Roman" w:eastAsia="Times New Roman" w:hAnsi="Times New Roman" w:cs="Times New Roman"/>
        </w:rPr>
      </w:pPr>
      <w:r w:rsidRPr="5B1A8C50">
        <w:rPr>
          <w:rFonts w:ascii="Times New Roman" w:eastAsia="Times New Roman" w:hAnsi="Times New Roman" w:cs="Times New Roman"/>
        </w:rPr>
        <w:t xml:space="preserve">In consideration to the above problem, </w:t>
      </w:r>
      <w:r>
        <w:rPr>
          <w:rFonts w:ascii="Times New Roman" w:eastAsia="Times New Roman" w:hAnsi="Times New Roman" w:cs="Times New Roman"/>
        </w:rPr>
        <w:t>it is of significance to invent Aide Glasses as an alternative</w:t>
      </w:r>
      <w:r w:rsidRPr="5B1A8C50">
        <w:rPr>
          <w:rFonts w:ascii="Times New Roman" w:eastAsia="Times New Roman" w:hAnsi="Times New Roman" w:cs="Times New Roman"/>
        </w:rPr>
        <w:t xml:space="preserve"> for people with profound deafness to communicate. They can see the words spoken to them through this glasses in the form of subtitles which enables them to understand the person they are talking to without actually hearing them. Furthermore, </w:t>
      </w:r>
      <w:del w:id="62" w:author="AHMAD KAMAL BIN KAMALUDDIN" w:date="2019-11-24T18:55:00Z">
        <w:r w:rsidRPr="5B1A8C50" w:rsidDel="00133302">
          <w:rPr>
            <w:rFonts w:ascii="Times New Roman" w:eastAsia="Times New Roman" w:hAnsi="Times New Roman" w:cs="Times New Roman"/>
          </w:rPr>
          <w:delText>this glasses</w:delText>
        </w:r>
      </w:del>
      <w:ins w:id="63" w:author="AHMAD KAMAL BIN KAMALUDDIN" w:date="2019-11-24T18:55:00Z">
        <w:r w:rsidR="00133302" w:rsidRPr="5B1A8C50">
          <w:rPr>
            <w:rFonts w:ascii="Times New Roman" w:eastAsia="Times New Roman" w:hAnsi="Times New Roman" w:cs="Times New Roman"/>
          </w:rPr>
          <w:t>these glasses</w:t>
        </w:r>
      </w:ins>
      <w:r w:rsidRPr="5B1A8C50">
        <w:rPr>
          <w:rFonts w:ascii="Times New Roman" w:eastAsia="Times New Roman" w:hAnsi="Times New Roman" w:cs="Times New Roman"/>
        </w:rPr>
        <w:t xml:space="preserve"> is </w:t>
      </w:r>
      <w:r>
        <w:rPr>
          <w:rFonts w:ascii="Times New Roman" w:eastAsia="Times New Roman" w:hAnsi="Times New Roman" w:cs="Times New Roman"/>
        </w:rPr>
        <w:t xml:space="preserve">expected to cost only RM170 which is </w:t>
      </w:r>
      <w:r w:rsidRPr="5B1A8C50">
        <w:rPr>
          <w:rFonts w:ascii="Times New Roman" w:eastAsia="Times New Roman" w:hAnsi="Times New Roman" w:cs="Times New Roman"/>
        </w:rPr>
        <w:t>at least 2</w:t>
      </w:r>
      <w:r>
        <w:rPr>
          <w:rFonts w:ascii="Times New Roman" w:eastAsia="Times New Roman" w:hAnsi="Times New Roman" w:cs="Times New Roman"/>
        </w:rPr>
        <w:t>0</w:t>
      </w:r>
      <w:r w:rsidRPr="5B1A8C50">
        <w:rPr>
          <w:rFonts w:ascii="Times New Roman" w:eastAsia="Times New Roman" w:hAnsi="Times New Roman" w:cs="Times New Roman"/>
        </w:rPr>
        <w:t xml:space="preserve"> times </w:t>
      </w:r>
      <w:r>
        <w:rPr>
          <w:rFonts w:ascii="Times New Roman" w:eastAsia="Times New Roman" w:hAnsi="Times New Roman" w:cs="Times New Roman"/>
        </w:rPr>
        <w:t xml:space="preserve">cheaper than the other available </w:t>
      </w:r>
      <w:r w:rsidRPr="5B1A8C50">
        <w:rPr>
          <w:rFonts w:ascii="Times New Roman" w:eastAsia="Times New Roman" w:hAnsi="Times New Roman" w:cs="Times New Roman"/>
        </w:rPr>
        <w:t>hearing aid</w:t>
      </w:r>
      <w:r>
        <w:rPr>
          <w:rFonts w:ascii="Times New Roman" w:eastAsia="Times New Roman" w:hAnsi="Times New Roman" w:cs="Times New Roman"/>
        </w:rPr>
        <w:t>s in the market.</w:t>
      </w:r>
      <w:r w:rsidRPr="5B1A8C50">
        <w:rPr>
          <w:rFonts w:ascii="Times New Roman" w:eastAsia="Times New Roman" w:hAnsi="Times New Roman" w:cs="Times New Roman"/>
        </w:rPr>
        <w:t xml:space="preserve"> According to Hear.com (n.d.), the costs for hearing aid in Malaysia range from RM3,500 for basic to RM14,000 for premium device. </w:t>
      </w:r>
      <w:r>
        <w:rPr>
          <w:rFonts w:ascii="Times New Roman" w:eastAsia="Times New Roman" w:hAnsi="Times New Roman" w:cs="Times New Roman"/>
        </w:rPr>
        <w:t>Meanwhile the price for cochlear implants range from RM70,000 to RM100,000 (The Star Online, 2015).</w:t>
      </w:r>
    </w:p>
    <w:p w14:paraId="37BE902E" w14:textId="77777777" w:rsidR="00A74C14" w:rsidRDefault="00A74C14" w:rsidP="00A74C14">
      <w:pPr>
        <w:rPr>
          <w:rFonts w:ascii="Times New Roman" w:eastAsia="Times New Roman" w:hAnsi="Times New Roman" w:cs="Times New Roman"/>
        </w:rPr>
      </w:pPr>
    </w:p>
    <w:p w14:paraId="24AE15E5" w14:textId="77777777" w:rsidR="00A74C14" w:rsidRDefault="00A74C14">
      <w:pPr>
        <w:spacing w:after="160" w:line="259" w:lineRule="auto"/>
        <w:ind w:firstLine="0"/>
        <w:jc w:val="left"/>
        <w:rPr>
          <w:rFonts w:ascii="Times New Roman" w:eastAsia="Times New Roman" w:hAnsi="Times New Roman" w:cs="Times New Roman"/>
        </w:rPr>
      </w:pPr>
      <w:r>
        <w:rPr>
          <w:rFonts w:ascii="Times New Roman" w:eastAsia="Times New Roman" w:hAnsi="Times New Roman" w:cs="Times New Roman"/>
        </w:rPr>
        <w:br w:type="page"/>
      </w:r>
    </w:p>
    <w:p w14:paraId="458ABC38" w14:textId="77777777" w:rsidR="00A74C14" w:rsidRPr="00F8155C" w:rsidRDefault="00B319EC" w:rsidP="00A74C14">
      <w:pPr>
        <w:ind w:firstLine="0"/>
        <w:rPr>
          <w:rFonts w:ascii="Times New Roman" w:hAnsi="Times New Roman" w:cs="Times New Roman"/>
          <w:b/>
          <w:sz w:val="28"/>
          <w:szCs w:val="28"/>
        </w:rPr>
      </w:pPr>
      <w:r>
        <w:rPr>
          <w:rFonts w:ascii="Times New Roman" w:hAnsi="Times New Roman" w:cs="Times New Roman"/>
          <w:b/>
          <w:bCs/>
          <w:sz w:val="28"/>
          <w:szCs w:val="28"/>
        </w:rPr>
        <w:lastRenderedPageBreak/>
        <w:t>1.2.</w:t>
      </w:r>
      <w:r w:rsidR="00A74C14" w:rsidRPr="5B1A8C50">
        <w:rPr>
          <w:rFonts w:ascii="Times New Roman" w:hAnsi="Times New Roman" w:cs="Times New Roman"/>
          <w:b/>
          <w:bCs/>
          <w:sz w:val="28"/>
          <w:szCs w:val="28"/>
        </w:rPr>
        <w:t xml:space="preserve"> PROBLEM STATEMENT</w:t>
      </w:r>
    </w:p>
    <w:p w14:paraId="76639BDD" w14:textId="20C6F6D0" w:rsidR="00A74C14" w:rsidRPr="00F8155C" w:rsidRDefault="00A74C14" w:rsidP="00A74C14">
      <w:pPr>
        <w:ind w:firstLine="0"/>
        <w:rPr>
          <w:rFonts w:ascii="Times New Roman" w:hAnsi="Times New Roman" w:cs="Times New Roman"/>
        </w:rPr>
      </w:pPr>
      <w:r w:rsidRPr="00F8155C">
        <w:rPr>
          <w:rFonts w:ascii="Times New Roman" w:hAnsi="Times New Roman" w:cs="Times New Roman"/>
        </w:rPr>
        <w:tab/>
      </w:r>
      <w:r>
        <w:rPr>
          <w:rFonts w:ascii="Times New Roman" w:hAnsi="Times New Roman" w:cs="Times New Roman"/>
        </w:rPr>
        <w:t>There are several technologies that have been invented to help people with hearing impairments such as hearing aids and cochlear implants. However, these technologies are very expensive</w:t>
      </w:r>
      <w:del w:id="64" w:author="Nor Erniza Bt M Rozali - Dr (ACAD/UTP)" w:date="2019-11-21T10:38:00Z">
        <w:r w:rsidDel="00DA03C6">
          <w:rPr>
            <w:rFonts w:ascii="Times New Roman" w:hAnsi="Times New Roman" w:cs="Times New Roman"/>
          </w:rPr>
          <w:delText xml:space="preserve"> as what had been stated in project background</w:delText>
        </w:r>
      </w:del>
      <w:r>
        <w:rPr>
          <w:rFonts w:ascii="Times New Roman" w:hAnsi="Times New Roman" w:cs="Times New Roman"/>
        </w:rPr>
        <w:t>. Thus, many people could not afford them.</w:t>
      </w:r>
    </w:p>
    <w:p w14:paraId="665F6039" w14:textId="77777777" w:rsidR="00A74C14" w:rsidRPr="00F8155C" w:rsidRDefault="00A74C14" w:rsidP="00A74C14">
      <w:pPr>
        <w:rPr>
          <w:rFonts w:ascii="Times New Roman" w:hAnsi="Times New Roman" w:cs="Times New Roman"/>
        </w:rPr>
      </w:pPr>
      <w:r w:rsidRPr="5B1A8C50">
        <w:rPr>
          <w:rFonts w:ascii="Times New Roman" w:hAnsi="Times New Roman" w:cs="Times New Roman"/>
        </w:rPr>
        <w:t xml:space="preserve">In addition, hearing aids </w:t>
      </w:r>
      <w:r>
        <w:rPr>
          <w:rFonts w:ascii="Times New Roman" w:hAnsi="Times New Roman" w:cs="Times New Roman"/>
        </w:rPr>
        <w:t>and</w:t>
      </w:r>
      <w:r w:rsidRPr="5B1A8C50">
        <w:rPr>
          <w:rFonts w:ascii="Times New Roman" w:hAnsi="Times New Roman" w:cs="Times New Roman"/>
        </w:rPr>
        <w:t xml:space="preserve"> cochlear implants cannot help people with profound deafness as those with profound deafness are unable to perceive sound at all. Hearing aids and cochlear implants functions by amplifying sound but do not give the ability to hear (World Health Organization, 2019). Thus, it cannot help people who cannot hear at all. </w:t>
      </w:r>
      <w:r>
        <w:rPr>
          <w:rFonts w:ascii="Times New Roman" w:hAnsi="Times New Roman" w:cs="Times New Roman"/>
        </w:rPr>
        <w:t>Therefore,</w:t>
      </w:r>
      <w:r w:rsidRPr="5B1A8C50">
        <w:rPr>
          <w:rFonts w:ascii="Times New Roman" w:hAnsi="Times New Roman" w:cs="Times New Roman"/>
        </w:rPr>
        <w:t xml:space="preserve"> they have to rely only on sign language and lip reading to communicate with others.</w:t>
      </w:r>
    </w:p>
    <w:p w14:paraId="73FB5D1F" w14:textId="0BF75B63" w:rsidR="00A74C14" w:rsidRPr="00F8155C" w:rsidRDefault="00A74C14" w:rsidP="00A74C14">
      <w:pPr>
        <w:rPr>
          <w:rFonts w:ascii="Times New Roman" w:hAnsi="Times New Roman" w:cs="Times New Roman"/>
        </w:rPr>
      </w:pPr>
      <w:r w:rsidRPr="00F8155C">
        <w:rPr>
          <w:rFonts w:ascii="Times New Roman" w:hAnsi="Times New Roman" w:cs="Times New Roman"/>
        </w:rPr>
        <w:t xml:space="preserve">In response to </w:t>
      </w:r>
      <w:r w:rsidRPr="5B1A8C50">
        <w:rPr>
          <w:rFonts w:ascii="Times New Roman" w:hAnsi="Times New Roman" w:cs="Times New Roman"/>
        </w:rPr>
        <w:t>these</w:t>
      </w:r>
      <w:r w:rsidRPr="00F8155C">
        <w:rPr>
          <w:rFonts w:ascii="Times New Roman" w:hAnsi="Times New Roman" w:cs="Times New Roman"/>
        </w:rPr>
        <w:t xml:space="preserve"> problem</w:t>
      </w:r>
      <w:r>
        <w:rPr>
          <w:rFonts w:ascii="Times New Roman" w:hAnsi="Times New Roman" w:cs="Times New Roman"/>
        </w:rPr>
        <w:t>s</w:t>
      </w:r>
      <w:r w:rsidRPr="00F8155C">
        <w:rPr>
          <w:rFonts w:ascii="Times New Roman" w:hAnsi="Times New Roman" w:cs="Times New Roman"/>
        </w:rPr>
        <w:t xml:space="preserve">, a </w:t>
      </w:r>
      <w:r>
        <w:rPr>
          <w:rFonts w:ascii="Times New Roman" w:hAnsi="Times New Roman" w:cs="Times New Roman"/>
        </w:rPr>
        <w:t xml:space="preserve">pair of </w:t>
      </w:r>
      <w:r w:rsidRPr="00F8155C">
        <w:rPr>
          <w:rFonts w:ascii="Times New Roman" w:hAnsi="Times New Roman" w:cs="Times New Roman"/>
        </w:rPr>
        <w:t xml:space="preserve">smart </w:t>
      </w:r>
      <w:r w:rsidRPr="5B1A8C50">
        <w:rPr>
          <w:rFonts w:ascii="Times New Roman" w:hAnsi="Times New Roman" w:cs="Times New Roman"/>
        </w:rPr>
        <w:t>glasses</w:t>
      </w:r>
      <w:r w:rsidRPr="00F8155C">
        <w:rPr>
          <w:rFonts w:ascii="Times New Roman" w:hAnsi="Times New Roman" w:cs="Times New Roman"/>
        </w:rPr>
        <w:t xml:space="preserve"> </w:t>
      </w:r>
      <w:r>
        <w:rPr>
          <w:rFonts w:ascii="Times New Roman" w:hAnsi="Times New Roman" w:cs="Times New Roman"/>
        </w:rPr>
        <w:t>is designed specifically to help people with profound deafness.</w:t>
      </w:r>
      <w:r w:rsidRPr="00F8155C">
        <w:rPr>
          <w:rFonts w:ascii="Times New Roman" w:hAnsi="Times New Roman" w:cs="Times New Roman"/>
        </w:rPr>
        <w:t xml:space="preserve"> </w:t>
      </w:r>
      <w:r>
        <w:rPr>
          <w:rFonts w:ascii="Times New Roman" w:hAnsi="Times New Roman" w:cs="Times New Roman"/>
        </w:rPr>
        <w:t xml:space="preserve">This glasses is economical as it is cheap and also practical as it is lightweight. Not only this glasses can help people with profound deafness, it can </w:t>
      </w:r>
      <w:del w:id="65" w:author="Nor Erniza Bt M Rozali - Dr (ACAD/UTP)" w:date="2019-11-21T10:40:00Z">
        <w:r w:rsidDel="00DA03C6">
          <w:rPr>
            <w:rFonts w:ascii="Times New Roman" w:hAnsi="Times New Roman" w:cs="Times New Roman"/>
          </w:rPr>
          <w:delText xml:space="preserve">also </w:delText>
        </w:r>
      </w:del>
      <w:r>
        <w:rPr>
          <w:rFonts w:ascii="Times New Roman" w:hAnsi="Times New Roman" w:cs="Times New Roman"/>
        </w:rPr>
        <w:t>help those with hearing loss as well. Thus, this glasses can be a good alternative to replace the existing technologies.</w:t>
      </w:r>
    </w:p>
    <w:p w14:paraId="0D30561E" w14:textId="77777777" w:rsidR="00A74C14" w:rsidRDefault="00A74C14">
      <w:pPr>
        <w:spacing w:after="160" w:line="259" w:lineRule="auto"/>
        <w:ind w:firstLine="0"/>
        <w:jc w:val="left"/>
        <w:rPr>
          <w:rFonts w:ascii="Times New Roman" w:eastAsia="Times New Roman" w:hAnsi="Times New Roman" w:cs="Times New Roman"/>
        </w:rPr>
      </w:pPr>
      <w:r>
        <w:rPr>
          <w:rFonts w:ascii="Times New Roman" w:eastAsia="Times New Roman" w:hAnsi="Times New Roman" w:cs="Times New Roman"/>
        </w:rPr>
        <w:br w:type="page"/>
      </w:r>
    </w:p>
    <w:p w14:paraId="12646716" w14:textId="77777777" w:rsidR="00A74C14" w:rsidRDefault="00B319EC" w:rsidP="00A74C14">
      <w:pPr>
        <w:ind w:firstLine="0"/>
        <w:rPr>
          <w:rFonts w:ascii="Times New Roman" w:hAnsi="Times New Roman" w:cs="Times New Roman"/>
          <w:b/>
          <w:bCs/>
          <w:sz w:val="28"/>
          <w:szCs w:val="28"/>
        </w:rPr>
      </w:pPr>
      <w:r>
        <w:rPr>
          <w:rFonts w:ascii="Times New Roman" w:hAnsi="Times New Roman" w:cs="Times New Roman"/>
          <w:b/>
          <w:bCs/>
          <w:sz w:val="28"/>
          <w:szCs w:val="28"/>
        </w:rPr>
        <w:lastRenderedPageBreak/>
        <w:t>1.</w:t>
      </w:r>
      <w:r w:rsidR="00A74C14">
        <w:rPr>
          <w:rFonts w:ascii="Times New Roman" w:hAnsi="Times New Roman" w:cs="Times New Roman"/>
          <w:b/>
          <w:bCs/>
          <w:sz w:val="28"/>
          <w:szCs w:val="28"/>
        </w:rPr>
        <w:t>3</w:t>
      </w:r>
      <w:r w:rsidR="00A74C14" w:rsidRPr="5B1A8C50">
        <w:rPr>
          <w:rFonts w:ascii="Times New Roman" w:hAnsi="Times New Roman" w:cs="Times New Roman"/>
          <w:b/>
          <w:bCs/>
          <w:sz w:val="28"/>
          <w:szCs w:val="28"/>
        </w:rPr>
        <w:t>. OBJECTIVE</w:t>
      </w:r>
    </w:p>
    <w:p w14:paraId="30D37496" w14:textId="77777777" w:rsidR="00A74C14" w:rsidRDefault="00A74C14" w:rsidP="00AB6ADB">
      <w:pPr>
        <w:numPr>
          <w:ilvl w:val="0"/>
          <w:numId w:val="1"/>
        </w:numPr>
        <w:rPr>
          <w:rFonts w:ascii="Times New Roman" w:hAnsi="Times New Roman" w:cs="Times New Roman"/>
        </w:rPr>
      </w:pPr>
      <w:r>
        <w:rPr>
          <w:rFonts w:ascii="Times New Roman" w:hAnsi="Times New Roman" w:cs="Times New Roman"/>
        </w:rPr>
        <w:t xml:space="preserve">To design </w:t>
      </w:r>
      <w:del w:id="66" w:author="Muhammad Fathy Rashad" w:date="2019-11-24T16:28:00Z">
        <w:r w:rsidDel="00753CE9">
          <w:rPr>
            <w:rFonts w:ascii="Times New Roman" w:hAnsi="Times New Roman" w:cs="Times New Roman"/>
          </w:rPr>
          <w:delText xml:space="preserve">a </w:delText>
        </w:r>
      </w:del>
      <w:r>
        <w:rPr>
          <w:rFonts w:ascii="Times New Roman" w:hAnsi="Times New Roman" w:cs="Times New Roman"/>
        </w:rPr>
        <w:t>smart glasses which works by capturing sound waves and processing them into texts.</w:t>
      </w:r>
    </w:p>
    <w:p w14:paraId="3B2C5DCF" w14:textId="77777777" w:rsidR="00A74C14" w:rsidRDefault="00A74C14" w:rsidP="00AB6ADB">
      <w:pPr>
        <w:numPr>
          <w:ilvl w:val="0"/>
          <w:numId w:val="1"/>
        </w:numPr>
        <w:rPr>
          <w:rFonts w:ascii="Times New Roman" w:hAnsi="Times New Roman" w:cs="Times New Roman"/>
        </w:rPr>
      </w:pPr>
      <w:r w:rsidRPr="5B1A8C50">
        <w:rPr>
          <w:rFonts w:ascii="Times New Roman" w:hAnsi="Times New Roman" w:cs="Times New Roman"/>
        </w:rPr>
        <w:t xml:space="preserve">To explore the capabilities of voice recognition and smart glasses in helping </w:t>
      </w:r>
      <w:r>
        <w:rPr>
          <w:rFonts w:ascii="Times New Roman" w:hAnsi="Times New Roman" w:cs="Times New Roman"/>
        </w:rPr>
        <w:t>hearing-impaired people.</w:t>
      </w:r>
      <w:r w:rsidRPr="5B1A8C50">
        <w:rPr>
          <w:rFonts w:ascii="Times New Roman" w:hAnsi="Times New Roman" w:cs="Times New Roman"/>
        </w:rPr>
        <w:t xml:space="preserve"> </w:t>
      </w:r>
    </w:p>
    <w:p w14:paraId="30179455" w14:textId="77777777" w:rsidR="00A74C14" w:rsidRDefault="00A74C14" w:rsidP="00AB6ADB">
      <w:pPr>
        <w:numPr>
          <w:ilvl w:val="0"/>
          <w:numId w:val="1"/>
        </w:numPr>
        <w:rPr>
          <w:rFonts w:ascii="Times New Roman" w:hAnsi="Times New Roman" w:cs="Times New Roman"/>
        </w:rPr>
      </w:pPr>
      <w:r>
        <w:rPr>
          <w:rFonts w:ascii="Times New Roman" w:hAnsi="Times New Roman" w:cs="Times New Roman"/>
        </w:rPr>
        <w:t>To produce a working prototype of smart glasses.</w:t>
      </w:r>
      <w:r w:rsidRPr="5B1A8C50">
        <w:rPr>
          <w:rFonts w:ascii="Times New Roman" w:hAnsi="Times New Roman" w:cs="Times New Roman"/>
        </w:rPr>
        <w:t xml:space="preserve">     </w:t>
      </w:r>
    </w:p>
    <w:p w14:paraId="13A25B52" w14:textId="77777777" w:rsidR="00A74C14" w:rsidRDefault="00A74C14" w:rsidP="00AB6ADB">
      <w:pPr>
        <w:numPr>
          <w:ilvl w:val="0"/>
          <w:numId w:val="1"/>
        </w:numPr>
        <w:rPr>
          <w:rFonts w:ascii="Times New Roman" w:hAnsi="Times New Roman" w:cs="Times New Roman"/>
        </w:rPr>
      </w:pPr>
      <w:r w:rsidRPr="00A74C14">
        <w:rPr>
          <w:rFonts w:ascii="Times New Roman" w:hAnsi="Times New Roman" w:cs="Times New Roman"/>
        </w:rPr>
        <w:t>To provide an inexpensive alternative to hearing aids.</w:t>
      </w:r>
    </w:p>
    <w:p w14:paraId="5696157B" w14:textId="77777777" w:rsidR="00A74C14" w:rsidRDefault="00A74C14">
      <w:pPr>
        <w:spacing w:after="160" w:line="259" w:lineRule="auto"/>
        <w:ind w:firstLine="0"/>
        <w:jc w:val="left"/>
        <w:rPr>
          <w:rFonts w:ascii="Times New Roman" w:hAnsi="Times New Roman" w:cs="Times New Roman"/>
        </w:rPr>
      </w:pPr>
      <w:r>
        <w:rPr>
          <w:rFonts w:ascii="Times New Roman" w:hAnsi="Times New Roman" w:cs="Times New Roman"/>
        </w:rPr>
        <w:br w:type="page"/>
      </w:r>
    </w:p>
    <w:p w14:paraId="56C2EE78" w14:textId="77777777" w:rsidR="00A74C14" w:rsidRPr="00580A65" w:rsidRDefault="00B319EC" w:rsidP="00A74C14">
      <w:pPr>
        <w:ind w:firstLine="0"/>
        <w:rPr>
          <w:rFonts w:ascii="Times New Roman" w:hAnsi="Times New Roman" w:cs="Times New Roman"/>
          <w:b/>
          <w:sz w:val="28"/>
          <w:szCs w:val="28"/>
        </w:rPr>
      </w:pPr>
      <w:r>
        <w:rPr>
          <w:rFonts w:ascii="Times New Roman" w:hAnsi="Times New Roman" w:cs="Times New Roman"/>
          <w:b/>
          <w:bCs/>
          <w:sz w:val="28"/>
          <w:szCs w:val="28"/>
        </w:rPr>
        <w:lastRenderedPageBreak/>
        <w:t>1.4.</w:t>
      </w:r>
      <w:r w:rsidR="00A74C14" w:rsidRPr="5B1A8C50">
        <w:rPr>
          <w:rFonts w:ascii="Times New Roman" w:hAnsi="Times New Roman" w:cs="Times New Roman"/>
          <w:b/>
          <w:sz w:val="28"/>
          <w:szCs w:val="28"/>
        </w:rPr>
        <w:t xml:space="preserve"> LITERATURE REVIEW</w:t>
      </w:r>
    </w:p>
    <w:p w14:paraId="0F4342D2" w14:textId="703DBDE0" w:rsidR="00A74C14" w:rsidRDefault="00A74C14" w:rsidP="00A74C14">
      <w:pPr>
        <w:rPr>
          <w:rFonts w:ascii="Times New Roman" w:hAnsi="Times New Roman" w:cs="Times New Roman"/>
        </w:rPr>
      </w:pPr>
      <w:r>
        <w:rPr>
          <w:rFonts w:ascii="Times New Roman" w:hAnsi="Times New Roman" w:cs="Times New Roman"/>
        </w:rPr>
        <w:t>The main motivation behind this project was to introduce a technology that would help the hearing impaired communicate better with hearing people. The World Health Organization estimates that 466 million people in the world suffer from some form of hearing impairment. With an aging population this number will only get higher. A new form of communication technology needs to be developed to meet this increasing demand. This will assist them in all aspects of life and perhaps increase their quality of life through the opening of new opportunities. The conventional technologies for hearing loss are prohibitively expensive, such as hearing aids. An in-depth study</w:t>
      </w:r>
      <w:r w:rsidRPr="00F97047">
        <w:rPr>
          <w:rFonts w:ascii="Times New Roman" w:hAnsi="Times New Roman" w:cs="Times New Roman"/>
        </w:rPr>
        <w:t xml:space="preserve"> estimates the societal costs of severe to profound hearing loss in the US to be $297,000 per person during that person's life</w:t>
      </w:r>
      <w:r>
        <w:rPr>
          <w:rFonts w:ascii="Times New Roman" w:hAnsi="Times New Roman" w:cs="Times New Roman"/>
        </w:rPr>
        <w:t xml:space="preserve"> </w:t>
      </w:r>
      <w:r w:rsidRPr="00447787">
        <w:rPr>
          <w:rFonts w:ascii="Times New Roman" w:hAnsi="Times New Roman" w:cs="Times New Roman"/>
        </w:rPr>
        <w:t>(Mohr, et al., 2000)</w:t>
      </w:r>
      <w:r w:rsidRPr="00F97047">
        <w:rPr>
          <w:rFonts w:ascii="Times New Roman" w:hAnsi="Times New Roman" w:cs="Times New Roman"/>
        </w:rPr>
        <w:t>.</w:t>
      </w:r>
      <w:r>
        <w:rPr>
          <w:rFonts w:ascii="Times New Roman" w:hAnsi="Times New Roman" w:cs="Times New Roman"/>
        </w:rPr>
        <w:t xml:space="preserve"> This creates a burden on the hearing impaired where the less fortunate are left out of aid due to economic reasons. This leads to a decrease in their employment opportunities as there are not able to find employment due to their disability. </w:t>
      </w:r>
      <w:ins w:id="67" w:author="AHMAD KAMAL BIN KAMALUDDIN" w:date="2019-11-24T18:53:00Z">
        <w:r w:rsidR="00DC0C29">
          <w:rPr>
            <w:rFonts w:ascii="Times New Roman" w:hAnsi="Times New Roman" w:cs="Times New Roman"/>
          </w:rPr>
          <w:t xml:space="preserve">The </w:t>
        </w:r>
      </w:ins>
      <w:del w:id="68" w:author="AHMAD KAMAL BIN KAMALUDDIN" w:date="2019-11-24T18:53:00Z">
        <w:r w:rsidDel="00DC0C29">
          <w:rPr>
            <w:rFonts w:ascii="Times New Roman" w:hAnsi="Times New Roman" w:cs="Times New Roman"/>
          </w:rPr>
          <w:delText xml:space="preserve">According to the </w:delText>
        </w:r>
        <w:commentRangeStart w:id="69"/>
        <w:r w:rsidDel="00DC0C29">
          <w:rPr>
            <w:rFonts w:ascii="Times New Roman" w:hAnsi="Times New Roman" w:cs="Times New Roman"/>
          </w:rPr>
          <w:delText xml:space="preserve">NHS, </w:delText>
        </w:r>
        <w:r w:rsidDel="00987EDE">
          <w:rPr>
            <w:rFonts w:ascii="Times New Roman" w:hAnsi="Times New Roman" w:cs="Times New Roman"/>
          </w:rPr>
          <w:delText>the National Health Service of the United Kingdom</w:delText>
        </w:r>
        <w:commentRangeEnd w:id="69"/>
        <w:r w:rsidR="008C7A5C" w:rsidDel="00987EDE">
          <w:rPr>
            <w:rStyle w:val="CommentReference"/>
          </w:rPr>
          <w:commentReference w:id="69"/>
        </w:r>
        <w:r w:rsidDel="00987EDE">
          <w:rPr>
            <w:rFonts w:ascii="Times New Roman" w:hAnsi="Times New Roman" w:cs="Times New Roman"/>
          </w:rPr>
          <w:delText xml:space="preserve">, </w:delText>
        </w:r>
        <w:r w:rsidDel="00DC0C29">
          <w:rPr>
            <w:rFonts w:ascii="Times New Roman" w:hAnsi="Times New Roman" w:cs="Times New Roman"/>
          </w:rPr>
          <w:delText xml:space="preserve">the </w:delText>
        </w:r>
      </w:del>
      <w:r>
        <w:rPr>
          <w:rFonts w:ascii="Times New Roman" w:hAnsi="Times New Roman" w:cs="Times New Roman"/>
        </w:rPr>
        <w:t>unemployment rate for those with hearing loss is 35 %</w:t>
      </w:r>
      <w:ins w:id="70" w:author="AHMAD KAMAL BIN KAMALUDDIN" w:date="2019-11-24T18:53:00Z">
        <w:r w:rsidR="00DC0C29">
          <w:rPr>
            <w:rFonts w:ascii="Times New Roman" w:hAnsi="Times New Roman" w:cs="Times New Roman"/>
          </w:rPr>
          <w:t xml:space="preserve"> which </w:t>
        </w:r>
      </w:ins>
      <w:ins w:id="71" w:author="AHMAD KAMAL BIN KAMALUDDIN" w:date="2019-11-24T18:54:00Z">
        <w:r w:rsidR="00DC0C29">
          <w:rPr>
            <w:rFonts w:ascii="Times New Roman" w:hAnsi="Times New Roman" w:cs="Times New Roman"/>
          </w:rPr>
          <w:t>is significantly higher than able bodied people</w:t>
        </w:r>
      </w:ins>
      <w:ins w:id="72" w:author="AHMAD KAMAL BIN KAMALUDDIN" w:date="2019-11-24T18:53:00Z">
        <w:r w:rsidR="00987EDE">
          <w:rPr>
            <w:rFonts w:ascii="Times New Roman" w:hAnsi="Times New Roman" w:cs="Times New Roman"/>
          </w:rPr>
          <w:t xml:space="preserve"> (Hill and Wicks, </w:t>
        </w:r>
        <w:r w:rsidR="00DC0C29">
          <w:rPr>
            <w:rFonts w:ascii="Times New Roman" w:hAnsi="Times New Roman" w:cs="Times New Roman"/>
          </w:rPr>
          <w:t>2017)</w:t>
        </w:r>
      </w:ins>
      <w:r>
        <w:rPr>
          <w:rFonts w:ascii="Times New Roman" w:hAnsi="Times New Roman" w:cs="Times New Roman"/>
        </w:rPr>
        <w:t xml:space="preserve">. This creates a divide in the deaf community through social class; the wealthy and the non-wealthy. Problems also arise at the school level, where </w:t>
      </w:r>
      <w:r w:rsidRPr="007758E5">
        <w:rPr>
          <w:rFonts w:ascii="Times New Roman" w:hAnsi="Times New Roman" w:cs="Times New Roman"/>
        </w:rPr>
        <w:t>hearing students’ negative attitudes towards deaf students were based on their problems communicating with them, such as frustration, fear, unfamiliarity, misunderstanding, and averseness to outgroups in general</w:t>
      </w:r>
      <w:r>
        <w:rPr>
          <w:rFonts w:ascii="Times New Roman" w:hAnsi="Times New Roman" w:cs="Times New Roman"/>
        </w:rPr>
        <w:t xml:space="preserve"> (Stinson and Liu, 1999). </w:t>
      </w:r>
      <w:r w:rsidRPr="000E188B">
        <w:rPr>
          <w:rFonts w:ascii="Times New Roman" w:hAnsi="Times New Roman" w:cs="Times New Roman"/>
        </w:rPr>
        <w:t>This project hopes to equalize the deaf community with a revolutionary technology that is affordable to all.</w:t>
      </w:r>
    </w:p>
    <w:p w14:paraId="226721DF" w14:textId="77777777" w:rsidR="00A74C14" w:rsidRDefault="00A74C14" w:rsidP="00A74C14">
      <w:pPr>
        <w:rPr>
          <w:rFonts w:ascii="Times New Roman" w:hAnsi="Times New Roman" w:cs="Times New Roman"/>
        </w:rPr>
      </w:pPr>
      <w:r>
        <w:rPr>
          <w:rFonts w:ascii="Times New Roman" w:hAnsi="Times New Roman" w:cs="Times New Roman"/>
        </w:rPr>
        <w:t>Conventional hearing aids are not a miracle cure. Hearing aids only amplify the sounds it receives</w:t>
      </w:r>
      <w:r w:rsidRPr="00473125">
        <w:t xml:space="preserve"> </w:t>
      </w:r>
      <w:r w:rsidRPr="00473125">
        <w:rPr>
          <w:rFonts w:ascii="Times New Roman" w:hAnsi="Times New Roman" w:cs="Times New Roman"/>
        </w:rPr>
        <w:t>(Moore, 2004)</w:t>
      </w:r>
      <w:r>
        <w:rPr>
          <w:rFonts w:ascii="Times New Roman" w:hAnsi="Times New Roman" w:cs="Times New Roman"/>
        </w:rPr>
        <w:t>. They become troublesome when there are loud background noises or multiple people are speaking as it amplifies all sounds the same way.</w:t>
      </w:r>
      <w:r w:rsidRPr="00CF7C9F">
        <w:t xml:space="preserve"> </w:t>
      </w:r>
      <w:r w:rsidRPr="00CF7C9F">
        <w:rPr>
          <w:rFonts w:ascii="Times New Roman" w:hAnsi="Times New Roman" w:cs="Times New Roman"/>
        </w:rPr>
        <w:t xml:space="preserve">The best hearing aids on the market today can filter out sounds based on </w:t>
      </w:r>
      <w:r>
        <w:rPr>
          <w:rFonts w:ascii="Times New Roman" w:hAnsi="Times New Roman" w:cs="Times New Roman"/>
        </w:rPr>
        <w:t>Digital Noise Reduction technology</w:t>
      </w:r>
      <w:r w:rsidRPr="00CF7C9F">
        <w:rPr>
          <w:rFonts w:ascii="Times New Roman" w:hAnsi="Times New Roman" w:cs="Times New Roman"/>
        </w:rPr>
        <w:t xml:space="preserve"> </w:t>
      </w:r>
      <w:r>
        <w:rPr>
          <w:rFonts w:ascii="Times New Roman" w:hAnsi="Times New Roman" w:cs="Times New Roman"/>
        </w:rPr>
        <w:t>(DNR)</w:t>
      </w:r>
      <w:r w:rsidRPr="00CF7C9F">
        <w:rPr>
          <w:rFonts w:ascii="Times New Roman" w:hAnsi="Times New Roman" w:cs="Times New Roman"/>
        </w:rPr>
        <w:t xml:space="preserve"> such as </w:t>
      </w:r>
      <w:r w:rsidRPr="00CF7C9F">
        <w:rPr>
          <w:rFonts w:ascii="Times New Roman" w:hAnsi="Times New Roman" w:cs="Times New Roman"/>
        </w:rPr>
        <w:lastRenderedPageBreak/>
        <w:t xml:space="preserve">the Siemens </w:t>
      </w:r>
      <w:r w:rsidRPr="009870DE">
        <w:rPr>
          <w:rFonts w:ascii="Times New Roman" w:hAnsi="Times New Roman" w:cs="Times New Roman"/>
        </w:rPr>
        <w:t>ACURIS Model S</w:t>
      </w:r>
      <w:r>
        <w:rPr>
          <w:rFonts w:ascii="Times New Roman" w:hAnsi="Times New Roman" w:cs="Times New Roman"/>
        </w:rPr>
        <w:t xml:space="preserve"> (Mueller, </w:t>
      </w:r>
      <w:r w:rsidRPr="006D604F">
        <w:rPr>
          <w:rFonts w:ascii="Times New Roman" w:hAnsi="Times New Roman" w:cs="Times New Roman"/>
        </w:rPr>
        <w:t>Weber, &amp; Hornsby 2006)</w:t>
      </w:r>
      <w:r>
        <w:rPr>
          <w:rFonts w:ascii="Times New Roman" w:hAnsi="Times New Roman" w:cs="Times New Roman"/>
        </w:rPr>
        <w:t xml:space="preserve"> or employ the use of artificial intelligence to selectively receive or block sound</w:t>
      </w:r>
      <w:r w:rsidRPr="00CF7C9F">
        <w:rPr>
          <w:rFonts w:ascii="Times New Roman" w:hAnsi="Times New Roman" w:cs="Times New Roman"/>
        </w:rPr>
        <w:t xml:space="preserve">. </w:t>
      </w:r>
      <w:r>
        <w:rPr>
          <w:rFonts w:ascii="Times New Roman" w:hAnsi="Times New Roman" w:cs="Times New Roman"/>
        </w:rPr>
        <w:t xml:space="preserve">Another limitation of the hearing aids is that it relies upon the users natural hearing. People with mild hearing loss and intact </w:t>
      </w:r>
      <w:r w:rsidRPr="002E4EF5">
        <w:rPr>
          <w:rFonts w:ascii="Times New Roman" w:hAnsi="Times New Roman" w:cs="Times New Roman"/>
        </w:rPr>
        <w:t>auditory vestibular nerve</w:t>
      </w:r>
      <w:r>
        <w:rPr>
          <w:rFonts w:ascii="Times New Roman" w:hAnsi="Times New Roman" w:cs="Times New Roman"/>
        </w:rPr>
        <w:t xml:space="preserve"> will benefit immensely from hearing aids. Those who have damaged auditory vestibula nerve and thus are profoundly deaf will have no use for hearing aids. Hearing aids may only benefit a small portion of the deaf community due to its exclusivity and cost.</w:t>
      </w:r>
    </w:p>
    <w:p w14:paraId="698B2899" w14:textId="718ECADD" w:rsidR="00A74C14" w:rsidRDefault="00A74C14" w:rsidP="00A74C14">
      <w:pPr>
        <w:rPr>
          <w:rFonts w:ascii="Times New Roman" w:hAnsi="Times New Roman" w:cs="Times New Roman"/>
        </w:rPr>
      </w:pPr>
      <w:r>
        <w:rPr>
          <w:rFonts w:ascii="Times New Roman" w:hAnsi="Times New Roman" w:cs="Times New Roman"/>
        </w:rPr>
        <w:t xml:space="preserve">This project will utilize speech-to-text technology to translate auditory speech to visual characters. This will bypass the need for hearing aids in common communications. Speech recognition software has seen enormous growth in recent years. Every computer running windows has speech-to-text capabilities. All android phones use google speech to text software while Apple’s </w:t>
      </w:r>
      <w:r w:rsidR="001E2DB0">
        <w:rPr>
          <w:rFonts w:ascii="Times New Roman" w:hAnsi="Times New Roman" w:cs="Times New Roman"/>
        </w:rPr>
        <w:t>iPhone</w:t>
      </w:r>
      <w:r>
        <w:rPr>
          <w:rFonts w:ascii="Times New Roman" w:hAnsi="Times New Roman" w:cs="Times New Roman"/>
        </w:rPr>
        <w:t xml:space="preserve"> uses</w:t>
      </w:r>
      <w:r w:rsidDel="00C118F5">
        <w:rPr>
          <w:rFonts w:ascii="Times New Roman" w:hAnsi="Times New Roman" w:cs="Times New Roman"/>
        </w:rPr>
        <w:t xml:space="preserve"> </w:t>
      </w:r>
      <w:r>
        <w:rPr>
          <w:rFonts w:ascii="Times New Roman" w:hAnsi="Times New Roman" w:cs="Times New Roman"/>
        </w:rPr>
        <w:t>Apple Dictation.</w:t>
      </w:r>
      <w:r w:rsidDel="00C118F5">
        <w:rPr>
          <w:rFonts w:ascii="Times New Roman" w:hAnsi="Times New Roman" w:cs="Times New Roman"/>
        </w:rPr>
        <w:t xml:space="preserve"> </w:t>
      </w:r>
      <w:r>
        <w:rPr>
          <w:rFonts w:ascii="Times New Roman" w:hAnsi="Times New Roman" w:cs="Times New Roman"/>
        </w:rPr>
        <w:t>In recent years, the device called a home assistant was introduced to the public. This voice activated machine was</w:t>
      </w:r>
      <w:r w:rsidDel="00C118F5">
        <w:rPr>
          <w:rFonts w:ascii="Times New Roman" w:hAnsi="Times New Roman" w:cs="Times New Roman"/>
        </w:rPr>
        <w:t xml:space="preserve"> </w:t>
      </w:r>
      <w:r>
        <w:rPr>
          <w:rFonts w:ascii="Times New Roman" w:hAnsi="Times New Roman" w:cs="Times New Roman"/>
        </w:rPr>
        <w:t xml:space="preserve">created to assist users with their daily tasks such as recording shopping lists, play music, give reminders or search the internet, all with the </w:t>
      </w:r>
      <w:del w:id="73" w:author="AHMAD KAMAL BIN KAMALUDDIN" w:date="2019-11-24T18:52:00Z">
        <w:r w:rsidDel="00987EDE">
          <w:rPr>
            <w:rFonts w:ascii="Times New Roman" w:hAnsi="Times New Roman" w:cs="Times New Roman"/>
          </w:rPr>
          <w:delText>users</w:delText>
        </w:r>
      </w:del>
      <w:ins w:id="74" w:author="AHMAD KAMAL BIN KAMALUDDIN" w:date="2019-11-24T18:52:00Z">
        <w:r w:rsidR="00987EDE">
          <w:rPr>
            <w:rFonts w:ascii="Times New Roman" w:hAnsi="Times New Roman" w:cs="Times New Roman"/>
          </w:rPr>
          <w:t>user’s</w:t>
        </w:r>
      </w:ins>
      <w:r>
        <w:rPr>
          <w:rFonts w:ascii="Times New Roman" w:hAnsi="Times New Roman" w:cs="Times New Roman"/>
        </w:rPr>
        <w:t xml:space="preserve"> voice. The most popular of these devices are the </w:t>
      </w:r>
      <w:commentRangeStart w:id="75"/>
      <w:r>
        <w:rPr>
          <w:rFonts w:ascii="Times New Roman" w:hAnsi="Times New Roman" w:cs="Times New Roman"/>
        </w:rPr>
        <w:t>Google Home, Amazon Alexa and the Apple Homekit</w:t>
      </w:r>
      <w:commentRangeEnd w:id="75"/>
      <w:r w:rsidR="008C7A5C">
        <w:rPr>
          <w:rStyle w:val="CommentReference"/>
        </w:rPr>
        <w:commentReference w:id="75"/>
      </w:r>
      <w:r>
        <w:rPr>
          <w:rFonts w:ascii="Times New Roman" w:hAnsi="Times New Roman" w:cs="Times New Roman"/>
        </w:rPr>
        <w:t>.</w:t>
      </w:r>
      <w:r w:rsidDel="00C118F5">
        <w:rPr>
          <w:rFonts w:ascii="Times New Roman" w:hAnsi="Times New Roman" w:cs="Times New Roman"/>
        </w:rPr>
        <w:t xml:space="preserve"> </w:t>
      </w:r>
      <w:r>
        <w:rPr>
          <w:rFonts w:ascii="Times New Roman" w:hAnsi="Times New Roman" w:cs="Times New Roman"/>
        </w:rPr>
        <w:t>All interactions with the home assistant increase</w:t>
      </w:r>
      <w:del w:id="76" w:author="Muhammad Fathy Rashad" w:date="2019-11-24T16:59:00Z">
        <w:r w:rsidDel="001624D3">
          <w:rPr>
            <w:rFonts w:ascii="Times New Roman" w:hAnsi="Times New Roman" w:cs="Times New Roman"/>
          </w:rPr>
          <w:delText>s</w:delText>
        </w:r>
      </w:del>
      <w:r>
        <w:rPr>
          <w:rFonts w:ascii="Times New Roman" w:hAnsi="Times New Roman" w:cs="Times New Roman"/>
        </w:rPr>
        <w:t xml:space="preserve"> its vocabulary and incrementally improves the technology.</w:t>
      </w:r>
      <w:ins w:id="77" w:author="AHMAD KAMAL BIN KAMALUDDIN" w:date="2019-11-25T11:09:00Z">
        <w:r w:rsidR="0050787B">
          <w:rPr>
            <w:rFonts w:ascii="Times New Roman" w:hAnsi="Times New Roman" w:cs="Times New Roman"/>
          </w:rPr>
          <w:t xml:space="preserve"> </w:t>
        </w:r>
      </w:ins>
      <w:ins w:id="78" w:author="AHMAD KAMAL BIN KAMALUDDIN" w:date="2019-11-25T11:10:00Z">
        <w:r w:rsidR="00D269D9">
          <w:rPr>
            <w:rFonts w:ascii="Times New Roman" w:hAnsi="Times New Roman" w:cs="Times New Roman"/>
          </w:rPr>
          <w:t xml:space="preserve">The only aspect that these devices differ in each other </w:t>
        </w:r>
        <w:r w:rsidR="003B3369">
          <w:rPr>
            <w:rFonts w:ascii="Times New Roman" w:hAnsi="Times New Roman" w:cs="Times New Roman"/>
          </w:rPr>
          <w:t>is the appearance, in terms of functionality</w:t>
        </w:r>
        <w:r w:rsidR="00FB53DC">
          <w:rPr>
            <w:rFonts w:ascii="Times New Roman" w:hAnsi="Times New Roman" w:cs="Times New Roman"/>
          </w:rPr>
          <w:t xml:space="preserve"> these home assistants </w:t>
        </w:r>
      </w:ins>
      <w:ins w:id="79" w:author="AHMAD KAMAL BIN KAMALUDDIN" w:date="2019-11-25T11:11:00Z">
        <w:r w:rsidR="00FB53DC">
          <w:rPr>
            <w:rFonts w:ascii="Times New Roman" w:hAnsi="Times New Roman" w:cs="Times New Roman"/>
          </w:rPr>
          <w:t>are</w:t>
        </w:r>
        <w:r w:rsidR="00927B4B">
          <w:rPr>
            <w:rFonts w:ascii="Times New Roman" w:hAnsi="Times New Roman" w:cs="Times New Roman"/>
          </w:rPr>
          <w:t xml:space="preserve"> </w:t>
        </w:r>
      </w:ins>
      <w:ins w:id="80" w:author="AHMAD KAMAL BIN KAMALUDDIN" w:date="2019-11-25T11:12:00Z">
        <w:r w:rsidR="009B2BFC">
          <w:rPr>
            <w:rFonts w:ascii="Times New Roman" w:hAnsi="Times New Roman" w:cs="Times New Roman"/>
          </w:rPr>
          <w:t>very similar with the</w:t>
        </w:r>
        <w:r w:rsidR="00194B68">
          <w:rPr>
            <w:rFonts w:ascii="Times New Roman" w:hAnsi="Times New Roman" w:cs="Times New Roman"/>
          </w:rPr>
          <w:t xml:space="preserve"> same features.</w:t>
        </w:r>
      </w:ins>
      <w:ins w:id="81" w:author="AHMAD KAMAL BIN KAMALUDDIN" w:date="2019-11-25T11:19:00Z">
        <w:r w:rsidR="00100F8D">
          <w:rPr>
            <w:rFonts w:ascii="Times New Roman" w:hAnsi="Times New Roman" w:cs="Times New Roman"/>
          </w:rPr>
          <w:t xml:space="preserve"> The limitations </w:t>
        </w:r>
        <w:r w:rsidR="00E70CC9">
          <w:rPr>
            <w:rFonts w:ascii="Times New Roman" w:hAnsi="Times New Roman" w:cs="Times New Roman"/>
          </w:rPr>
          <w:t xml:space="preserve">of these devices is that </w:t>
        </w:r>
        <w:r w:rsidR="004D2E21">
          <w:rPr>
            <w:rFonts w:ascii="Times New Roman" w:hAnsi="Times New Roman" w:cs="Times New Roman"/>
          </w:rPr>
          <w:t>it only understand</w:t>
        </w:r>
      </w:ins>
      <w:ins w:id="82" w:author="AHMAD KAMAL BIN KAMALUDDIN" w:date="2019-11-25T11:20:00Z">
        <w:r w:rsidR="007B2187">
          <w:rPr>
            <w:rFonts w:ascii="Times New Roman" w:hAnsi="Times New Roman" w:cs="Times New Roman"/>
          </w:rPr>
          <w:t>s</w:t>
        </w:r>
      </w:ins>
      <w:ins w:id="83" w:author="AHMAD KAMAL BIN KAMALUDDIN" w:date="2019-11-25T11:19:00Z">
        <w:r w:rsidR="004D2E21">
          <w:rPr>
            <w:rFonts w:ascii="Times New Roman" w:hAnsi="Times New Roman" w:cs="Times New Roman"/>
          </w:rPr>
          <w:t xml:space="preserve"> fix</w:t>
        </w:r>
      </w:ins>
      <w:ins w:id="84" w:author="AHMAD KAMAL BIN KAMALUDDIN" w:date="2019-11-25T11:20:00Z">
        <w:r w:rsidR="004D2E21">
          <w:rPr>
            <w:rFonts w:ascii="Times New Roman" w:hAnsi="Times New Roman" w:cs="Times New Roman"/>
          </w:rPr>
          <w:t>ed scripted commands</w:t>
        </w:r>
        <w:r w:rsidR="00C21018">
          <w:rPr>
            <w:rFonts w:ascii="Times New Roman" w:hAnsi="Times New Roman" w:cs="Times New Roman"/>
          </w:rPr>
          <w:t xml:space="preserve"> </w:t>
        </w:r>
        <w:r w:rsidR="00043F7D">
          <w:rPr>
            <w:rFonts w:ascii="Times New Roman" w:hAnsi="Times New Roman" w:cs="Times New Roman"/>
          </w:rPr>
          <w:t>and a slight deviation from this</w:t>
        </w:r>
        <w:r w:rsidR="006741B4">
          <w:rPr>
            <w:rFonts w:ascii="Times New Roman" w:hAnsi="Times New Roman" w:cs="Times New Roman"/>
          </w:rPr>
          <w:t xml:space="preserve"> may not execute the command at all</w:t>
        </w:r>
        <w:r w:rsidR="00C47C70">
          <w:rPr>
            <w:rFonts w:ascii="Times New Roman" w:hAnsi="Times New Roman" w:cs="Times New Roman"/>
          </w:rPr>
          <w:t xml:space="preserve"> or lead to misunderstandings.</w:t>
        </w:r>
      </w:ins>
      <w:r>
        <w:rPr>
          <w:rFonts w:ascii="Times New Roman" w:hAnsi="Times New Roman" w:cs="Times New Roman"/>
        </w:rPr>
        <w:t xml:space="preserve"> The top speech-to-text software has an accuracy rate of 94</w:t>
      </w:r>
      <w:r w:rsidRPr="5B1A8C50">
        <w:rPr>
          <w:rFonts w:ascii="Times New Roman" w:hAnsi="Times New Roman" w:cs="Times New Roman"/>
        </w:rPr>
        <w:t>% (Huang, 2017).</w:t>
      </w:r>
      <w:r>
        <w:rPr>
          <w:rFonts w:ascii="Times New Roman" w:hAnsi="Times New Roman" w:cs="Times New Roman"/>
        </w:rPr>
        <w:t xml:space="preserve"> This technology lays the foundation for our project.</w:t>
      </w:r>
    </w:p>
    <w:p w14:paraId="1AA16574" w14:textId="77777777" w:rsidR="00A74C14" w:rsidRDefault="00A74C14">
      <w:pPr>
        <w:spacing w:after="160" w:line="259" w:lineRule="auto"/>
        <w:ind w:firstLine="0"/>
        <w:jc w:val="left"/>
        <w:rPr>
          <w:rFonts w:ascii="Times New Roman" w:hAnsi="Times New Roman" w:cs="Times New Roman"/>
        </w:rPr>
      </w:pPr>
      <w:r>
        <w:rPr>
          <w:rFonts w:ascii="Times New Roman" w:hAnsi="Times New Roman" w:cs="Times New Roman"/>
        </w:rPr>
        <w:br w:type="page"/>
      </w:r>
    </w:p>
    <w:p w14:paraId="3CBDCDE3" w14:textId="77777777" w:rsidR="00B319EC" w:rsidRPr="00B319EC" w:rsidRDefault="206A94A8" w:rsidP="206A94A8">
      <w:pPr>
        <w:ind w:firstLine="0"/>
        <w:rPr>
          <w:rFonts w:ascii="Times New Roman" w:hAnsi="Times New Roman" w:cs="Times New Roman"/>
          <w:b/>
          <w:bCs/>
          <w:sz w:val="28"/>
          <w:szCs w:val="28"/>
          <w:u w:val="single"/>
        </w:rPr>
      </w:pPr>
      <w:r w:rsidRPr="206A94A8">
        <w:rPr>
          <w:rFonts w:ascii="Times New Roman" w:hAnsi="Times New Roman" w:cs="Times New Roman"/>
          <w:b/>
          <w:bCs/>
          <w:sz w:val="28"/>
          <w:szCs w:val="28"/>
          <w:u w:val="single"/>
        </w:rPr>
        <w:lastRenderedPageBreak/>
        <w:t>2. PROCEDURE AND ANALYSIS</w:t>
      </w:r>
    </w:p>
    <w:p w14:paraId="757039F2" w14:textId="0EB64A01" w:rsidR="206A94A8" w:rsidRDefault="206A94A8" w:rsidP="206A94A8">
      <w:r w:rsidRPr="206A94A8">
        <w:rPr>
          <w:rFonts w:ascii="Times New Roman" w:hAnsi="Times New Roman" w:cs="Times New Roman"/>
          <w:lang w:val="en-MY"/>
        </w:rPr>
        <w:t>The procedure, methodology and engineering analysis of the project will be covered in the following section.</w:t>
      </w:r>
    </w:p>
    <w:p w14:paraId="6FF16836" w14:textId="77777777" w:rsidR="000D537C" w:rsidRDefault="206A94A8" w:rsidP="206A94A8">
      <w:pPr>
        <w:ind w:firstLine="0"/>
        <w:rPr>
          <w:rFonts w:ascii="Times New Roman" w:hAnsi="Times New Roman" w:cs="Times New Roman"/>
          <w:b/>
          <w:bCs/>
          <w:sz w:val="28"/>
          <w:szCs w:val="28"/>
        </w:rPr>
      </w:pPr>
      <w:r w:rsidRPr="206A94A8">
        <w:rPr>
          <w:rFonts w:ascii="Times New Roman" w:hAnsi="Times New Roman" w:cs="Times New Roman"/>
          <w:b/>
          <w:bCs/>
          <w:sz w:val="28"/>
          <w:szCs w:val="28"/>
        </w:rPr>
        <w:t>2.1. APPLICATION OF DESIGN THINKING</w:t>
      </w:r>
    </w:p>
    <w:p w14:paraId="5D7D1E87" w14:textId="2841A41A" w:rsidR="206A94A8" w:rsidRDefault="206A94A8" w:rsidP="206A94A8">
      <w:pPr>
        <w:rPr>
          <w:rFonts w:ascii="Times New Roman" w:hAnsi="Times New Roman" w:cs="Times New Roman"/>
          <w:lang w:val="en-MY"/>
        </w:rPr>
      </w:pPr>
      <w:del w:id="85" w:author="Nor Erniza Bt M Rozali - Dr (ACAD/UTP)" w:date="2019-11-21T10:53:00Z">
        <w:r w:rsidRPr="206A94A8" w:rsidDel="00042FE7">
          <w:rPr>
            <w:rFonts w:ascii="Times New Roman" w:hAnsi="Times New Roman" w:cs="Times New Roman"/>
            <w:lang w:val="en-MY"/>
          </w:rPr>
          <w:delText>Design thinking process have been applied on our approach to find a solution to our problem statement. The</w:delText>
        </w:r>
      </w:del>
      <w:ins w:id="86" w:author="Nor Erniza Bt M Rozali - Dr (ACAD/UTP)" w:date="2019-11-21T10:53:00Z">
        <w:r w:rsidR="00042FE7">
          <w:rPr>
            <w:rFonts w:ascii="Times New Roman" w:hAnsi="Times New Roman" w:cs="Times New Roman"/>
            <w:lang w:val="en-MY"/>
          </w:rPr>
          <w:t>A</w:t>
        </w:r>
      </w:ins>
      <w:r w:rsidRPr="206A94A8">
        <w:rPr>
          <w:rFonts w:ascii="Times New Roman" w:hAnsi="Times New Roman" w:cs="Times New Roman"/>
          <w:lang w:val="en-MY"/>
        </w:rPr>
        <w:t xml:space="preserve"> preliminary survey </w:t>
      </w:r>
      <w:del w:id="87" w:author="Nor Erniza Bt M Rozali - Dr (ACAD/UTP)" w:date="2019-11-21T10:53:00Z">
        <w:r w:rsidRPr="206A94A8" w:rsidDel="00042FE7">
          <w:rPr>
            <w:rFonts w:ascii="Times New Roman" w:hAnsi="Times New Roman" w:cs="Times New Roman"/>
            <w:lang w:val="en-MY"/>
          </w:rPr>
          <w:delText xml:space="preserve">was </w:delText>
        </w:r>
      </w:del>
      <w:ins w:id="88" w:author="Nor Erniza Bt M Rozali - Dr (ACAD/UTP)" w:date="2019-11-21T10:53:00Z">
        <w:r w:rsidR="00042FE7">
          <w:rPr>
            <w:rFonts w:ascii="Times New Roman" w:hAnsi="Times New Roman" w:cs="Times New Roman"/>
            <w:lang w:val="en-MY"/>
          </w:rPr>
          <w:t>has been</w:t>
        </w:r>
        <w:r w:rsidR="00042FE7" w:rsidRPr="206A94A8">
          <w:rPr>
            <w:rFonts w:ascii="Times New Roman" w:hAnsi="Times New Roman" w:cs="Times New Roman"/>
            <w:lang w:val="en-MY"/>
          </w:rPr>
          <w:t xml:space="preserve"> </w:t>
        </w:r>
      </w:ins>
      <w:r w:rsidRPr="206A94A8">
        <w:rPr>
          <w:rFonts w:ascii="Times New Roman" w:hAnsi="Times New Roman" w:cs="Times New Roman"/>
          <w:lang w:val="en-MY"/>
        </w:rPr>
        <w:t>conducted to research the pain points of the problem.</w:t>
      </w:r>
    </w:p>
    <w:p w14:paraId="551D8996" w14:textId="2AD99895" w:rsidR="000D537C" w:rsidDel="00042FE7" w:rsidRDefault="000D537C">
      <w:pPr>
        <w:spacing w:after="160"/>
        <w:ind w:firstLine="0"/>
        <w:jc w:val="left"/>
        <w:rPr>
          <w:del w:id="89" w:author="Nor Erniza Bt M Rozali - Dr (ACAD/UTP)" w:date="2019-11-21T10:53:00Z"/>
          <w:rFonts w:ascii="Times New Roman" w:hAnsi="Times New Roman" w:cs="Times New Roman"/>
          <w:lang w:val="en-MY"/>
        </w:rPr>
        <w:pPrChange w:id="90" w:author="Nor Erniza Bt M Rozali - Dr (ACAD/UTP)" w:date="2019-11-24T16:00:00Z">
          <w:pPr>
            <w:ind w:firstLine="0"/>
          </w:pPr>
        </w:pPrChange>
      </w:pPr>
      <w:del w:id="91" w:author="Nor Erniza Bt M Rozali - Dr (ACAD/UTP)" w:date="2019-11-21T10:53:00Z">
        <w:r w:rsidRPr="5B1A8C50" w:rsidDel="00042FE7">
          <w:rPr>
            <w:rFonts w:ascii="Times New Roman" w:hAnsi="Times New Roman" w:cs="Times New Roman"/>
            <w:b/>
            <w:sz w:val="28"/>
            <w:szCs w:val="28"/>
          </w:rPr>
          <w:delText>PRELIMINARY SURVEY</w:delText>
        </w:r>
      </w:del>
    </w:p>
    <w:p w14:paraId="69342D1C" w14:textId="2D253F6D" w:rsidR="000D537C" w:rsidRDefault="000D537C">
      <w:pPr>
        <w:spacing w:after="160"/>
        <w:ind w:firstLine="0"/>
        <w:jc w:val="left"/>
        <w:rPr>
          <w:rFonts w:ascii="Times New Roman" w:hAnsi="Times New Roman" w:cs="Times New Roman"/>
          <w:lang w:val="en-MY"/>
        </w:rPr>
        <w:pPrChange w:id="92" w:author="Nor Erniza Bt M Rozali - Dr (ACAD/UTP)" w:date="2019-11-21T10:54:00Z">
          <w:pPr>
            <w:spacing w:after="160"/>
            <w:jc w:val="left"/>
          </w:pPr>
        </w:pPrChange>
      </w:pPr>
      <w:del w:id="93" w:author="Nor Erniza Bt M Rozali - Dr (ACAD/UTP)" w:date="2019-11-21T10:54:00Z">
        <w:r w:rsidRPr="5B1A8C50" w:rsidDel="00042FE7">
          <w:rPr>
            <w:rFonts w:ascii="Times New Roman" w:hAnsi="Times New Roman" w:cs="Times New Roman"/>
            <w:lang w:val="en-MY"/>
          </w:rPr>
          <w:delText xml:space="preserve">A </w:delText>
        </w:r>
      </w:del>
      <w:ins w:id="94" w:author="Nor Erniza Bt M Rozali - Dr (ACAD/UTP)" w:date="2019-11-21T10:54:00Z">
        <w:r w:rsidR="00042FE7">
          <w:rPr>
            <w:rFonts w:ascii="Times New Roman" w:hAnsi="Times New Roman" w:cs="Times New Roman"/>
            <w:lang w:val="en-MY"/>
          </w:rPr>
          <w:t>The</w:t>
        </w:r>
        <w:r w:rsidR="00042FE7" w:rsidRPr="5B1A8C50">
          <w:rPr>
            <w:rFonts w:ascii="Times New Roman" w:hAnsi="Times New Roman" w:cs="Times New Roman"/>
            <w:lang w:val="en-MY"/>
          </w:rPr>
          <w:t xml:space="preserve"> </w:t>
        </w:r>
      </w:ins>
      <w:r w:rsidRPr="5B1A8C50">
        <w:rPr>
          <w:rFonts w:ascii="Times New Roman" w:hAnsi="Times New Roman" w:cs="Times New Roman"/>
          <w:lang w:val="en-MY"/>
        </w:rPr>
        <w:t>survey was carried out towards the general public</w:t>
      </w:r>
      <w:del w:id="95" w:author="Nor Erniza Bt M Rozali - Dr (ACAD/UTP)" w:date="2019-11-21T10:56:00Z">
        <w:r w:rsidRPr="5B1A8C50" w:rsidDel="00042FE7">
          <w:rPr>
            <w:rFonts w:ascii="Times New Roman" w:hAnsi="Times New Roman" w:cs="Times New Roman"/>
            <w:lang w:val="en-MY"/>
          </w:rPr>
          <w:delText>. The survey was conducted</w:delText>
        </w:r>
      </w:del>
      <w:r w:rsidRPr="5B1A8C50">
        <w:rPr>
          <w:rFonts w:ascii="Times New Roman" w:hAnsi="Times New Roman" w:cs="Times New Roman"/>
          <w:lang w:val="en-MY"/>
        </w:rPr>
        <w:t xml:space="preserve"> to gather information on the potential interest in our product and to gauge public opinion on the issues faced by deaf people. </w:t>
      </w:r>
      <w:r>
        <w:rPr>
          <w:rFonts w:ascii="Times New Roman" w:hAnsi="Times New Roman" w:cs="Times New Roman"/>
          <w:lang w:val="en-MY"/>
        </w:rPr>
        <w:t xml:space="preserve">The results from the survey are summarised in Fig </w:t>
      </w:r>
      <w:ins w:id="96" w:author="AHMAD KAMAL BIN KAMALUDDIN" w:date="2019-11-24T18:31:00Z">
        <w:r w:rsidR="007C147C">
          <w:rPr>
            <w:rFonts w:ascii="Times New Roman" w:hAnsi="Times New Roman" w:cs="Times New Roman"/>
            <w:lang w:val="en-MY"/>
          </w:rPr>
          <w:t>2</w:t>
        </w:r>
      </w:ins>
      <w:commentRangeStart w:id="97"/>
      <w:del w:id="98" w:author="AHMAD KAMAL BIN KAMALUDDIN" w:date="2019-11-24T18:31:00Z">
        <w:r w:rsidDel="007C147C">
          <w:rPr>
            <w:rFonts w:ascii="Times New Roman" w:hAnsi="Times New Roman" w:cs="Times New Roman"/>
            <w:lang w:val="en-MY"/>
          </w:rPr>
          <w:delText>5</w:delText>
        </w:r>
      </w:del>
      <w:r>
        <w:rPr>
          <w:rFonts w:ascii="Times New Roman" w:hAnsi="Times New Roman" w:cs="Times New Roman"/>
          <w:lang w:val="en-MY"/>
        </w:rPr>
        <w:t xml:space="preserve">.1.1 to Fig </w:t>
      </w:r>
      <w:ins w:id="99" w:author="AHMAD KAMAL BIN KAMALUDDIN" w:date="2019-11-24T18:32:00Z">
        <w:r w:rsidR="007C147C">
          <w:rPr>
            <w:rFonts w:ascii="Times New Roman" w:hAnsi="Times New Roman" w:cs="Times New Roman"/>
            <w:lang w:val="en-MY"/>
          </w:rPr>
          <w:t>2</w:t>
        </w:r>
      </w:ins>
      <w:del w:id="100" w:author="AHMAD KAMAL BIN KAMALUDDIN" w:date="2019-11-24T18:32:00Z">
        <w:r w:rsidDel="007C147C">
          <w:rPr>
            <w:rFonts w:ascii="Times New Roman" w:hAnsi="Times New Roman" w:cs="Times New Roman"/>
            <w:lang w:val="en-MY"/>
          </w:rPr>
          <w:delText>5</w:delText>
        </w:r>
      </w:del>
      <w:r>
        <w:rPr>
          <w:rFonts w:ascii="Times New Roman" w:hAnsi="Times New Roman" w:cs="Times New Roman"/>
          <w:lang w:val="en-MY"/>
        </w:rPr>
        <w:t>.1.</w:t>
      </w:r>
      <w:ins w:id="101" w:author="FIORENTINA RICHELLE ASUN" w:date="2019-11-26T16:31:00Z">
        <w:r w:rsidR="00E510DA">
          <w:rPr>
            <w:rFonts w:ascii="Times New Roman" w:hAnsi="Times New Roman" w:cs="Times New Roman"/>
            <w:lang w:val="en-MY"/>
          </w:rPr>
          <w:t>7</w:t>
        </w:r>
      </w:ins>
      <w:del w:id="102" w:author="FIORENTINA RICHELLE ASUN" w:date="2019-11-26T16:31:00Z">
        <w:r w:rsidDel="002E5C52">
          <w:rPr>
            <w:rFonts w:ascii="Times New Roman" w:hAnsi="Times New Roman" w:cs="Times New Roman"/>
            <w:lang w:val="en-MY"/>
          </w:rPr>
          <w:delText>8</w:delText>
        </w:r>
      </w:del>
      <w:r>
        <w:rPr>
          <w:rFonts w:ascii="Times New Roman" w:hAnsi="Times New Roman" w:cs="Times New Roman"/>
          <w:lang w:val="en-MY"/>
        </w:rPr>
        <w:t xml:space="preserve">. </w:t>
      </w:r>
      <w:commentRangeEnd w:id="97"/>
      <w:r w:rsidR="00042FE7">
        <w:rPr>
          <w:rStyle w:val="CommentReference"/>
        </w:rPr>
        <w:commentReference w:id="97"/>
      </w:r>
    </w:p>
    <w:p w14:paraId="11B38169" w14:textId="78BF5209" w:rsidR="000D537C" w:rsidRDefault="002E5C52" w:rsidP="000D537C">
      <w:pPr>
        <w:ind w:firstLine="0"/>
        <w:rPr>
          <w:rFonts w:ascii="Times New Roman" w:hAnsi="Times New Roman" w:cs="Times New Roman"/>
          <w:lang w:val="en-MY"/>
        </w:rPr>
      </w:pPr>
      <w:commentRangeStart w:id="103"/>
      <w:r>
        <w:rPr>
          <w:noProof/>
          <w:lang w:val="en-US"/>
        </w:rPr>
        <w:drawing>
          <wp:anchor distT="0" distB="0" distL="114300" distR="114300" simplePos="0" relativeHeight="251658241" behindDoc="0" locked="0" layoutInCell="1" allowOverlap="1" wp14:anchorId="36821992" wp14:editId="310509BF">
            <wp:simplePos x="0" y="0"/>
            <wp:positionH relativeFrom="margin">
              <wp:align>left</wp:align>
            </wp:positionH>
            <wp:positionV relativeFrom="paragraph">
              <wp:posOffset>482147</wp:posOffset>
            </wp:positionV>
            <wp:extent cx="6182995" cy="2851785"/>
            <wp:effectExtent l="0" t="0" r="8255" b="5715"/>
            <wp:wrapSquare wrapText="bothSides"/>
            <wp:docPr id="12" name="Picture 12" descr="C:\Users\Slyther\AppData\Local\Packages\Microsoft.Office.Desktop_8wekyb3d8bbwe\AC\INetCache\Content.MSO\686E95F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lyther\AppData\Local\Packages\Microsoft.Office.Desktop_8wekyb3d8bbwe\AC\INetCache\Content.MSO\686E95F2.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83957" cy="2852342"/>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103"/>
      <w:del w:id="104" w:author="FIORENTINA RICHELLE ASUN" w:date="2019-11-26T16:29:00Z">
        <w:r w:rsidR="00890C82" w:rsidDel="00C16CA2">
          <w:rPr>
            <w:noProof/>
            <w:lang w:val="en-US"/>
          </w:rPr>
          <w:drawing>
            <wp:anchor distT="0" distB="0" distL="114300" distR="114300" simplePos="0" relativeHeight="251658255" behindDoc="0" locked="0" layoutInCell="1" allowOverlap="1" wp14:anchorId="135E56D9" wp14:editId="58AAABDC">
              <wp:simplePos x="0" y="0"/>
              <wp:positionH relativeFrom="margin">
                <wp:posOffset>555171</wp:posOffset>
              </wp:positionH>
              <wp:positionV relativeFrom="paragraph">
                <wp:posOffset>80826</wp:posOffset>
              </wp:positionV>
              <wp:extent cx="5497286" cy="2536034"/>
              <wp:effectExtent l="0" t="0" r="8255" b="0"/>
              <wp:wrapNone/>
              <wp:docPr id="1394248182" name="Picture 12" descr="C:\Users\Slyther\AppData\Local\Packages\Microsoft.Office.Desktop_8wekyb3d8bbwe\AC\INetCache\Content.MSO\4F2B988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497286" cy="2536034"/>
                      </a:xfrm>
                      <a:prstGeom prst="rect">
                        <a:avLst/>
                      </a:prstGeom>
                      <a:noFill/>
                      <a:ln>
                        <a:noFill/>
                      </a:ln>
                    </pic:spPr>
                  </pic:pic>
                </a:graphicData>
              </a:graphic>
              <wp14:sizeRelH relativeFrom="margin">
                <wp14:pctWidth>0</wp14:pctWidth>
              </wp14:sizeRelH>
              <wp14:sizeRelV relativeFrom="margin">
                <wp14:pctHeight>0</wp14:pctHeight>
              </wp14:sizeRelV>
            </wp:anchor>
          </w:drawing>
        </w:r>
      </w:del>
    </w:p>
    <w:p w14:paraId="2E7864C0" w14:textId="6A32886E" w:rsidR="000D537C" w:rsidRDefault="002E5C52" w:rsidP="000D537C">
      <w:pPr>
        <w:ind w:firstLine="0"/>
        <w:rPr>
          <w:rFonts w:ascii="Times New Roman" w:hAnsi="Times New Roman" w:cs="Times New Roman"/>
          <w:lang w:val="en-MY"/>
        </w:rPr>
      </w:pPr>
      <w:r>
        <w:rPr>
          <w:noProof/>
          <w:lang w:val="en-US"/>
        </w:rPr>
        <mc:AlternateContent>
          <mc:Choice Requires="wps">
            <w:drawing>
              <wp:anchor distT="0" distB="0" distL="114300" distR="114300" simplePos="0" relativeHeight="251658253" behindDoc="0" locked="0" layoutInCell="1" allowOverlap="1" wp14:anchorId="1A4B4738" wp14:editId="2FA8DA46">
                <wp:simplePos x="0" y="0"/>
                <wp:positionH relativeFrom="margin">
                  <wp:align>center</wp:align>
                </wp:positionH>
                <wp:positionV relativeFrom="paragraph">
                  <wp:posOffset>3288937</wp:posOffset>
                </wp:positionV>
                <wp:extent cx="723900" cy="635"/>
                <wp:effectExtent l="0" t="0" r="0" b="6985"/>
                <wp:wrapSquare wrapText="bothSides"/>
                <wp:docPr id="25" name="Text Box 25"/>
                <wp:cNvGraphicFramePr/>
                <a:graphic xmlns:a="http://schemas.openxmlformats.org/drawingml/2006/main">
                  <a:graphicData uri="http://schemas.microsoft.com/office/word/2010/wordprocessingShape">
                    <wps:wsp>
                      <wps:cNvSpPr txBox="1"/>
                      <wps:spPr>
                        <a:xfrm>
                          <a:off x="0" y="0"/>
                          <a:ext cx="723900" cy="635"/>
                        </a:xfrm>
                        <a:prstGeom prst="rect">
                          <a:avLst/>
                        </a:prstGeom>
                        <a:solidFill>
                          <a:prstClr val="white"/>
                        </a:solidFill>
                        <a:ln>
                          <a:noFill/>
                        </a:ln>
                      </wps:spPr>
                      <wps:txbx>
                        <w:txbxContent>
                          <w:p w14:paraId="6536D5EC" w14:textId="7BCA81FF" w:rsidR="007D56D2" w:rsidRPr="006F1D37" w:rsidRDefault="007D56D2" w:rsidP="000D537C">
                            <w:pPr>
                              <w:pStyle w:val="Caption"/>
                              <w:ind w:firstLine="0"/>
                              <w:rPr>
                                <w:b/>
                                <w:bCs/>
                                <w:noProof/>
                                <w:color w:val="000000" w:themeColor="text1"/>
                                <w:sz w:val="32"/>
                                <w:szCs w:val="32"/>
                              </w:rPr>
                            </w:pPr>
                            <w:r w:rsidRPr="006F1D37">
                              <w:rPr>
                                <w:b/>
                                <w:bCs/>
                                <w:color w:val="000000" w:themeColor="text1"/>
                                <w:sz w:val="22"/>
                                <w:szCs w:val="22"/>
                              </w:rPr>
                              <w:t xml:space="preserve">Figure </w:t>
                            </w:r>
                            <w:r>
                              <w:rPr>
                                <w:b/>
                                <w:bCs/>
                                <w:color w:val="000000" w:themeColor="text1"/>
                                <w:sz w:val="22"/>
                                <w:szCs w:val="22"/>
                              </w:rPr>
                              <w:t>2.1.</w:t>
                            </w:r>
                            <w:ins w:id="105" w:author="FIORENTINA RICHELLE ASUN" w:date="2019-11-26T16:30:00Z">
                              <w:r w:rsidR="002E5C52">
                                <w:rPr>
                                  <w:b/>
                                  <w:bCs/>
                                  <w:color w:val="000000" w:themeColor="text1"/>
                                  <w:sz w:val="22"/>
                                  <w:szCs w:val="22"/>
                                </w:rPr>
                                <w:t>1</w:t>
                              </w:r>
                            </w:ins>
                            <w:del w:id="106" w:author="FIORENTINA RICHELLE ASUN" w:date="2019-11-26T16:30:00Z">
                              <w:r w:rsidDel="002E5C52">
                                <w:rPr>
                                  <w:b/>
                                  <w:bCs/>
                                  <w:color w:val="000000" w:themeColor="text1"/>
                                  <w:sz w:val="22"/>
                                  <w:szCs w:val="22"/>
                                </w:rPr>
                                <w:delText>2</w:delText>
                              </w:r>
                            </w:del>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A4B4738" id="_x0000_t202" coordsize="21600,21600" o:spt="202" path="m,l,21600r21600,l21600,xe">
                <v:stroke joinstyle="miter"/>
                <v:path gradientshapeok="t" o:connecttype="rect"/>
              </v:shapetype>
              <v:shape id="Text Box 25" o:spid="_x0000_s1026" type="#_x0000_t202" style="position:absolute;left:0;text-align:left;margin-left:0;margin-top:258.95pt;width:57pt;height:.05pt;z-index:251658253;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" stroked="f">
                <v:textbox style="mso-fit-shape-to-text:t" inset="0,0,0,0">
                  <w:txbxContent>
                    <w:p w14:paraId="6536D5EC" w14:textId="7BCA81FF" w:rsidR="007D56D2" w:rsidRPr="006F1D37" w:rsidRDefault="007D56D2" w:rsidP="000D537C">
                      <w:pPr>
                        <w:pStyle w:val="Caption"/>
                        <w:ind w:firstLine="0"/>
                        <w:rPr>
                          <w:b/>
                          <w:bCs/>
                          <w:noProof/>
                          <w:color w:val="000000" w:themeColor="text1"/>
                          <w:sz w:val="32"/>
                          <w:szCs w:val="32"/>
                        </w:rPr>
                      </w:pPr>
                      <w:r w:rsidRPr="006F1D37">
                        <w:rPr>
                          <w:b/>
                          <w:bCs/>
                          <w:color w:val="000000" w:themeColor="text1"/>
                          <w:sz w:val="22"/>
                          <w:szCs w:val="22"/>
                        </w:rPr>
                        <w:t xml:space="preserve">Figure </w:t>
                      </w:r>
                      <w:r>
                        <w:rPr>
                          <w:b/>
                          <w:bCs/>
                          <w:color w:val="000000" w:themeColor="text1"/>
                          <w:sz w:val="22"/>
                          <w:szCs w:val="22"/>
                        </w:rPr>
                        <w:t>2.1.</w:t>
                      </w:r>
                      <w:ins w:id="107" w:author="FIORENTINA RICHELLE ASUN" w:date="2019-11-26T16:30:00Z">
                        <w:r w:rsidR="002E5C52">
                          <w:rPr>
                            <w:b/>
                            <w:bCs/>
                            <w:color w:val="000000" w:themeColor="text1"/>
                            <w:sz w:val="22"/>
                            <w:szCs w:val="22"/>
                          </w:rPr>
                          <w:t>1</w:t>
                        </w:r>
                      </w:ins>
                      <w:del w:id="108" w:author="FIORENTINA RICHELLE ASUN" w:date="2019-11-26T16:30:00Z">
                        <w:r w:rsidDel="002E5C52">
                          <w:rPr>
                            <w:b/>
                            <w:bCs/>
                            <w:color w:val="000000" w:themeColor="text1"/>
                            <w:sz w:val="22"/>
                            <w:szCs w:val="22"/>
                          </w:rPr>
                          <w:delText>2</w:delText>
                        </w:r>
                      </w:del>
                    </w:p>
                  </w:txbxContent>
                </v:textbox>
                <w10:wrap type="square" anchorx="margin"/>
              </v:shape>
            </w:pict>
          </mc:Fallback>
        </mc:AlternateContent>
      </w:r>
    </w:p>
    <w:p w14:paraId="5BBDD7CA" w14:textId="599CA9FF" w:rsidR="000D537C" w:rsidRPr="00171E8A" w:rsidRDefault="00042FE7" w:rsidP="000D537C">
      <w:pPr>
        <w:ind w:firstLine="0"/>
        <w:rPr>
          <w:rFonts w:ascii="Times New Roman" w:hAnsi="Times New Roman" w:cs="Times New Roman"/>
          <w:lang w:val="en-MY"/>
        </w:rPr>
      </w:pPr>
      <w:r>
        <w:rPr>
          <w:rStyle w:val="CommentReference"/>
        </w:rPr>
        <w:commentReference w:id="103"/>
      </w:r>
      <w:del w:id="107" w:author="FIORENTINA RICHELLE ASUN" w:date="2019-11-26T16:30:00Z">
        <w:r w:rsidR="000D537C" w:rsidDel="002E5C52">
          <w:rPr>
            <w:noProof/>
            <w:lang w:val="en-US"/>
          </w:rPr>
          <mc:AlternateContent>
            <mc:Choice Requires="wps">
              <w:drawing>
                <wp:anchor distT="0" distB="0" distL="114300" distR="114300" simplePos="0" relativeHeight="251658256" behindDoc="0" locked="0" layoutInCell="1" allowOverlap="1" wp14:anchorId="47E75FE1" wp14:editId="5AD8122D">
                  <wp:simplePos x="0" y="0"/>
                  <wp:positionH relativeFrom="margin">
                    <wp:posOffset>2675890</wp:posOffset>
                  </wp:positionH>
                  <wp:positionV relativeFrom="paragraph">
                    <wp:posOffset>1663065</wp:posOffset>
                  </wp:positionV>
                  <wp:extent cx="733425" cy="635"/>
                  <wp:effectExtent l="0" t="0" r="9525" b="6985"/>
                  <wp:wrapNone/>
                  <wp:docPr id="1" name="Text Box 1"/>
                  <wp:cNvGraphicFramePr/>
                  <a:graphic xmlns:a="http://schemas.openxmlformats.org/drawingml/2006/main">
                    <a:graphicData uri="http://schemas.microsoft.com/office/word/2010/wordprocessingShape">
                      <wps:wsp>
                        <wps:cNvSpPr txBox="1"/>
                        <wps:spPr>
                          <a:xfrm>
                            <a:off x="0" y="0"/>
                            <a:ext cx="733425" cy="635"/>
                          </a:xfrm>
                          <a:prstGeom prst="rect">
                            <a:avLst/>
                          </a:prstGeom>
                          <a:solidFill>
                            <a:prstClr val="white"/>
                          </a:solidFill>
                          <a:ln>
                            <a:noFill/>
                          </a:ln>
                        </wps:spPr>
                        <wps:txbx>
                          <w:txbxContent>
                            <w:p w14:paraId="07D06F82" w14:textId="6D24EB36" w:rsidR="007D56D2" w:rsidRPr="002B7491" w:rsidRDefault="007D56D2" w:rsidP="000D537C">
                              <w:pPr>
                                <w:pStyle w:val="Caption"/>
                                <w:ind w:firstLine="0"/>
                                <w:rPr>
                                  <w:b/>
                                  <w:bCs/>
                                  <w:noProof/>
                                  <w:color w:val="000000" w:themeColor="text1"/>
                                  <w:sz w:val="28"/>
                                  <w:szCs w:val="28"/>
                                </w:rPr>
                              </w:pPr>
                              <w:r w:rsidRPr="002B7491">
                                <w:rPr>
                                  <w:b/>
                                  <w:bCs/>
                                  <w:color w:val="000000" w:themeColor="text1"/>
                                  <w:sz w:val="22"/>
                                  <w:szCs w:val="22"/>
                                </w:rPr>
                                <w:t xml:space="preserve">Figure </w:t>
                              </w:r>
                              <w:r>
                                <w:rPr>
                                  <w:b/>
                                  <w:bCs/>
                                  <w:color w:val="000000" w:themeColor="text1"/>
                                  <w:sz w:val="22"/>
                                  <w:szCs w:val="22"/>
                                </w:rPr>
                                <w:t>2.</w:t>
                              </w:r>
                              <w:del w:id="108" w:author="FIORENTINA RICHELLE ASUN" w:date="2019-11-26T16:30:00Z">
                                <w:r w:rsidDel="002E5C52">
                                  <w:rPr>
                                    <w:b/>
                                    <w:bCs/>
                                    <w:color w:val="000000" w:themeColor="text1"/>
                                    <w:sz w:val="22"/>
                                    <w:szCs w:val="22"/>
                                  </w:rPr>
                                  <w:delText>1</w:delText>
                                </w:r>
                              </w:del>
                              <w:r>
                                <w:rPr>
                                  <w:b/>
                                  <w:bCs/>
                                  <w:color w:val="000000" w:themeColor="text1"/>
                                  <w:sz w:val="22"/>
                                  <w:szCs w:val="22"/>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E75FE1" id="Text Box 1" o:spid="_x0000_s1027" type="#_x0000_t202" style="position:absolute;left:0;text-align:left;margin-left:210.7pt;margin-top:130.95pt;width:57.75pt;height:.05pt;z-index:2516582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" stroked="f">
                  <v:textbox style="mso-fit-shape-to-text:t" inset="0,0,0,0">
                    <w:txbxContent>
                      <w:p w14:paraId="07D06F82" w14:textId="6D24EB36" w:rsidR="007D56D2" w:rsidRPr="002B7491" w:rsidRDefault="007D56D2" w:rsidP="000D537C">
                        <w:pPr>
                          <w:pStyle w:val="Caption"/>
                          <w:ind w:firstLine="0"/>
                          <w:rPr>
                            <w:b/>
                            <w:bCs/>
                            <w:noProof/>
                            <w:color w:val="000000" w:themeColor="text1"/>
                            <w:sz w:val="28"/>
                            <w:szCs w:val="28"/>
                          </w:rPr>
                        </w:pPr>
                        <w:r w:rsidRPr="002B7491">
                          <w:rPr>
                            <w:b/>
                            <w:bCs/>
                            <w:color w:val="000000" w:themeColor="text1"/>
                            <w:sz w:val="22"/>
                            <w:szCs w:val="22"/>
                          </w:rPr>
                          <w:t xml:space="preserve">Figure </w:t>
                        </w:r>
                        <w:r>
                          <w:rPr>
                            <w:b/>
                            <w:bCs/>
                            <w:color w:val="000000" w:themeColor="text1"/>
                            <w:sz w:val="22"/>
                            <w:szCs w:val="22"/>
                          </w:rPr>
                          <w:t>2.</w:t>
                        </w:r>
                        <w:del w:id="111" w:author="FIORENTINA RICHELLE ASUN" w:date="2019-11-26T16:30:00Z">
                          <w:r w:rsidDel="002E5C52">
                            <w:rPr>
                              <w:b/>
                              <w:bCs/>
                              <w:color w:val="000000" w:themeColor="text1"/>
                              <w:sz w:val="22"/>
                              <w:szCs w:val="22"/>
                            </w:rPr>
                            <w:delText>1</w:delText>
                          </w:r>
                        </w:del>
                        <w:r>
                          <w:rPr>
                            <w:b/>
                            <w:bCs/>
                            <w:color w:val="000000" w:themeColor="text1"/>
                            <w:sz w:val="22"/>
                            <w:szCs w:val="22"/>
                          </w:rPr>
                          <w:t>.1</w:t>
                        </w:r>
                      </w:p>
                    </w:txbxContent>
                  </v:textbox>
                  <w10:wrap anchorx="margin"/>
                </v:shape>
              </w:pict>
            </mc:Fallback>
          </mc:AlternateContent>
        </w:r>
      </w:del>
      <w:r w:rsidR="000D537C">
        <w:rPr>
          <w:rFonts w:ascii="Times New Roman" w:hAnsi="Times New Roman" w:cs="Times New Roman"/>
          <w:lang w:val="en-MY"/>
        </w:rPr>
        <w:br w:type="page"/>
      </w:r>
    </w:p>
    <w:p w14:paraId="1D0C4982" w14:textId="45C6DD57" w:rsidR="000D537C" w:rsidRPr="00171E8A" w:rsidRDefault="000D537C" w:rsidP="000D537C">
      <w:pPr>
        <w:spacing w:after="160" w:line="360" w:lineRule="auto"/>
        <w:ind w:firstLine="0"/>
        <w:jc w:val="left"/>
        <w:rPr>
          <w:rFonts w:ascii="Times New Roman" w:hAnsi="Times New Roman" w:cs="Times New Roman"/>
          <w:lang w:val="en-MY"/>
        </w:rPr>
      </w:pPr>
      <w:r>
        <w:rPr>
          <w:noProof/>
          <w:lang w:val="en-US"/>
        </w:rPr>
        <w:lastRenderedPageBreak/>
        <w:drawing>
          <wp:anchor distT="0" distB="0" distL="114300" distR="114300" simplePos="0" relativeHeight="251658242" behindDoc="0" locked="0" layoutInCell="1" allowOverlap="1" wp14:anchorId="0B7A2247" wp14:editId="6781B217">
            <wp:simplePos x="0" y="0"/>
            <wp:positionH relativeFrom="margin">
              <wp:align>right</wp:align>
            </wp:positionH>
            <wp:positionV relativeFrom="paragraph">
              <wp:posOffset>-2540</wp:posOffset>
            </wp:positionV>
            <wp:extent cx="5943600" cy="2741930"/>
            <wp:effectExtent l="0" t="0" r="0" b="1270"/>
            <wp:wrapNone/>
            <wp:docPr id="13" name="Picture 13" descr="C:\Users\Slyther\AppData\Local\Packages\Microsoft.Office.Desktop_8wekyb3d8bbwe\AC\INetCache\Content.MSO\39ED5A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lyther\AppData\Local\Packages\Microsoft.Office.Desktop_8wekyb3d8bbwe\AC\INetCache\Content.MSO\39ED5AD0.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741930"/>
                    </a:xfrm>
                    <a:prstGeom prst="rect">
                      <a:avLst/>
                    </a:prstGeom>
                    <a:noFill/>
                    <a:ln>
                      <a:noFill/>
                    </a:ln>
                  </pic:spPr>
                </pic:pic>
              </a:graphicData>
            </a:graphic>
          </wp:anchor>
        </w:drawing>
      </w:r>
    </w:p>
    <w:p w14:paraId="7B6CD3FE" w14:textId="77777777" w:rsidR="000D537C" w:rsidRPr="00171E8A" w:rsidRDefault="000D537C" w:rsidP="000D537C">
      <w:pPr>
        <w:spacing w:after="160" w:line="360" w:lineRule="auto"/>
        <w:ind w:firstLine="0"/>
        <w:jc w:val="left"/>
        <w:rPr>
          <w:rFonts w:ascii="Times New Roman" w:hAnsi="Times New Roman" w:cs="Times New Roman"/>
          <w:lang w:val="en-MY"/>
        </w:rPr>
      </w:pPr>
    </w:p>
    <w:p w14:paraId="190DBA53" w14:textId="77777777" w:rsidR="000D537C" w:rsidRDefault="000D537C" w:rsidP="000D537C">
      <w:pPr>
        <w:spacing w:after="160" w:line="360" w:lineRule="auto"/>
        <w:ind w:firstLine="0"/>
        <w:jc w:val="left"/>
        <w:rPr>
          <w:rFonts w:ascii="Times New Roman" w:hAnsi="Times New Roman" w:cs="Times New Roman"/>
          <w:lang w:val="en-MY"/>
        </w:rPr>
      </w:pPr>
    </w:p>
    <w:p w14:paraId="3EB1D027" w14:textId="77777777" w:rsidR="000D537C" w:rsidRDefault="000D537C" w:rsidP="000D537C">
      <w:pPr>
        <w:spacing w:after="160" w:line="360" w:lineRule="auto"/>
        <w:ind w:firstLine="0"/>
        <w:jc w:val="left"/>
        <w:rPr>
          <w:rFonts w:ascii="Times New Roman" w:hAnsi="Times New Roman" w:cs="Times New Roman"/>
          <w:lang w:val="en-MY"/>
        </w:rPr>
      </w:pPr>
    </w:p>
    <w:p w14:paraId="468B4561" w14:textId="77777777" w:rsidR="000D537C" w:rsidRDefault="000D537C" w:rsidP="000D537C">
      <w:pPr>
        <w:spacing w:after="160" w:line="360" w:lineRule="auto"/>
        <w:ind w:firstLine="0"/>
        <w:jc w:val="left"/>
        <w:rPr>
          <w:rFonts w:ascii="Times New Roman" w:hAnsi="Times New Roman" w:cs="Times New Roman"/>
          <w:lang w:val="en-MY"/>
        </w:rPr>
      </w:pPr>
    </w:p>
    <w:p w14:paraId="67F17294" w14:textId="77777777" w:rsidR="000D537C" w:rsidRDefault="000D537C" w:rsidP="000D537C">
      <w:pPr>
        <w:spacing w:after="160" w:line="360" w:lineRule="auto"/>
        <w:ind w:firstLine="0"/>
        <w:jc w:val="left"/>
        <w:rPr>
          <w:rFonts w:ascii="Times New Roman" w:hAnsi="Times New Roman" w:cs="Times New Roman"/>
          <w:lang w:val="en-MY"/>
        </w:rPr>
      </w:pPr>
    </w:p>
    <w:p w14:paraId="34C57786" w14:textId="77777777" w:rsidR="000D537C" w:rsidRDefault="000D537C" w:rsidP="000D537C">
      <w:pPr>
        <w:spacing w:after="160" w:line="360" w:lineRule="auto"/>
        <w:ind w:firstLine="0"/>
        <w:jc w:val="left"/>
        <w:rPr>
          <w:rFonts w:ascii="Times New Roman" w:hAnsi="Times New Roman" w:cs="Times New Roman"/>
          <w:lang w:val="en-MY"/>
        </w:rPr>
      </w:pPr>
      <w:r>
        <w:rPr>
          <w:noProof/>
          <w:lang w:val="en-US"/>
        </w:rPr>
        <mc:AlternateContent>
          <mc:Choice Requires="wps">
            <w:drawing>
              <wp:anchor distT="0" distB="0" distL="114300" distR="114300" simplePos="0" relativeHeight="251658243" behindDoc="0" locked="0" layoutInCell="1" allowOverlap="1" wp14:anchorId="759A1450" wp14:editId="330A39D9">
                <wp:simplePos x="0" y="0"/>
                <wp:positionH relativeFrom="margin">
                  <wp:align>center</wp:align>
                </wp:positionH>
                <wp:positionV relativeFrom="paragraph">
                  <wp:posOffset>175260</wp:posOffset>
                </wp:positionV>
                <wp:extent cx="733425" cy="635"/>
                <wp:effectExtent l="0" t="0" r="9525" b="6985"/>
                <wp:wrapSquare wrapText="bothSides"/>
                <wp:docPr id="14" name="Text Box 14"/>
                <wp:cNvGraphicFramePr/>
                <a:graphic xmlns:a="http://schemas.openxmlformats.org/drawingml/2006/main">
                  <a:graphicData uri="http://schemas.microsoft.com/office/word/2010/wordprocessingShape">
                    <wps:wsp>
                      <wps:cNvSpPr txBox="1"/>
                      <wps:spPr>
                        <a:xfrm>
                          <a:off x="0" y="0"/>
                          <a:ext cx="733425" cy="635"/>
                        </a:xfrm>
                        <a:prstGeom prst="rect">
                          <a:avLst/>
                        </a:prstGeom>
                        <a:solidFill>
                          <a:prstClr val="white"/>
                        </a:solidFill>
                        <a:ln>
                          <a:noFill/>
                        </a:ln>
                      </wps:spPr>
                      <wps:txbx>
                        <w:txbxContent>
                          <w:p w14:paraId="154BE547" w14:textId="22EA1A49" w:rsidR="007D56D2" w:rsidRPr="00BF64B8" w:rsidRDefault="007D56D2" w:rsidP="000D537C">
                            <w:pPr>
                              <w:pStyle w:val="Caption"/>
                              <w:ind w:firstLine="0"/>
                              <w:rPr>
                                <w:b/>
                                <w:bCs/>
                                <w:noProof/>
                                <w:color w:val="000000" w:themeColor="text1"/>
                                <w:sz w:val="32"/>
                                <w:szCs w:val="32"/>
                              </w:rPr>
                            </w:pPr>
                            <w:r w:rsidRPr="00BF64B8">
                              <w:rPr>
                                <w:b/>
                                <w:bCs/>
                                <w:color w:val="000000" w:themeColor="text1"/>
                                <w:sz w:val="22"/>
                                <w:szCs w:val="22"/>
                              </w:rPr>
                              <w:t xml:space="preserve">Figure </w:t>
                            </w:r>
                            <w:r>
                              <w:rPr>
                                <w:b/>
                                <w:bCs/>
                                <w:color w:val="000000" w:themeColor="text1"/>
                                <w:sz w:val="22"/>
                                <w:szCs w:val="22"/>
                              </w:rPr>
                              <w:t>2.1.</w:t>
                            </w:r>
                            <w:ins w:id="109" w:author="FIORENTINA RICHELLE ASUN" w:date="2019-11-26T16:30:00Z">
                              <w:r w:rsidR="002E5C52">
                                <w:rPr>
                                  <w:b/>
                                  <w:bCs/>
                                  <w:color w:val="000000" w:themeColor="text1"/>
                                  <w:sz w:val="22"/>
                                  <w:szCs w:val="22"/>
                                </w:rPr>
                                <w:t>2</w:t>
                              </w:r>
                            </w:ins>
                            <w:del w:id="110" w:author="FIORENTINA RICHELLE ASUN" w:date="2019-11-26T16:30:00Z">
                              <w:r w:rsidRPr="00BF64B8" w:rsidDel="002E5C52">
                                <w:rPr>
                                  <w:b/>
                                  <w:bCs/>
                                  <w:color w:val="000000" w:themeColor="text1"/>
                                  <w:sz w:val="22"/>
                                  <w:szCs w:val="22"/>
                                </w:rPr>
                                <w:delText>3</w:delText>
                              </w:r>
                            </w:del>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9A1450" id="Text Box 14" o:spid="_x0000_s1028" type="#_x0000_t202" style="position:absolute;margin-left:0;margin-top:13.8pt;width:57.75pt;height:.05pt;z-index:251658243;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" stroked="f">
                <v:textbox style="mso-fit-shape-to-text:t" inset="0,0,0,0">
                  <w:txbxContent>
                    <w:p w14:paraId="154BE547" w14:textId="22EA1A49" w:rsidR="007D56D2" w:rsidRPr="00BF64B8" w:rsidRDefault="007D56D2" w:rsidP="000D537C">
                      <w:pPr>
                        <w:pStyle w:val="Caption"/>
                        <w:ind w:firstLine="0"/>
                        <w:rPr>
                          <w:b/>
                          <w:bCs/>
                          <w:noProof/>
                          <w:color w:val="000000" w:themeColor="text1"/>
                          <w:sz w:val="32"/>
                          <w:szCs w:val="32"/>
                        </w:rPr>
                      </w:pPr>
                      <w:r w:rsidRPr="00BF64B8">
                        <w:rPr>
                          <w:b/>
                          <w:bCs/>
                          <w:color w:val="000000" w:themeColor="text1"/>
                          <w:sz w:val="22"/>
                          <w:szCs w:val="22"/>
                        </w:rPr>
                        <w:t xml:space="preserve">Figure </w:t>
                      </w:r>
                      <w:r>
                        <w:rPr>
                          <w:b/>
                          <w:bCs/>
                          <w:color w:val="000000" w:themeColor="text1"/>
                          <w:sz w:val="22"/>
                          <w:szCs w:val="22"/>
                        </w:rPr>
                        <w:t>2.1.</w:t>
                      </w:r>
                      <w:ins w:id="114" w:author="FIORENTINA RICHELLE ASUN" w:date="2019-11-26T16:30:00Z">
                        <w:r w:rsidR="002E5C52">
                          <w:rPr>
                            <w:b/>
                            <w:bCs/>
                            <w:color w:val="000000" w:themeColor="text1"/>
                            <w:sz w:val="22"/>
                            <w:szCs w:val="22"/>
                          </w:rPr>
                          <w:t>2</w:t>
                        </w:r>
                      </w:ins>
                      <w:del w:id="115" w:author="FIORENTINA RICHELLE ASUN" w:date="2019-11-26T16:30:00Z">
                        <w:r w:rsidRPr="00BF64B8" w:rsidDel="002E5C52">
                          <w:rPr>
                            <w:b/>
                            <w:bCs/>
                            <w:color w:val="000000" w:themeColor="text1"/>
                            <w:sz w:val="22"/>
                            <w:szCs w:val="22"/>
                          </w:rPr>
                          <w:delText>3</w:delText>
                        </w:r>
                      </w:del>
                    </w:p>
                  </w:txbxContent>
                </v:textbox>
                <w10:wrap type="square" anchorx="margin"/>
              </v:shape>
            </w:pict>
          </mc:Fallback>
        </mc:AlternateContent>
      </w:r>
    </w:p>
    <w:p w14:paraId="16872EC4" w14:textId="77777777" w:rsidR="000D537C" w:rsidRDefault="000D537C" w:rsidP="000D537C">
      <w:pPr>
        <w:spacing w:after="160" w:line="360" w:lineRule="auto"/>
        <w:ind w:firstLine="0"/>
        <w:jc w:val="left"/>
        <w:rPr>
          <w:rFonts w:ascii="Times New Roman" w:hAnsi="Times New Roman" w:cs="Times New Roman"/>
          <w:lang w:val="en-MY"/>
        </w:rPr>
      </w:pPr>
      <w:r>
        <w:rPr>
          <w:noProof/>
          <w:lang w:val="en-US"/>
        </w:rPr>
        <w:drawing>
          <wp:anchor distT="0" distB="0" distL="114300" distR="114300" simplePos="0" relativeHeight="251658244" behindDoc="0" locked="0" layoutInCell="1" allowOverlap="1" wp14:anchorId="2A5A0C2E" wp14:editId="5B920C16">
            <wp:simplePos x="0" y="0"/>
            <wp:positionH relativeFrom="margin">
              <wp:align>right</wp:align>
            </wp:positionH>
            <wp:positionV relativeFrom="paragraph">
              <wp:posOffset>123190</wp:posOffset>
            </wp:positionV>
            <wp:extent cx="5943600" cy="2559050"/>
            <wp:effectExtent l="0" t="0" r="0" b="0"/>
            <wp:wrapNone/>
            <wp:docPr id="15" name="Picture 15" descr="C:\Users\Slyther\AppData\Local\Packages\Microsoft.Office.Desktop_8wekyb3d8bbwe\AC\INetCache\Content.MSO\E2216A3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lyther\AppData\Local\Packages\Microsoft.Office.Desktop_8wekyb3d8bbwe\AC\INetCache\Content.MSO\E2216A30.tmp"/>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6669"/>
                    <a:stretch/>
                  </pic:blipFill>
                  <pic:spPr bwMode="auto">
                    <a:xfrm>
                      <a:off x="0" y="0"/>
                      <a:ext cx="5943600" cy="25590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B19DBEF" w14:textId="77777777" w:rsidR="000D537C" w:rsidRDefault="000D537C" w:rsidP="000D537C">
      <w:pPr>
        <w:spacing w:after="160" w:line="360" w:lineRule="auto"/>
        <w:ind w:firstLine="0"/>
        <w:jc w:val="left"/>
        <w:rPr>
          <w:rFonts w:ascii="Times New Roman" w:hAnsi="Times New Roman" w:cs="Times New Roman"/>
          <w:lang w:val="en-MY"/>
        </w:rPr>
      </w:pPr>
    </w:p>
    <w:p w14:paraId="0A174BA6" w14:textId="77777777" w:rsidR="000D537C" w:rsidRDefault="000D537C" w:rsidP="000D537C">
      <w:pPr>
        <w:spacing w:after="160" w:line="360" w:lineRule="auto"/>
        <w:ind w:firstLine="0"/>
        <w:jc w:val="left"/>
        <w:rPr>
          <w:rFonts w:ascii="Times New Roman" w:hAnsi="Times New Roman" w:cs="Times New Roman"/>
          <w:lang w:val="en-MY"/>
        </w:rPr>
      </w:pPr>
    </w:p>
    <w:p w14:paraId="3ABDE164" w14:textId="77777777" w:rsidR="000D537C" w:rsidRPr="00171E8A" w:rsidRDefault="000D537C" w:rsidP="000D537C">
      <w:pPr>
        <w:spacing w:after="160" w:line="360" w:lineRule="auto"/>
        <w:ind w:firstLine="0"/>
        <w:jc w:val="left"/>
        <w:rPr>
          <w:rFonts w:ascii="Times New Roman" w:hAnsi="Times New Roman" w:cs="Times New Roman"/>
          <w:lang w:val="en-MY"/>
        </w:rPr>
      </w:pPr>
    </w:p>
    <w:p w14:paraId="217C9B1D" w14:textId="77777777" w:rsidR="000D537C" w:rsidRDefault="000D537C" w:rsidP="000D537C">
      <w:pPr>
        <w:rPr>
          <w:rFonts w:ascii="Times New Roman" w:hAnsi="Times New Roman" w:cs="Times New Roman"/>
          <w:lang w:val="en-MY"/>
        </w:rPr>
      </w:pPr>
    </w:p>
    <w:p w14:paraId="44575C96" w14:textId="77777777" w:rsidR="000D537C" w:rsidRDefault="000D537C" w:rsidP="000D537C">
      <w:pPr>
        <w:rPr>
          <w:rFonts w:ascii="Times New Roman" w:hAnsi="Times New Roman" w:cs="Times New Roman"/>
          <w:lang w:val="en-MY"/>
        </w:rPr>
      </w:pPr>
    </w:p>
    <w:p w14:paraId="6687B10B" w14:textId="77777777" w:rsidR="000D537C" w:rsidRDefault="000D537C" w:rsidP="000D537C">
      <w:pPr>
        <w:rPr>
          <w:rFonts w:ascii="Times New Roman" w:hAnsi="Times New Roman" w:cs="Times New Roman"/>
          <w:lang w:val="en-MY"/>
        </w:rPr>
      </w:pPr>
      <w:r>
        <w:rPr>
          <w:noProof/>
          <w:lang w:val="en-US"/>
        </w:rPr>
        <mc:AlternateContent>
          <mc:Choice Requires="wps">
            <w:drawing>
              <wp:anchor distT="0" distB="0" distL="114300" distR="114300" simplePos="0" relativeHeight="251658254" behindDoc="0" locked="0" layoutInCell="1" allowOverlap="1" wp14:anchorId="0CE69DDC" wp14:editId="0642A9B0">
                <wp:simplePos x="0" y="0"/>
                <wp:positionH relativeFrom="margin">
                  <wp:align>center</wp:align>
                </wp:positionH>
                <wp:positionV relativeFrom="paragraph">
                  <wp:posOffset>253365</wp:posOffset>
                </wp:positionV>
                <wp:extent cx="742950" cy="635"/>
                <wp:effectExtent l="0" t="0" r="0" b="6985"/>
                <wp:wrapSquare wrapText="bothSides"/>
                <wp:docPr id="16" name="Text Box 16"/>
                <wp:cNvGraphicFramePr/>
                <a:graphic xmlns:a="http://schemas.openxmlformats.org/drawingml/2006/main">
                  <a:graphicData uri="http://schemas.microsoft.com/office/word/2010/wordprocessingShape">
                    <wps:wsp>
                      <wps:cNvSpPr txBox="1"/>
                      <wps:spPr>
                        <a:xfrm>
                          <a:off x="0" y="0"/>
                          <a:ext cx="742950" cy="635"/>
                        </a:xfrm>
                        <a:prstGeom prst="rect">
                          <a:avLst/>
                        </a:prstGeom>
                        <a:solidFill>
                          <a:prstClr val="white"/>
                        </a:solidFill>
                        <a:ln>
                          <a:noFill/>
                        </a:ln>
                      </wps:spPr>
                      <wps:txbx>
                        <w:txbxContent>
                          <w:p w14:paraId="05AAAAAA" w14:textId="09FF25BC" w:rsidR="007D56D2" w:rsidRPr="0001742B" w:rsidRDefault="007D56D2" w:rsidP="000D537C">
                            <w:pPr>
                              <w:pStyle w:val="Caption"/>
                              <w:ind w:firstLine="0"/>
                              <w:rPr>
                                <w:b/>
                                <w:bCs/>
                                <w:noProof/>
                                <w:color w:val="000000" w:themeColor="text1"/>
                                <w:sz w:val="32"/>
                                <w:szCs w:val="32"/>
                              </w:rPr>
                            </w:pPr>
                            <w:r w:rsidRPr="0001742B">
                              <w:rPr>
                                <w:b/>
                                <w:bCs/>
                                <w:color w:val="000000" w:themeColor="text1"/>
                                <w:sz w:val="22"/>
                                <w:szCs w:val="22"/>
                              </w:rPr>
                              <w:t xml:space="preserve">Figure </w:t>
                            </w:r>
                            <w:r>
                              <w:rPr>
                                <w:b/>
                                <w:bCs/>
                                <w:color w:val="000000" w:themeColor="text1"/>
                                <w:sz w:val="22"/>
                                <w:szCs w:val="22"/>
                              </w:rPr>
                              <w:t>2.1.</w:t>
                            </w:r>
                            <w:ins w:id="111" w:author="FIORENTINA RICHELLE ASUN" w:date="2019-11-26T16:30:00Z">
                              <w:r w:rsidR="002E5C52">
                                <w:rPr>
                                  <w:b/>
                                  <w:bCs/>
                                  <w:color w:val="000000" w:themeColor="text1"/>
                                  <w:sz w:val="22"/>
                                  <w:szCs w:val="22"/>
                                </w:rPr>
                                <w:t>3</w:t>
                              </w:r>
                            </w:ins>
                            <w:del w:id="112" w:author="FIORENTINA RICHELLE ASUN" w:date="2019-11-26T16:30:00Z">
                              <w:r w:rsidDel="002E5C52">
                                <w:rPr>
                                  <w:b/>
                                  <w:bCs/>
                                  <w:color w:val="000000" w:themeColor="text1"/>
                                  <w:sz w:val="22"/>
                                  <w:szCs w:val="22"/>
                                </w:rPr>
                                <w:delText>4</w:delText>
                              </w:r>
                            </w:del>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E69DDC" id="Text Box 16" o:spid="_x0000_s1029" type="#_x0000_t202" style="position:absolute;left:0;text-align:left;margin-left:0;margin-top:19.95pt;width:58.5pt;height:.05pt;z-index:25165825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s2SLgIAAGUEAAAOAAAAZHJzL2Uyb0RvYy54bWysVMFu2zAMvQ/YPwi6L07SNd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" stroked="f">
                <v:textbox style="mso-fit-shape-to-text:t" inset="0,0,0,0">
                  <w:txbxContent>
                    <w:p w14:paraId="05AAAAAA" w14:textId="09FF25BC" w:rsidR="007D56D2" w:rsidRPr="0001742B" w:rsidRDefault="007D56D2" w:rsidP="000D537C">
                      <w:pPr>
                        <w:pStyle w:val="Caption"/>
                        <w:ind w:firstLine="0"/>
                        <w:rPr>
                          <w:b/>
                          <w:bCs/>
                          <w:noProof/>
                          <w:color w:val="000000" w:themeColor="text1"/>
                          <w:sz w:val="32"/>
                          <w:szCs w:val="32"/>
                        </w:rPr>
                      </w:pPr>
                      <w:r w:rsidRPr="0001742B">
                        <w:rPr>
                          <w:b/>
                          <w:bCs/>
                          <w:color w:val="000000" w:themeColor="text1"/>
                          <w:sz w:val="22"/>
                          <w:szCs w:val="22"/>
                        </w:rPr>
                        <w:t xml:space="preserve">Figure </w:t>
                      </w:r>
                      <w:r>
                        <w:rPr>
                          <w:b/>
                          <w:bCs/>
                          <w:color w:val="000000" w:themeColor="text1"/>
                          <w:sz w:val="22"/>
                          <w:szCs w:val="22"/>
                        </w:rPr>
                        <w:t>2.1.</w:t>
                      </w:r>
                      <w:ins w:id="118" w:author="FIORENTINA RICHELLE ASUN" w:date="2019-11-26T16:30:00Z">
                        <w:r w:rsidR="002E5C52">
                          <w:rPr>
                            <w:b/>
                            <w:bCs/>
                            <w:color w:val="000000" w:themeColor="text1"/>
                            <w:sz w:val="22"/>
                            <w:szCs w:val="22"/>
                          </w:rPr>
                          <w:t>3</w:t>
                        </w:r>
                      </w:ins>
                      <w:del w:id="119" w:author="FIORENTINA RICHELLE ASUN" w:date="2019-11-26T16:30:00Z">
                        <w:r w:rsidDel="002E5C52">
                          <w:rPr>
                            <w:b/>
                            <w:bCs/>
                            <w:color w:val="000000" w:themeColor="text1"/>
                            <w:sz w:val="22"/>
                            <w:szCs w:val="22"/>
                          </w:rPr>
                          <w:delText>4</w:delText>
                        </w:r>
                      </w:del>
                    </w:p>
                  </w:txbxContent>
                </v:textbox>
                <w10:wrap type="square" anchorx="margin"/>
              </v:shape>
            </w:pict>
          </mc:Fallback>
        </mc:AlternateContent>
      </w:r>
    </w:p>
    <w:p w14:paraId="7E9FE8EE" w14:textId="77777777" w:rsidR="000D537C" w:rsidRDefault="000D537C" w:rsidP="000D537C">
      <w:pPr>
        <w:rPr>
          <w:rFonts w:ascii="Times New Roman" w:hAnsi="Times New Roman" w:cs="Times New Roman"/>
          <w:lang w:val="en-MY"/>
        </w:rPr>
      </w:pPr>
      <w:r>
        <w:rPr>
          <w:noProof/>
          <w:lang w:val="en-US"/>
        </w:rPr>
        <w:drawing>
          <wp:anchor distT="0" distB="0" distL="114300" distR="114300" simplePos="0" relativeHeight="251658245" behindDoc="0" locked="0" layoutInCell="1" allowOverlap="1" wp14:anchorId="46747138" wp14:editId="7C285897">
            <wp:simplePos x="0" y="0"/>
            <wp:positionH relativeFrom="margin">
              <wp:align>right</wp:align>
            </wp:positionH>
            <wp:positionV relativeFrom="paragraph">
              <wp:posOffset>303530</wp:posOffset>
            </wp:positionV>
            <wp:extent cx="5943600" cy="2551430"/>
            <wp:effectExtent l="0" t="0" r="0" b="1270"/>
            <wp:wrapNone/>
            <wp:docPr id="17" name="Picture 17" descr="C:\Users\Slyther\AppData\Local\Packages\Microsoft.Office.Desktop_8wekyb3d8bbwe\AC\INetCache\Content.MSO\140E299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lyther\AppData\Local\Packages\Microsoft.Office.Desktop_8wekyb3d8bbwe\AC\INetCache\Content.MSO\140E2990.tmp"/>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6947"/>
                    <a:stretch/>
                  </pic:blipFill>
                  <pic:spPr bwMode="auto">
                    <a:xfrm>
                      <a:off x="0" y="0"/>
                      <a:ext cx="5943600" cy="255143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7B7EEEA" w14:textId="77777777" w:rsidR="000D537C" w:rsidRDefault="000D537C" w:rsidP="000D537C">
      <w:pPr>
        <w:rPr>
          <w:rFonts w:ascii="Times New Roman" w:hAnsi="Times New Roman" w:cs="Times New Roman"/>
          <w:lang w:val="en-MY"/>
        </w:rPr>
      </w:pPr>
    </w:p>
    <w:p w14:paraId="46557BF9" w14:textId="77777777" w:rsidR="000D537C" w:rsidRDefault="000D537C" w:rsidP="000D537C">
      <w:pPr>
        <w:rPr>
          <w:rFonts w:ascii="Times New Roman" w:hAnsi="Times New Roman" w:cs="Times New Roman"/>
          <w:lang w:val="en-MY"/>
        </w:rPr>
      </w:pPr>
    </w:p>
    <w:p w14:paraId="5881C7B0" w14:textId="77777777" w:rsidR="000D537C" w:rsidRDefault="000D537C" w:rsidP="000D537C">
      <w:pPr>
        <w:rPr>
          <w:rFonts w:ascii="Times New Roman" w:hAnsi="Times New Roman" w:cs="Times New Roman"/>
          <w:lang w:val="en-MY"/>
        </w:rPr>
      </w:pPr>
    </w:p>
    <w:p w14:paraId="05D688AD" w14:textId="77777777" w:rsidR="000D537C" w:rsidRDefault="000D537C" w:rsidP="000D537C">
      <w:pPr>
        <w:rPr>
          <w:rFonts w:ascii="Times New Roman" w:hAnsi="Times New Roman" w:cs="Times New Roman"/>
          <w:lang w:val="en-MY"/>
        </w:rPr>
      </w:pPr>
    </w:p>
    <w:p w14:paraId="1246113E" w14:textId="77777777" w:rsidR="000D537C" w:rsidRDefault="000D537C" w:rsidP="000D537C">
      <w:pPr>
        <w:rPr>
          <w:rFonts w:ascii="Times New Roman" w:hAnsi="Times New Roman" w:cs="Times New Roman"/>
          <w:lang w:val="en-MY"/>
        </w:rPr>
      </w:pPr>
    </w:p>
    <w:p w14:paraId="25103A70" w14:textId="77777777" w:rsidR="000D537C" w:rsidRDefault="000D537C" w:rsidP="000D537C">
      <w:pPr>
        <w:rPr>
          <w:rFonts w:ascii="Times New Roman" w:hAnsi="Times New Roman" w:cs="Times New Roman"/>
          <w:lang w:val="en-MY"/>
        </w:rPr>
      </w:pPr>
    </w:p>
    <w:p w14:paraId="7A9E9607" w14:textId="77777777" w:rsidR="000D537C" w:rsidRDefault="000D537C" w:rsidP="000D537C">
      <w:pPr>
        <w:rPr>
          <w:rFonts w:ascii="Times New Roman" w:hAnsi="Times New Roman" w:cs="Times New Roman"/>
          <w:lang w:val="en-MY"/>
        </w:rPr>
      </w:pPr>
      <w:r>
        <w:rPr>
          <w:noProof/>
          <w:lang w:val="en-US"/>
        </w:rPr>
        <mc:AlternateContent>
          <mc:Choice Requires="wps">
            <w:drawing>
              <wp:anchor distT="0" distB="0" distL="114300" distR="114300" simplePos="0" relativeHeight="251658246" behindDoc="0" locked="0" layoutInCell="1" allowOverlap="1" wp14:anchorId="32DBA499" wp14:editId="2F465248">
                <wp:simplePos x="0" y="0"/>
                <wp:positionH relativeFrom="margin">
                  <wp:align>center</wp:align>
                </wp:positionH>
                <wp:positionV relativeFrom="paragraph">
                  <wp:posOffset>6985</wp:posOffset>
                </wp:positionV>
                <wp:extent cx="704850" cy="635"/>
                <wp:effectExtent l="0" t="0" r="0" b="6985"/>
                <wp:wrapSquare wrapText="bothSides"/>
                <wp:docPr id="18" name="Text Box 18"/>
                <wp:cNvGraphicFramePr/>
                <a:graphic xmlns:a="http://schemas.openxmlformats.org/drawingml/2006/main">
                  <a:graphicData uri="http://schemas.microsoft.com/office/word/2010/wordprocessingShape">
                    <wps:wsp>
                      <wps:cNvSpPr txBox="1"/>
                      <wps:spPr>
                        <a:xfrm>
                          <a:off x="0" y="0"/>
                          <a:ext cx="704850" cy="635"/>
                        </a:xfrm>
                        <a:prstGeom prst="rect">
                          <a:avLst/>
                        </a:prstGeom>
                        <a:solidFill>
                          <a:prstClr val="white"/>
                        </a:solidFill>
                        <a:ln>
                          <a:noFill/>
                        </a:ln>
                      </wps:spPr>
                      <wps:txbx>
                        <w:txbxContent>
                          <w:p w14:paraId="6ACA867A" w14:textId="1C574E27" w:rsidR="007D56D2" w:rsidRPr="004A4A63" w:rsidRDefault="007D56D2" w:rsidP="000D537C">
                            <w:pPr>
                              <w:pStyle w:val="Caption"/>
                              <w:ind w:firstLine="0"/>
                              <w:rPr>
                                <w:b/>
                                <w:bCs/>
                                <w:noProof/>
                                <w:color w:val="000000" w:themeColor="text1"/>
                                <w:sz w:val="32"/>
                                <w:szCs w:val="32"/>
                              </w:rPr>
                            </w:pPr>
                            <w:r w:rsidRPr="004A4A63">
                              <w:rPr>
                                <w:b/>
                                <w:bCs/>
                                <w:color w:val="000000" w:themeColor="text1"/>
                                <w:sz w:val="22"/>
                                <w:szCs w:val="22"/>
                              </w:rPr>
                              <w:t xml:space="preserve">Figure </w:t>
                            </w:r>
                            <w:r>
                              <w:rPr>
                                <w:b/>
                                <w:bCs/>
                                <w:color w:val="000000" w:themeColor="text1"/>
                                <w:sz w:val="22"/>
                                <w:szCs w:val="22"/>
                              </w:rPr>
                              <w:t>2.1.</w:t>
                            </w:r>
                            <w:ins w:id="113" w:author="FIORENTINA RICHELLE ASUN" w:date="2019-11-26T16:30:00Z">
                              <w:r w:rsidR="002E5C52">
                                <w:rPr>
                                  <w:b/>
                                  <w:bCs/>
                                  <w:color w:val="000000" w:themeColor="text1"/>
                                  <w:sz w:val="22"/>
                                  <w:szCs w:val="22"/>
                                </w:rPr>
                                <w:t>4</w:t>
                              </w:r>
                            </w:ins>
                            <w:del w:id="114" w:author="FIORENTINA RICHELLE ASUN" w:date="2019-11-26T16:30:00Z">
                              <w:r w:rsidDel="002E5C52">
                                <w:rPr>
                                  <w:b/>
                                  <w:bCs/>
                                  <w:color w:val="000000" w:themeColor="text1"/>
                                  <w:sz w:val="22"/>
                                  <w:szCs w:val="22"/>
                                </w:rPr>
                                <w:delText>5</w:delText>
                              </w:r>
                            </w:del>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DBA499" id="Text Box 18" o:spid="_x0000_s1030" type="#_x0000_t202" style="position:absolute;left:0;text-align:left;margin-left:0;margin-top:.55pt;width:55.5pt;height:.05pt;z-index:25165824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" stroked="f">
                <v:textbox style="mso-fit-shape-to-text:t" inset="0,0,0,0">
                  <w:txbxContent>
                    <w:p w14:paraId="6ACA867A" w14:textId="1C574E27" w:rsidR="007D56D2" w:rsidRPr="004A4A63" w:rsidRDefault="007D56D2" w:rsidP="000D537C">
                      <w:pPr>
                        <w:pStyle w:val="Caption"/>
                        <w:ind w:firstLine="0"/>
                        <w:rPr>
                          <w:b/>
                          <w:bCs/>
                          <w:noProof/>
                          <w:color w:val="000000" w:themeColor="text1"/>
                          <w:sz w:val="32"/>
                          <w:szCs w:val="32"/>
                        </w:rPr>
                      </w:pPr>
                      <w:r w:rsidRPr="004A4A63">
                        <w:rPr>
                          <w:b/>
                          <w:bCs/>
                          <w:color w:val="000000" w:themeColor="text1"/>
                          <w:sz w:val="22"/>
                          <w:szCs w:val="22"/>
                        </w:rPr>
                        <w:t xml:space="preserve">Figure </w:t>
                      </w:r>
                      <w:r>
                        <w:rPr>
                          <w:b/>
                          <w:bCs/>
                          <w:color w:val="000000" w:themeColor="text1"/>
                          <w:sz w:val="22"/>
                          <w:szCs w:val="22"/>
                        </w:rPr>
                        <w:t>2.1.</w:t>
                      </w:r>
                      <w:ins w:id="122" w:author="FIORENTINA RICHELLE ASUN" w:date="2019-11-26T16:30:00Z">
                        <w:r w:rsidR="002E5C52">
                          <w:rPr>
                            <w:b/>
                            <w:bCs/>
                            <w:color w:val="000000" w:themeColor="text1"/>
                            <w:sz w:val="22"/>
                            <w:szCs w:val="22"/>
                          </w:rPr>
                          <w:t>4</w:t>
                        </w:r>
                      </w:ins>
                      <w:del w:id="123" w:author="FIORENTINA RICHELLE ASUN" w:date="2019-11-26T16:30:00Z">
                        <w:r w:rsidDel="002E5C52">
                          <w:rPr>
                            <w:b/>
                            <w:bCs/>
                            <w:color w:val="000000" w:themeColor="text1"/>
                            <w:sz w:val="22"/>
                            <w:szCs w:val="22"/>
                          </w:rPr>
                          <w:delText>5</w:delText>
                        </w:r>
                      </w:del>
                    </w:p>
                  </w:txbxContent>
                </v:textbox>
                <w10:wrap type="square" anchorx="margin"/>
              </v:shape>
            </w:pict>
          </mc:Fallback>
        </mc:AlternateContent>
      </w:r>
    </w:p>
    <w:p w14:paraId="30EE855A" w14:textId="77777777" w:rsidR="000D537C" w:rsidRDefault="000D537C" w:rsidP="000D537C">
      <w:pPr>
        <w:rPr>
          <w:rFonts w:ascii="Times New Roman" w:hAnsi="Times New Roman" w:cs="Times New Roman"/>
          <w:lang w:val="en-MY"/>
        </w:rPr>
      </w:pPr>
    </w:p>
    <w:p w14:paraId="497E9C72" w14:textId="77777777" w:rsidR="000D537C" w:rsidRDefault="000D537C" w:rsidP="000D537C">
      <w:pPr>
        <w:rPr>
          <w:rFonts w:ascii="Times New Roman" w:hAnsi="Times New Roman" w:cs="Times New Roman"/>
          <w:lang w:val="en-MY"/>
        </w:rPr>
      </w:pPr>
      <w:r>
        <w:rPr>
          <w:noProof/>
          <w:lang w:val="en-US"/>
        </w:rPr>
        <w:lastRenderedPageBreak/>
        <w:drawing>
          <wp:anchor distT="0" distB="0" distL="114300" distR="114300" simplePos="0" relativeHeight="251658247" behindDoc="0" locked="0" layoutInCell="1" allowOverlap="1" wp14:anchorId="37CF5FAF" wp14:editId="29969A03">
            <wp:simplePos x="0" y="0"/>
            <wp:positionH relativeFrom="margin">
              <wp:align>right</wp:align>
            </wp:positionH>
            <wp:positionV relativeFrom="paragraph">
              <wp:posOffset>-3810</wp:posOffset>
            </wp:positionV>
            <wp:extent cx="5943600" cy="2419350"/>
            <wp:effectExtent l="0" t="0" r="0" b="0"/>
            <wp:wrapNone/>
            <wp:docPr id="28" name="Picture 28" descr="C:\Users\Slyther\AppData\Local\Packages\Microsoft.Office.Desktop_8wekyb3d8bbwe\AC\INetCache\Content.MSO\10FC5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lyther\AppData\Local\Packages\Microsoft.Office.Desktop_8wekyb3d8bbwe\AC\INetCache\Content.MSO\10FC5B.tmp"/>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475" b="8291"/>
                    <a:stretch/>
                  </pic:blipFill>
                  <pic:spPr bwMode="auto">
                    <a:xfrm>
                      <a:off x="0" y="0"/>
                      <a:ext cx="5943600" cy="24193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9449796" w14:textId="77777777" w:rsidR="000D537C" w:rsidRDefault="000D537C" w:rsidP="000D537C">
      <w:pPr>
        <w:rPr>
          <w:rFonts w:ascii="Times New Roman" w:hAnsi="Times New Roman" w:cs="Times New Roman"/>
          <w:lang w:val="en-MY"/>
        </w:rPr>
      </w:pPr>
    </w:p>
    <w:p w14:paraId="7778049E" w14:textId="77777777" w:rsidR="000D537C" w:rsidRDefault="000D537C" w:rsidP="000D537C">
      <w:pPr>
        <w:rPr>
          <w:rFonts w:ascii="Times New Roman" w:hAnsi="Times New Roman" w:cs="Times New Roman"/>
          <w:lang w:val="en-MY"/>
        </w:rPr>
      </w:pPr>
    </w:p>
    <w:p w14:paraId="52562B44" w14:textId="77777777" w:rsidR="000D537C" w:rsidRDefault="000D537C" w:rsidP="000D537C">
      <w:pPr>
        <w:rPr>
          <w:rFonts w:ascii="Times New Roman" w:hAnsi="Times New Roman" w:cs="Times New Roman"/>
          <w:lang w:val="en-MY"/>
        </w:rPr>
      </w:pPr>
    </w:p>
    <w:p w14:paraId="4EC6B1EF" w14:textId="77777777" w:rsidR="000D537C" w:rsidRDefault="000D537C" w:rsidP="000D537C">
      <w:pPr>
        <w:rPr>
          <w:rFonts w:ascii="Times New Roman" w:hAnsi="Times New Roman" w:cs="Times New Roman"/>
          <w:lang w:val="en-MY"/>
        </w:rPr>
      </w:pPr>
    </w:p>
    <w:p w14:paraId="37A4FCAF" w14:textId="77777777" w:rsidR="000D537C" w:rsidRDefault="000D537C" w:rsidP="000D537C">
      <w:pPr>
        <w:rPr>
          <w:rFonts w:ascii="Times New Roman" w:hAnsi="Times New Roman" w:cs="Times New Roman"/>
          <w:lang w:val="en-MY"/>
        </w:rPr>
      </w:pPr>
    </w:p>
    <w:p w14:paraId="4F7E9DC4" w14:textId="77777777" w:rsidR="000D537C" w:rsidRDefault="000D537C" w:rsidP="000D537C">
      <w:pPr>
        <w:rPr>
          <w:rFonts w:ascii="Times New Roman" w:hAnsi="Times New Roman" w:cs="Times New Roman"/>
          <w:lang w:val="en-MY"/>
        </w:rPr>
      </w:pPr>
      <w:r>
        <w:rPr>
          <w:noProof/>
          <w:lang w:val="en-US"/>
        </w:rPr>
        <mc:AlternateContent>
          <mc:Choice Requires="wps">
            <w:drawing>
              <wp:anchor distT="0" distB="0" distL="114300" distR="114300" simplePos="0" relativeHeight="251658248" behindDoc="0" locked="0" layoutInCell="1" allowOverlap="1" wp14:anchorId="119F2BFA" wp14:editId="2266C2DB">
                <wp:simplePos x="0" y="0"/>
                <wp:positionH relativeFrom="margin">
                  <wp:align>center</wp:align>
                </wp:positionH>
                <wp:positionV relativeFrom="paragraph">
                  <wp:posOffset>160020</wp:posOffset>
                </wp:positionV>
                <wp:extent cx="714375" cy="635"/>
                <wp:effectExtent l="0" t="0" r="9525" b="6985"/>
                <wp:wrapSquare wrapText="bothSides"/>
                <wp:docPr id="29" name="Text Box 29"/>
                <wp:cNvGraphicFramePr/>
                <a:graphic xmlns:a="http://schemas.openxmlformats.org/drawingml/2006/main">
                  <a:graphicData uri="http://schemas.microsoft.com/office/word/2010/wordprocessingShape">
                    <wps:wsp>
                      <wps:cNvSpPr txBox="1"/>
                      <wps:spPr>
                        <a:xfrm>
                          <a:off x="0" y="0"/>
                          <a:ext cx="714375" cy="635"/>
                        </a:xfrm>
                        <a:prstGeom prst="rect">
                          <a:avLst/>
                        </a:prstGeom>
                        <a:solidFill>
                          <a:prstClr val="white"/>
                        </a:solidFill>
                        <a:ln>
                          <a:noFill/>
                        </a:ln>
                      </wps:spPr>
                      <wps:txbx>
                        <w:txbxContent>
                          <w:p w14:paraId="6E36F16E" w14:textId="5C5DF220" w:rsidR="007D56D2" w:rsidRPr="002C47D0" w:rsidRDefault="007D56D2" w:rsidP="000D537C">
                            <w:pPr>
                              <w:pStyle w:val="Caption"/>
                              <w:ind w:firstLine="0"/>
                              <w:rPr>
                                <w:b/>
                                <w:bCs/>
                                <w:noProof/>
                                <w:color w:val="000000" w:themeColor="text1"/>
                                <w:sz w:val="32"/>
                                <w:szCs w:val="32"/>
                              </w:rPr>
                            </w:pPr>
                            <w:r w:rsidRPr="002C47D0">
                              <w:rPr>
                                <w:b/>
                                <w:bCs/>
                                <w:color w:val="000000" w:themeColor="text1"/>
                                <w:sz w:val="22"/>
                                <w:szCs w:val="22"/>
                              </w:rPr>
                              <w:t xml:space="preserve">Figure </w:t>
                            </w:r>
                            <w:r>
                              <w:rPr>
                                <w:b/>
                                <w:bCs/>
                                <w:color w:val="000000" w:themeColor="text1"/>
                                <w:sz w:val="22"/>
                                <w:szCs w:val="22"/>
                              </w:rPr>
                              <w:t>2.1.</w:t>
                            </w:r>
                            <w:ins w:id="115" w:author="FIORENTINA RICHELLE ASUN" w:date="2019-11-26T16:31:00Z">
                              <w:r w:rsidR="002E5C52">
                                <w:rPr>
                                  <w:b/>
                                  <w:bCs/>
                                  <w:color w:val="000000" w:themeColor="text1"/>
                                  <w:sz w:val="22"/>
                                  <w:szCs w:val="22"/>
                                </w:rPr>
                                <w:t>5</w:t>
                              </w:r>
                            </w:ins>
                            <w:del w:id="116" w:author="FIORENTINA RICHELLE ASUN" w:date="2019-11-26T16:31:00Z">
                              <w:r w:rsidDel="002E5C52">
                                <w:rPr>
                                  <w:b/>
                                  <w:bCs/>
                                  <w:color w:val="000000" w:themeColor="text1"/>
                                  <w:sz w:val="22"/>
                                  <w:szCs w:val="22"/>
                                </w:rPr>
                                <w:delText>6</w:delText>
                              </w:r>
                            </w:del>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9F2BFA" id="Text Box 29" o:spid="_x0000_s1031" type="#_x0000_t202" style="position:absolute;left:0;text-align:left;margin-left:0;margin-top:12.6pt;width:56.25pt;height:.05pt;z-index:2516582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" stroked="f">
                <v:textbox style="mso-fit-shape-to-text:t" inset="0,0,0,0">
                  <w:txbxContent>
                    <w:p w14:paraId="6E36F16E" w14:textId="5C5DF220" w:rsidR="007D56D2" w:rsidRPr="002C47D0" w:rsidRDefault="007D56D2" w:rsidP="000D537C">
                      <w:pPr>
                        <w:pStyle w:val="Caption"/>
                        <w:ind w:firstLine="0"/>
                        <w:rPr>
                          <w:b/>
                          <w:bCs/>
                          <w:noProof/>
                          <w:color w:val="000000" w:themeColor="text1"/>
                          <w:sz w:val="32"/>
                          <w:szCs w:val="32"/>
                        </w:rPr>
                      </w:pPr>
                      <w:r w:rsidRPr="002C47D0">
                        <w:rPr>
                          <w:b/>
                          <w:bCs/>
                          <w:color w:val="000000" w:themeColor="text1"/>
                          <w:sz w:val="22"/>
                          <w:szCs w:val="22"/>
                        </w:rPr>
                        <w:t xml:space="preserve">Figure </w:t>
                      </w:r>
                      <w:r>
                        <w:rPr>
                          <w:b/>
                          <w:bCs/>
                          <w:color w:val="000000" w:themeColor="text1"/>
                          <w:sz w:val="22"/>
                          <w:szCs w:val="22"/>
                        </w:rPr>
                        <w:t>2.1.</w:t>
                      </w:r>
                      <w:ins w:id="126" w:author="FIORENTINA RICHELLE ASUN" w:date="2019-11-26T16:31:00Z">
                        <w:r w:rsidR="002E5C52">
                          <w:rPr>
                            <w:b/>
                            <w:bCs/>
                            <w:color w:val="000000" w:themeColor="text1"/>
                            <w:sz w:val="22"/>
                            <w:szCs w:val="22"/>
                          </w:rPr>
                          <w:t>5</w:t>
                        </w:r>
                      </w:ins>
                      <w:del w:id="127" w:author="FIORENTINA RICHELLE ASUN" w:date="2019-11-26T16:31:00Z">
                        <w:r w:rsidDel="002E5C52">
                          <w:rPr>
                            <w:b/>
                            <w:bCs/>
                            <w:color w:val="000000" w:themeColor="text1"/>
                            <w:sz w:val="22"/>
                            <w:szCs w:val="22"/>
                          </w:rPr>
                          <w:delText>6</w:delText>
                        </w:r>
                      </w:del>
                    </w:p>
                  </w:txbxContent>
                </v:textbox>
                <w10:wrap type="square" anchorx="margin"/>
              </v:shape>
            </w:pict>
          </mc:Fallback>
        </mc:AlternateContent>
      </w:r>
    </w:p>
    <w:p w14:paraId="47773A06" w14:textId="77777777" w:rsidR="000D537C" w:rsidRDefault="000D537C" w:rsidP="000D537C">
      <w:pPr>
        <w:rPr>
          <w:rFonts w:ascii="Times New Roman" w:hAnsi="Times New Roman" w:cs="Times New Roman"/>
          <w:lang w:val="en-MY"/>
        </w:rPr>
      </w:pPr>
      <w:r>
        <w:rPr>
          <w:noProof/>
          <w:lang w:val="en-US"/>
        </w:rPr>
        <w:drawing>
          <wp:anchor distT="0" distB="0" distL="114300" distR="114300" simplePos="0" relativeHeight="251658249" behindDoc="0" locked="0" layoutInCell="1" allowOverlap="1" wp14:anchorId="5B4E0567" wp14:editId="5B3222F3">
            <wp:simplePos x="0" y="0"/>
            <wp:positionH relativeFrom="margin">
              <wp:align>right</wp:align>
            </wp:positionH>
            <wp:positionV relativeFrom="paragraph">
              <wp:posOffset>66040</wp:posOffset>
            </wp:positionV>
            <wp:extent cx="5943600" cy="2545080"/>
            <wp:effectExtent l="0" t="0" r="0" b="7620"/>
            <wp:wrapNone/>
            <wp:docPr id="21" name="Picture 21" descr="C:\Users\Slyther\AppData\Local\Packages\Microsoft.Office.Desktop_8wekyb3d8bbwe\AC\INetCache\Content.MSO\86E8B22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lyther\AppData\Local\Packages\Microsoft.Office.Desktop_8wekyb3d8bbwe\AC\INetCache\Content.MSO\86E8B221.tmp"/>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7179" b="7179"/>
                    <a:stretch/>
                  </pic:blipFill>
                  <pic:spPr bwMode="auto">
                    <a:xfrm>
                      <a:off x="0" y="0"/>
                      <a:ext cx="5943600" cy="25450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3F9DF82" w14:textId="77777777" w:rsidR="000D537C" w:rsidRDefault="000D537C" w:rsidP="000D537C">
      <w:pPr>
        <w:rPr>
          <w:rFonts w:ascii="Times New Roman" w:hAnsi="Times New Roman" w:cs="Times New Roman"/>
          <w:lang w:val="en-MY"/>
        </w:rPr>
      </w:pPr>
    </w:p>
    <w:p w14:paraId="64004435" w14:textId="77777777" w:rsidR="000D537C" w:rsidRDefault="000D537C" w:rsidP="000D537C">
      <w:pPr>
        <w:rPr>
          <w:rFonts w:ascii="Times New Roman" w:hAnsi="Times New Roman" w:cs="Times New Roman"/>
          <w:lang w:val="en-MY"/>
        </w:rPr>
      </w:pPr>
    </w:p>
    <w:p w14:paraId="7945981E" w14:textId="77777777" w:rsidR="000D537C" w:rsidRDefault="000D537C" w:rsidP="000D537C">
      <w:pPr>
        <w:rPr>
          <w:rFonts w:ascii="Times New Roman" w:hAnsi="Times New Roman" w:cs="Times New Roman"/>
          <w:lang w:val="en-MY"/>
        </w:rPr>
      </w:pPr>
    </w:p>
    <w:p w14:paraId="7DE9A231" w14:textId="77777777" w:rsidR="000D537C" w:rsidRDefault="000D537C" w:rsidP="000D537C">
      <w:pPr>
        <w:rPr>
          <w:rFonts w:ascii="Times New Roman" w:hAnsi="Times New Roman" w:cs="Times New Roman"/>
          <w:lang w:val="en-MY"/>
        </w:rPr>
      </w:pPr>
    </w:p>
    <w:p w14:paraId="07003634" w14:textId="77777777" w:rsidR="000D537C" w:rsidRDefault="000D537C" w:rsidP="000D537C">
      <w:pPr>
        <w:rPr>
          <w:rFonts w:ascii="Times New Roman" w:hAnsi="Times New Roman" w:cs="Times New Roman"/>
          <w:lang w:val="en-MY"/>
        </w:rPr>
      </w:pPr>
    </w:p>
    <w:p w14:paraId="2E2C1ADF" w14:textId="77777777" w:rsidR="000D537C" w:rsidRDefault="000D537C" w:rsidP="000D537C">
      <w:pPr>
        <w:rPr>
          <w:rFonts w:ascii="Times New Roman" w:hAnsi="Times New Roman" w:cs="Times New Roman"/>
          <w:lang w:val="en-MY"/>
        </w:rPr>
      </w:pPr>
    </w:p>
    <w:p w14:paraId="6D0F9668" w14:textId="77777777" w:rsidR="000D537C" w:rsidRDefault="000D537C" w:rsidP="000D537C">
      <w:pPr>
        <w:rPr>
          <w:rFonts w:ascii="Times New Roman" w:hAnsi="Times New Roman" w:cs="Times New Roman"/>
          <w:lang w:val="en-MY"/>
        </w:rPr>
      </w:pPr>
      <w:r>
        <w:rPr>
          <w:noProof/>
          <w:lang w:val="en-US"/>
        </w:rPr>
        <w:drawing>
          <wp:anchor distT="0" distB="0" distL="114300" distR="114300" simplePos="0" relativeHeight="251658251" behindDoc="0" locked="0" layoutInCell="1" allowOverlap="1" wp14:anchorId="2D7398A6" wp14:editId="46B3E003">
            <wp:simplePos x="0" y="0"/>
            <wp:positionH relativeFrom="margin">
              <wp:align>right</wp:align>
            </wp:positionH>
            <wp:positionV relativeFrom="margin">
              <wp:posOffset>5128260</wp:posOffset>
            </wp:positionV>
            <wp:extent cx="5943600" cy="2735580"/>
            <wp:effectExtent l="0" t="0" r="0" b="7620"/>
            <wp:wrapNone/>
            <wp:docPr id="23" name="Picture 23" descr="C:\Users\Slyther\AppData\Local\Packages\Microsoft.Office.Desktop_8wekyb3d8bbwe\AC\INetCache\Content.MSO\9DF2D9D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lyther\AppData\Local\Packages\Microsoft.Office.Desktop_8wekyb3d8bbwe\AC\INetCache\Content.MSO\9DF2D9D7.tmp"/>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7949"/>
                    <a:stretch/>
                  </pic:blipFill>
                  <pic:spPr bwMode="auto">
                    <a:xfrm>
                      <a:off x="0" y="0"/>
                      <a:ext cx="5943600" cy="27355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lang w:val="en-US"/>
        </w:rPr>
        <mc:AlternateContent>
          <mc:Choice Requires="wps">
            <w:drawing>
              <wp:anchor distT="0" distB="0" distL="114300" distR="114300" simplePos="0" relativeHeight="251658250" behindDoc="0" locked="0" layoutInCell="1" allowOverlap="1" wp14:anchorId="7DA5A668" wp14:editId="56EDE362">
                <wp:simplePos x="0" y="0"/>
                <wp:positionH relativeFrom="margin">
                  <wp:align>center</wp:align>
                </wp:positionH>
                <wp:positionV relativeFrom="paragraph">
                  <wp:posOffset>8255</wp:posOffset>
                </wp:positionV>
                <wp:extent cx="733425" cy="635"/>
                <wp:effectExtent l="0" t="0" r="9525" b="6985"/>
                <wp:wrapSquare wrapText="bothSides"/>
                <wp:docPr id="22" name="Text Box 22"/>
                <wp:cNvGraphicFramePr/>
                <a:graphic xmlns:a="http://schemas.openxmlformats.org/drawingml/2006/main">
                  <a:graphicData uri="http://schemas.microsoft.com/office/word/2010/wordprocessingShape">
                    <wps:wsp>
                      <wps:cNvSpPr txBox="1"/>
                      <wps:spPr>
                        <a:xfrm>
                          <a:off x="0" y="0"/>
                          <a:ext cx="733425" cy="635"/>
                        </a:xfrm>
                        <a:prstGeom prst="rect">
                          <a:avLst/>
                        </a:prstGeom>
                        <a:solidFill>
                          <a:prstClr val="white"/>
                        </a:solidFill>
                        <a:ln>
                          <a:noFill/>
                        </a:ln>
                      </wps:spPr>
                      <wps:txbx>
                        <w:txbxContent>
                          <w:p w14:paraId="3AB1FF7E" w14:textId="1B1EAC2A" w:rsidR="007D56D2" w:rsidRPr="0034502E" w:rsidRDefault="007D56D2" w:rsidP="000D537C">
                            <w:pPr>
                              <w:pStyle w:val="Caption"/>
                              <w:ind w:firstLine="0"/>
                              <w:rPr>
                                <w:b/>
                                <w:bCs/>
                                <w:noProof/>
                                <w:color w:val="000000" w:themeColor="text1"/>
                                <w:sz w:val="32"/>
                                <w:szCs w:val="32"/>
                              </w:rPr>
                            </w:pPr>
                            <w:r w:rsidRPr="0034502E">
                              <w:rPr>
                                <w:b/>
                                <w:bCs/>
                                <w:color w:val="000000" w:themeColor="text1"/>
                                <w:sz w:val="22"/>
                                <w:szCs w:val="22"/>
                              </w:rPr>
                              <w:t xml:space="preserve">Figure </w:t>
                            </w:r>
                            <w:r>
                              <w:rPr>
                                <w:b/>
                                <w:bCs/>
                                <w:color w:val="000000" w:themeColor="text1"/>
                                <w:sz w:val="22"/>
                                <w:szCs w:val="22"/>
                              </w:rPr>
                              <w:t>2.1.</w:t>
                            </w:r>
                            <w:ins w:id="117" w:author="FIORENTINA RICHELLE ASUN" w:date="2019-11-26T16:31:00Z">
                              <w:r w:rsidR="002E5C52">
                                <w:rPr>
                                  <w:b/>
                                  <w:bCs/>
                                  <w:color w:val="000000" w:themeColor="text1"/>
                                  <w:sz w:val="22"/>
                                  <w:szCs w:val="22"/>
                                </w:rPr>
                                <w:t>6</w:t>
                              </w:r>
                            </w:ins>
                            <w:del w:id="118" w:author="FIORENTINA RICHELLE ASUN" w:date="2019-11-26T16:31:00Z">
                              <w:r w:rsidDel="002E5C52">
                                <w:rPr>
                                  <w:b/>
                                  <w:bCs/>
                                  <w:color w:val="000000" w:themeColor="text1"/>
                                  <w:sz w:val="22"/>
                                  <w:szCs w:val="22"/>
                                </w:rPr>
                                <w:delText>7</w:delText>
                              </w:r>
                            </w:del>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DA5A668" id="Text Box 22" o:spid="_x0000_s1032" type="#_x0000_t202" style="position:absolute;left:0;text-align:left;margin-left:0;margin-top:.65pt;width:57.75pt;height:.05pt;z-index:25165825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" stroked="f">
                <v:textbox style="mso-fit-shape-to-text:t" inset="0,0,0,0">
                  <w:txbxContent>
                    <w:p w14:paraId="3AB1FF7E" w14:textId="1B1EAC2A" w:rsidR="007D56D2" w:rsidRPr="0034502E" w:rsidRDefault="007D56D2" w:rsidP="000D537C">
                      <w:pPr>
                        <w:pStyle w:val="Caption"/>
                        <w:ind w:firstLine="0"/>
                        <w:rPr>
                          <w:b/>
                          <w:bCs/>
                          <w:noProof/>
                          <w:color w:val="000000" w:themeColor="text1"/>
                          <w:sz w:val="32"/>
                          <w:szCs w:val="32"/>
                        </w:rPr>
                      </w:pPr>
                      <w:r w:rsidRPr="0034502E">
                        <w:rPr>
                          <w:b/>
                          <w:bCs/>
                          <w:color w:val="000000" w:themeColor="text1"/>
                          <w:sz w:val="22"/>
                          <w:szCs w:val="22"/>
                        </w:rPr>
                        <w:t xml:space="preserve">Figure </w:t>
                      </w:r>
                      <w:r>
                        <w:rPr>
                          <w:b/>
                          <w:bCs/>
                          <w:color w:val="000000" w:themeColor="text1"/>
                          <w:sz w:val="22"/>
                          <w:szCs w:val="22"/>
                        </w:rPr>
                        <w:t>2.1.</w:t>
                      </w:r>
                      <w:ins w:id="130" w:author="FIORENTINA RICHELLE ASUN" w:date="2019-11-26T16:31:00Z">
                        <w:r w:rsidR="002E5C52">
                          <w:rPr>
                            <w:b/>
                            <w:bCs/>
                            <w:color w:val="000000" w:themeColor="text1"/>
                            <w:sz w:val="22"/>
                            <w:szCs w:val="22"/>
                          </w:rPr>
                          <w:t>6</w:t>
                        </w:r>
                      </w:ins>
                      <w:del w:id="131" w:author="FIORENTINA RICHELLE ASUN" w:date="2019-11-26T16:31:00Z">
                        <w:r w:rsidDel="002E5C52">
                          <w:rPr>
                            <w:b/>
                            <w:bCs/>
                            <w:color w:val="000000" w:themeColor="text1"/>
                            <w:sz w:val="22"/>
                            <w:szCs w:val="22"/>
                          </w:rPr>
                          <w:delText>7</w:delText>
                        </w:r>
                      </w:del>
                    </w:p>
                  </w:txbxContent>
                </v:textbox>
                <w10:wrap type="square" anchorx="margin"/>
              </v:shape>
            </w:pict>
          </mc:Fallback>
        </mc:AlternateContent>
      </w:r>
    </w:p>
    <w:p w14:paraId="0A09F2DE" w14:textId="77777777" w:rsidR="000D537C" w:rsidRDefault="000D537C" w:rsidP="000D537C">
      <w:pPr>
        <w:rPr>
          <w:rFonts w:ascii="Times New Roman" w:hAnsi="Times New Roman" w:cs="Times New Roman"/>
          <w:lang w:val="en-MY"/>
        </w:rPr>
      </w:pPr>
    </w:p>
    <w:p w14:paraId="3AB6F575" w14:textId="77777777" w:rsidR="000D537C" w:rsidRDefault="000D537C" w:rsidP="000D537C">
      <w:pPr>
        <w:rPr>
          <w:rFonts w:ascii="Times New Roman" w:hAnsi="Times New Roman" w:cs="Times New Roman"/>
          <w:lang w:val="en-MY"/>
        </w:rPr>
      </w:pPr>
    </w:p>
    <w:p w14:paraId="17F355EF" w14:textId="77777777" w:rsidR="000D537C" w:rsidRDefault="000D537C" w:rsidP="000D537C">
      <w:pPr>
        <w:rPr>
          <w:rFonts w:ascii="Times New Roman" w:hAnsi="Times New Roman" w:cs="Times New Roman"/>
          <w:lang w:val="en-MY"/>
        </w:rPr>
      </w:pPr>
    </w:p>
    <w:p w14:paraId="6D346FCA" w14:textId="77777777" w:rsidR="000D537C" w:rsidRDefault="000D537C" w:rsidP="000D537C">
      <w:pPr>
        <w:rPr>
          <w:rFonts w:ascii="Times New Roman" w:hAnsi="Times New Roman" w:cs="Times New Roman"/>
          <w:lang w:val="en-MY"/>
        </w:rPr>
      </w:pPr>
    </w:p>
    <w:p w14:paraId="0FB17A8B" w14:textId="77777777" w:rsidR="000D537C" w:rsidRDefault="000D537C" w:rsidP="000D537C">
      <w:pPr>
        <w:rPr>
          <w:rFonts w:ascii="Times New Roman" w:hAnsi="Times New Roman" w:cs="Times New Roman"/>
          <w:lang w:val="en-MY"/>
        </w:rPr>
      </w:pPr>
    </w:p>
    <w:p w14:paraId="26B6D82D" w14:textId="77777777" w:rsidR="000D537C" w:rsidRDefault="000D537C" w:rsidP="000D537C">
      <w:pPr>
        <w:rPr>
          <w:rFonts w:ascii="Times New Roman" w:hAnsi="Times New Roman" w:cs="Times New Roman"/>
          <w:lang w:val="en-MY"/>
        </w:rPr>
      </w:pPr>
    </w:p>
    <w:p w14:paraId="4F8FFA3B" w14:textId="77777777" w:rsidR="000D537C" w:rsidRDefault="000D537C" w:rsidP="000D537C">
      <w:pPr>
        <w:rPr>
          <w:rFonts w:ascii="Times New Roman" w:hAnsi="Times New Roman" w:cs="Times New Roman"/>
          <w:lang w:val="en-MY"/>
        </w:rPr>
      </w:pPr>
    </w:p>
    <w:p w14:paraId="617F9900" w14:textId="77777777" w:rsidR="000D537C" w:rsidRDefault="000D537C" w:rsidP="000D537C">
      <w:pPr>
        <w:rPr>
          <w:rFonts w:ascii="Times New Roman" w:hAnsi="Times New Roman" w:cs="Times New Roman"/>
          <w:lang w:val="en-MY"/>
        </w:rPr>
      </w:pPr>
      <w:r>
        <w:rPr>
          <w:noProof/>
          <w:lang w:val="en-US"/>
        </w:rPr>
        <mc:AlternateContent>
          <mc:Choice Requires="wps">
            <w:drawing>
              <wp:anchor distT="0" distB="0" distL="114300" distR="114300" simplePos="0" relativeHeight="251658252" behindDoc="0" locked="0" layoutInCell="1" allowOverlap="1" wp14:anchorId="7F390D53" wp14:editId="4AC12A7A">
                <wp:simplePos x="0" y="0"/>
                <wp:positionH relativeFrom="margin">
                  <wp:align>center</wp:align>
                </wp:positionH>
                <wp:positionV relativeFrom="paragraph">
                  <wp:posOffset>12065</wp:posOffset>
                </wp:positionV>
                <wp:extent cx="733425" cy="635"/>
                <wp:effectExtent l="0" t="0" r="9525" b="6985"/>
                <wp:wrapSquare wrapText="bothSides"/>
                <wp:docPr id="169375585" name="Text Box 169375585"/>
                <wp:cNvGraphicFramePr/>
                <a:graphic xmlns:a="http://schemas.openxmlformats.org/drawingml/2006/main">
                  <a:graphicData uri="http://schemas.microsoft.com/office/word/2010/wordprocessingShape">
                    <wps:wsp>
                      <wps:cNvSpPr txBox="1"/>
                      <wps:spPr>
                        <a:xfrm>
                          <a:off x="0" y="0"/>
                          <a:ext cx="733425" cy="635"/>
                        </a:xfrm>
                        <a:prstGeom prst="rect">
                          <a:avLst/>
                        </a:prstGeom>
                        <a:solidFill>
                          <a:prstClr val="white"/>
                        </a:solidFill>
                        <a:ln>
                          <a:noFill/>
                        </a:ln>
                      </wps:spPr>
                      <wps:txbx>
                        <w:txbxContent>
                          <w:p w14:paraId="69803514" w14:textId="4D029D2B" w:rsidR="007D56D2" w:rsidRPr="002A5C2B" w:rsidRDefault="007D56D2" w:rsidP="000D537C">
                            <w:pPr>
                              <w:pStyle w:val="Caption"/>
                              <w:ind w:firstLine="0"/>
                              <w:rPr>
                                <w:b/>
                                <w:bCs/>
                                <w:noProof/>
                                <w:color w:val="000000" w:themeColor="text1"/>
                                <w:sz w:val="32"/>
                                <w:szCs w:val="32"/>
                              </w:rPr>
                            </w:pPr>
                            <w:r w:rsidRPr="002A5C2B">
                              <w:rPr>
                                <w:b/>
                                <w:bCs/>
                                <w:color w:val="000000" w:themeColor="text1"/>
                                <w:sz w:val="22"/>
                                <w:szCs w:val="22"/>
                              </w:rPr>
                              <w:t xml:space="preserve">Figure </w:t>
                            </w:r>
                            <w:r>
                              <w:rPr>
                                <w:b/>
                                <w:bCs/>
                                <w:color w:val="000000" w:themeColor="text1"/>
                                <w:sz w:val="22"/>
                                <w:szCs w:val="22"/>
                              </w:rPr>
                              <w:t>2.1</w:t>
                            </w:r>
                            <w:ins w:id="119" w:author="FIORENTINA RICHELLE ASUN" w:date="2019-11-26T16:31:00Z">
                              <w:r w:rsidR="002E5C52">
                                <w:rPr>
                                  <w:b/>
                                  <w:bCs/>
                                  <w:color w:val="000000" w:themeColor="text1"/>
                                  <w:sz w:val="22"/>
                                  <w:szCs w:val="22"/>
                                </w:rPr>
                                <w:t>.7</w:t>
                              </w:r>
                            </w:ins>
                            <w:del w:id="120" w:author="FIORENTINA RICHELLE ASUN" w:date="2019-11-26T16:31:00Z">
                              <w:r w:rsidDel="002E5C52">
                                <w:rPr>
                                  <w:b/>
                                  <w:bCs/>
                                  <w:color w:val="000000" w:themeColor="text1"/>
                                  <w:sz w:val="22"/>
                                  <w:szCs w:val="22"/>
                                </w:rPr>
                                <w:delText>.</w:delText>
                              </w:r>
                              <w:r w:rsidRPr="002A5C2B" w:rsidDel="002E5C52">
                                <w:rPr>
                                  <w:b/>
                                  <w:bCs/>
                                  <w:color w:val="000000" w:themeColor="text1"/>
                                  <w:sz w:val="22"/>
                                  <w:szCs w:val="22"/>
                                </w:rPr>
                                <w:delText>8</w:delText>
                              </w:r>
                            </w:del>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F390D53" id="Text Box 169375585" o:spid="_x0000_s1033" type="#_x0000_t202" style="position:absolute;left:0;text-align:left;margin-left:0;margin-top:.95pt;width:57.75pt;height:.05pt;z-index:2516582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" stroked="f">
                <v:textbox style="mso-fit-shape-to-text:t" inset="0,0,0,0">
                  <w:txbxContent>
                    <w:p w14:paraId="69803514" w14:textId="4D029D2B" w:rsidR="007D56D2" w:rsidRPr="002A5C2B" w:rsidRDefault="007D56D2" w:rsidP="000D537C">
                      <w:pPr>
                        <w:pStyle w:val="Caption"/>
                        <w:ind w:firstLine="0"/>
                        <w:rPr>
                          <w:b/>
                          <w:bCs/>
                          <w:noProof/>
                          <w:color w:val="000000" w:themeColor="text1"/>
                          <w:sz w:val="32"/>
                          <w:szCs w:val="32"/>
                        </w:rPr>
                      </w:pPr>
                      <w:r w:rsidRPr="002A5C2B">
                        <w:rPr>
                          <w:b/>
                          <w:bCs/>
                          <w:color w:val="000000" w:themeColor="text1"/>
                          <w:sz w:val="22"/>
                          <w:szCs w:val="22"/>
                        </w:rPr>
                        <w:t xml:space="preserve">Figure </w:t>
                      </w:r>
                      <w:r>
                        <w:rPr>
                          <w:b/>
                          <w:bCs/>
                          <w:color w:val="000000" w:themeColor="text1"/>
                          <w:sz w:val="22"/>
                          <w:szCs w:val="22"/>
                        </w:rPr>
                        <w:t>2.1</w:t>
                      </w:r>
                      <w:ins w:id="134" w:author="FIORENTINA RICHELLE ASUN" w:date="2019-11-26T16:31:00Z">
                        <w:r w:rsidR="002E5C52">
                          <w:rPr>
                            <w:b/>
                            <w:bCs/>
                            <w:color w:val="000000" w:themeColor="text1"/>
                            <w:sz w:val="22"/>
                            <w:szCs w:val="22"/>
                          </w:rPr>
                          <w:t>.7</w:t>
                        </w:r>
                      </w:ins>
                      <w:del w:id="135" w:author="FIORENTINA RICHELLE ASUN" w:date="2019-11-26T16:31:00Z">
                        <w:r w:rsidDel="002E5C52">
                          <w:rPr>
                            <w:b/>
                            <w:bCs/>
                            <w:color w:val="000000" w:themeColor="text1"/>
                            <w:sz w:val="22"/>
                            <w:szCs w:val="22"/>
                          </w:rPr>
                          <w:delText>.</w:delText>
                        </w:r>
                        <w:r w:rsidRPr="002A5C2B" w:rsidDel="002E5C52">
                          <w:rPr>
                            <w:b/>
                            <w:bCs/>
                            <w:color w:val="000000" w:themeColor="text1"/>
                            <w:sz w:val="22"/>
                            <w:szCs w:val="22"/>
                          </w:rPr>
                          <w:delText>8</w:delText>
                        </w:r>
                      </w:del>
                    </w:p>
                  </w:txbxContent>
                </v:textbox>
                <w10:wrap type="square" anchorx="margin"/>
              </v:shape>
            </w:pict>
          </mc:Fallback>
        </mc:AlternateContent>
      </w:r>
    </w:p>
    <w:p w14:paraId="771D8098" w14:textId="1742CA4C" w:rsidR="000D537C" w:rsidRPr="00171E8A" w:rsidRDefault="000D537C" w:rsidP="000D537C">
      <w:pPr>
        <w:rPr>
          <w:rFonts w:ascii="Times New Roman" w:hAnsi="Times New Roman" w:cs="Times New Roman"/>
          <w:lang w:val="en-MY"/>
        </w:rPr>
      </w:pPr>
      <w:r w:rsidRPr="00DF03D5">
        <w:rPr>
          <w:rFonts w:ascii="Times New Roman" w:hAnsi="Times New Roman" w:cs="Times New Roman"/>
          <w:lang w:val="en-MY"/>
        </w:rPr>
        <w:lastRenderedPageBreak/>
        <w:t xml:space="preserve">From the results of the survey, we found out that 95 </w:t>
      </w:r>
      <w:r>
        <w:rPr>
          <w:rFonts w:ascii="Times New Roman" w:hAnsi="Times New Roman" w:cs="Times New Roman"/>
          <w:lang w:val="en-MY"/>
        </w:rPr>
        <w:t>%</w:t>
      </w:r>
      <w:r w:rsidRPr="00DF03D5">
        <w:rPr>
          <w:rFonts w:ascii="Times New Roman" w:hAnsi="Times New Roman" w:cs="Times New Roman"/>
          <w:lang w:val="en-MY"/>
        </w:rPr>
        <w:t xml:space="preserve"> of respondents do not know sign language. When asked about the method of communication with deaf people, almost two thirds of respondents said that they would write on a paper to express what they want to say. Another quarter of respondents said that they would communicate using gestures of the hands and body.</w:t>
      </w:r>
      <w:r>
        <w:rPr>
          <w:rFonts w:ascii="Times New Roman" w:hAnsi="Times New Roman" w:cs="Times New Roman"/>
          <w:lang w:val="en-MY"/>
        </w:rPr>
        <w:t xml:space="preserve"> From figure </w:t>
      </w:r>
      <w:r w:rsidR="00224F72">
        <w:rPr>
          <w:rFonts w:ascii="Times New Roman" w:hAnsi="Times New Roman" w:cs="Times New Roman"/>
          <w:lang w:val="en-MY"/>
        </w:rPr>
        <w:t>2</w:t>
      </w:r>
      <w:r>
        <w:rPr>
          <w:rFonts w:ascii="Times New Roman" w:hAnsi="Times New Roman" w:cs="Times New Roman"/>
          <w:lang w:val="en-MY"/>
        </w:rPr>
        <w:t>.1.4,</w:t>
      </w:r>
      <w:r w:rsidRPr="00DF03D5">
        <w:rPr>
          <w:rFonts w:ascii="Times New Roman" w:hAnsi="Times New Roman" w:cs="Times New Roman"/>
          <w:lang w:val="en-MY"/>
        </w:rPr>
        <w:t xml:space="preserve"> </w:t>
      </w:r>
      <w:r>
        <w:rPr>
          <w:rFonts w:ascii="Times New Roman" w:hAnsi="Times New Roman" w:cs="Times New Roman"/>
          <w:lang w:val="en-MY"/>
        </w:rPr>
        <w:t>a</w:t>
      </w:r>
      <w:r w:rsidRPr="00DF03D5">
        <w:rPr>
          <w:rFonts w:ascii="Times New Roman" w:hAnsi="Times New Roman" w:cs="Times New Roman"/>
          <w:lang w:val="en-MY"/>
        </w:rPr>
        <w:t xml:space="preserve"> surprising 2</w:t>
      </w:r>
      <w:r>
        <w:rPr>
          <w:rFonts w:ascii="Times New Roman" w:hAnsi="Times New Roman" w:cs="Times New Roman"/>
          <w:lang w:val="en-MY"/>
        </w:rPr>
        <w:t>0</w:t>
      </w:r>
      <w:r w:rsidRPr="00DF03D5">
        <w:rPr>
          <w:rFonts w:ascii="Times New Roman" w:hAnsi="Times New Roman" w:cs="Times New Roman"/>
          <w:lang w:val="en-MY"/>
        </w:rPr>
        <w:t xml:space="preserve"> </w:t>
      </w:r>
      <w:r>
        <w:rPr>
          <w:rFonts w:ascii="Times New Roman" w:hAnsi="Times New Roman" w:cs="Times New Roman"/>
          <w:lang w:val="en-MY"/>
        </w:rPr>
        <w:t>%</w:t>
      </w:r>
      <w:r w:rsidRPr="00DF03D5">
        <w:rPr>
          <w:rFonts w:ascii="Times New Roman" w:hAnsi="Times New Roman" w:cs="Times New Roman"/>
          <w:lang w:val="en-MY"/>
        </w:rPr>
        <w:t xml:space="preserve"> of respondents have a family member or relative who uses hearing aids and yet</w:t>
      </w:r>
      <w:r>
        <w:rPr>
          <w:rFonts w:ascii="Times New Roman" w:hAnsi="Times New Roman" w:cs="Times New Roman"/>
          <w:lang w:val="en-MY"/>
        </w:rPr>
        <w:t xml:space="preserve"> in figure </w:t>
      </w:r>
      <w:r w:rsidR="00224F72">
        <w:rPr>
          <w:rFonts w:ascii="Times New Roman" w:hAnsi="Times New Roman" w:cs="Times New Roman"/>
          <w:lang w:val="en-MY"/>
        </w:rPr>
        <w:t>2</w:t>
      </w:r>
      <w:r>
        <w:rPr>
          <w:rFonts w:ascii="Times New Roman" w:hAnsi="Times New Roman" w:cs="Times New Roman"/>
          <w:lang w:val="en-MY"/>
        </w:rPr>
        <w:t>.1.5,</w:t>
      </w:r>
      <w:r w:rsidRPr="00DF03D5">
        <w:rPr>
          <w:rFonts w:ascii="Times New Roman" w:hAnsi="Times New Roman" w:cs="Times New Roman"/>
          <w:lang w:val="en-MY"/>
        </w:rPr>
        <w:t xml:space="preserve"> 82.5 </w:t>
      </w:r>
      <w:r>
        <w:rPr>
          <w:rFonts w:ascii="Times New Roman" w:hAnsi="Times New Roman" w:cs="Times New Roman"/>
          <w:lang w:val="en-MY"/>
        </w:rPr>
        <w:t>%</w:t>
      </w:r>
      <w:r w:rsidRPr="00DF03D5">
        <w:rPr>
          <w:rFonts w:ascii="Times New Roman" w:hAnsi="Times New Roman" w:cs="Times New Roman"/>
          <w:lang w:val="en-MY"/>
        </w:rPr>
        <w:t xml:space="preserve"> believe that hearing aids are too expensive. We believe that our product can improve the employability of deaf people and </w:t>
      </w:r>
      <w:r>
        <w:rPr>
          <w:rFonts w:ascii="Times New Roman" w:hAnsi="Times New Roman" w:cs="Times New Roman"/>
          <w:lang w:val="en-MY"/>
        </w:rPr>
        <w:t xml:space="preserve">figure </w:t>
      </w:r>
      <w:r w:rsidR="00224F72">
        <w:rPr>
          <w:rFonts w:ascii="Times New Roman" w:hAnsi="Times New Roman" w:cs="Times New Roman"/>
          <w:lang w:val="en-MY"/>
        </w:rPr>
        <w:t>2</w:t>
      </w:r>
      <w:r>
        <w:rPr>
          <w:rFonts w:ascii="Times New Roman" w:hAnsi="Times New Roman" w:cs="Times New Roman"/>
          <w:lang w:val="en-MY"/>
        </w:rPr>
        <w:t>.1.7</w:t>
      </w:r>
      <w:r w:rsidRPr="00DF03D5">
        <w:rPr>
          <w:rFonts w:ascii="Times New Roman" w:hAnsi="Times New Roman" w:cs="Times New Roman"/>
          <w:lang w:val="en-MY"/>
        </w:rPr>
        <w:t xml:space="preserve"> shows that 85 percent of people agree with us. More than a quarter of people would use our product even though they are not deaf</w:t>
      </w:r>
      <w:r>
        <w:rPr>
          <w:rFonts w:ascii="Times New Roman" w:hAnsi="Times New Roman" w:cs="Times New Roman"/>
          <w:lang w:val="en-MY"/>
        </w:rPr>
        <w:t xml:space="preserve">, in reference to figure </w:t>
      </w:r>
      <w:r w:rsidR="00224F72">
        <w:rPr>
          <w:rFonts w:ascii="Times New Roman" w:hAnsi="Times New Roman" w:cs="Times New Roman"/>
          <w:lang w:val="en-MY"/>
        </w:rPr>
        <w:t>2</w:t>
      </w:r>
      <w:r>
        <w:rPr>
          <w:rFonts w:ascii="Times New Roman" w:hAnsi="Times New Roman" w:cs="Times New Roman"/>
          <w:lang w:val="en-MY"/>
        </w:rPr>
        <w:t>.1.6</w:t>
      </w:r>
      <w:r w:rsidRPr="00DF03D5">
        <w:rPr>
          <w:rFonts w:ascii="Times New Roman" w:hAnsi="Times New Roman" w:cs="Times New Roman"/>
          <w:lang w:val="en-MY"/>
        </w:rPr>
        <w:t xml:space="preserve">. They specified that they would use it for language translation, information processing and to increase the range of their hearing. 100 </w:t>
      </w:r>
      <w:r>
        <w:rPr>
          <w:rFonts w:ascii="Times New Roman" w:hAnsi="Times New Roman" w:cs="Times New Roman"/>
          <w:lang w:val="en-MY"/>
        </w:rPr>
        <w:t>%</w:t>
      </w:r>
      <w:r w:rsidRPr="00DF03D5">
        <w:rPr>
          <w:rFonts w:ascii="Times New Roman" w:hAnsi="Times New Roman" w:cs="Times New Roman"/>
          <w:lang w:val="en-MY"/>
        </w:rPr>
        <w:t xml:space="preserve"> of respondents agree in affordable communication technology being made accessible to deaf </w:t>
      </w:r>
      <w:commentRangeStart w:id="121"/>
      <w:r w:rsidRPr="00DF03D5">
        <w:rPr>
          <w:rFonts w:ascii="Times New Roman" w:hAnsi="Times New Roman" w:cs="Times New Roman"/>
          <w:lang w:val="en-MY"/>
        </w:rPr>
        <w:t>people</w:t>
      </w:r>
      <w:commentRangeEnd w:id="121"/>
      <w:r>
        <w:rPr>
          <w:rStyle w:val="CommentReference"/>
        </w:rPr>
        <w:commentReference w:id="121"/>
      </w:r>
      <w:r w:rsidRPr="00DF03D5">
        <w:rPr>
          <w:rFonts w:ascii="Times New Roman" w:hAnsi="Times New Roman" w:cs="Times New Roman"/>
          <w:lang w:val="en-MY"/>
        </w:rPr>
        <w:t>.</w:t>
      </w:r>
      <w:r>
        <w:rPr>
          <w:rFonts w:ascii="Times New Roman" w:hAnsi="Times New Roman" w:cs="Times New Roman"/>
          <w:lang w:val="en-MY"/>
        </w:rPr>
        <w:t xml:space="preserve"> Based on the data gathered from this survey, it shows that there is a demand and interest to further this project.</w:t>
      </w:r>
    </w:p>
    <w:p w14:paraId="030C3735" w14:textId="546C4E8F" w:rsidR="00A74C14" w:rsidRPr="000D537C" w:rsidRDefault="000D537C" w:rsidP="000D537C">
      <w:pPr>
        <w:ind w:firstLine="0"/>
        <w:rPr>
          <w:rFonts w:ascii="Times New Roman" w:hAnsi="Times New Roman" w:cs="Times New Roman"/>
          <w:sz w:val="28"/>
        </w:rPr>
      </w:pPr>
      <w:r>
        <w:br w:type="page"/>
      </w:r>
      <w:r w:rsidR="00B319EC" w:rsidRPr="00B319EC">
        <w:rPr>
          <w:rFonts w:ascii="Times New Roman" w:hAnsi="Times New Roman" w:cs="Times New Roman"/>
          <w:b/>
          <w:sz w:val="28"/>
        </w:rPr>
        <w:lastRenderedPageBreak/>
        <w:t>2.2</w:t>
      </w:r>
      <w:r w:rsidR="00B319EC">
        <w:rPr>
          <w:rFonts w:ascii="Times New Roman" w:hAnsi="Times New Roman" w:cs="Times New Roman"/>
          <w:b/>
          <w:sz w:val="28"/>
        </w:rPr>
        <w:t>.</w:t>
      </w:r>
      <w:r w:rsidR="00B319EC" w:rsidRPr="00B319EC">
        <w:rPr>
          <w:rFonts w:ascii="Times New Roman" w:hAnsi="Times New Roman" w:cs="Times New Roman"/>
          <w:b/>
          <w:sz w:val="28"/>
        </w:rPr>
        <w:t xml:space="preserve"> </w:t>
      </w:r>
      <w:r w:rsidR="00A74C14" w:rsidRPr="00B319EC">
        <w:rPr>
          <w:rFonts w:ascii="Times New Roman" w:hAnsi="Times New Roman" w:cs="Times New Roman"/>
          <w:b/>
          <w:sz w:val="28"/>
        </w:rPr>
        <w:t>APPROACH TO SOLUTIONS / METHODOLOGY</w:t>
      </w:r>
    </w:p>
    <w:p w14:paraId="5FA28F82" w14:textId="77777777" w:rsidR="005B19A0" w:rsidRDefault="005B19A0" w:rsidP="005B19A0">
      <w:pPr>
        <w:ind w:firstLine="0"/>
        <w:rPr>
          <w:ins w:id="122" w:author="FIORENTINA RICHELLE ASUN" w:date="2019-11-26T16:36:00Z"/>
          <w:rFonts w:ascii="Times New Roman" w:hAnsi="Times New Roman" w:cs="Times New Roman"/>
          <w:b/>
          <w:bCs/>
        </w:rPr>
      </w:pPr>
      <w:ins w:id="123" w:author="FIORENTINA RICHELLE ASUN" w:date="2019-11-26T16:36:00Z">
        <w:r w:rsidRPr="210C2E2A">
          <w:rPr>
            <w:rFonts w:ascii="Times New Roman" w:hAnsi="Times New Roman" w:cs="Times New Roman"/>
            <w:b/>
            <w:bCs/>
          </w:rPr>
          <w:t>WORKFLOW OF PROJECT</w:t>
        </w:r>
      </w:ins>
    </w:p>
    <w:p w14:paraId="7A685579" w14:textId="487A7150" w:rsidR="005B19A0" w:rsidRPr="003B41C2" w:rsidRDefault="005B19A0" w:rsidP="005B19A0">
      <w:pPr>
        <w:rPr>
          <w:ins w:id="124" w:author="FIORENTINA RICHELLE ASUN" w:date="2019-11-26T16:36:00Z"/>
          <w:rFonts w:ascii="Times New Roman" w:hAnsi="Times New Roman" w:cs="Times New Roman"/>
        </w:rPr>
      </w:pPr>
      <w:ins w:id="125" w:author="FIORENTINA RICHELLE ASUN" w:date="2019-11-26T16:36:00Z">
        <w:r>
          <w:rPr>
            <w:rFonts w:ascii="Times New Roman" w:hAnsi="Times New Roman" w:cs="Times New Roman"/>
            <w:bCs/>
          </w:rPr>
          <w:t>Figure 2.2.1 shows the overall workflow of the project from researching to completion of working prototype. The workflow includes components and methodology research, preparation and collection of materials, development and testing of software system proof of concept, construction of circuit design and testing of electrical prototype, fabrication of prototype casing or frame, assembly of prototype, and finally full testing and improvement of working prototype.</w:t>
        </w:r>
      </w:ins>
    </w:p>
    <w:p w14:paraId="0FA40EB4" w14:textId="77777777" w:rsidR="005B19A0" w:rsidRDefault="005B19A0" w:rsidP="005B19A0">
      <w:pPr>
        <w:ind w:firstLine="0"/>
        <w:jc w:val="center"/>
        <w:rPr>
          <w:ins w:id="126" w:author="FIORENTINA RICHELLE ASUN" w:date="2019-11-26T16:36:00Z"/>
          <w:rFonts w:ascii="Times New Roman" w:hAnsi="Times New Roman" w:cs="Times New Roman"/>
          <w:b/>
          <w:bCs/>
        </w:rPr>
      </w:pPr>
      <w:ins w:id="127" w:author="FIORENTINA RICHELLE ASUN" w:date="2019-11-26T16:36:00Z">
        <w:r>
          <w:rPr>
            <w:rFonts w:ascii="Times New Roman" w:hAnsi="Times New Roman" w:cs="Times New Roman"/>
            <w:b/>
            <w:bCs/>
            <w:noProof/>
            <w:lang w:val="en-US"/>
          </w:rPr>
          <w:drawing>
            <wp:anchor distT="0" distB="0" distL="114300" distR="114300" simplePos="0" relativeHeight="251660304" behindDoc="0" locked="0" layoutInCell="1" allowOverlap="1" wp14:anchorId="32E5E019" wp14:editId="37D2FC85">
              <wp:simplePos x="0" y="0"/>
              <wp:positionH relativeFrom="margin">
                <wp:align>left</wp:align>
              </wp:positionH>
              <wp:positionV relativeFrom="paragraph">
                <wp:posOffset>182880</wp:posOffset>
              </wp:positionV>
              <wp:extent cx="5932170" cy="4221480"/>
              <wp:effectExtent l="19050" t="0" r="11430" b="0"/>
              <wp:wrapTopAndBottom/>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14:sizeRelH relativeFrom="margin">
                <wp14:pctWidth>0</wp14:pctWidth>
              </wp14:sizeRelH>
              <wp14:sizeRelV relativeFrom="margin">
                <wp14:pctHeight>0</wp14:pctHeight>
              </wp14:sizeRelV>
            </wp:anchor>
          </w:drawing>
        </w:r>
      </w:ins>
    </w:p>
    <w:p w14:paraId="23D4B9BA" w14:textId="3E7046E5" w:rsidR="005B19A0" w:rsidRDefault="005B19A0" w:rsidP="005B19A0">
      <w:pPr>
        <w:ind w:firstLine="0"/>
        <w:jc w:val="center"/>
        <w:rPr>
          <w:ins w:id="128" w:author="FIORENTINA RICHELLE ASUN" w:date="2019-11-26T16:36:00Z"/>
          <w:rFonts w:ascii="Times New Roman" w:hAnsi="Times New Roman" w:cs="Times New Roman"/>
          <w:sz w:val="28"/>
        </w:rPr>
      </w:pPr>
      <w:ins w:id="129" w:author="FIORENTINA RICHELLE ASUN" w:date="2019-11-26T16:36:00Z">
        <w:r w:rsidRPr="000E237C">
          <w:rPr>
            <w:rFonts w:ascii="Times New Roman" w:hAnsi="Times New Roman" w:cs="Times New Roman"/>
            <w:bCs/>
            <w:i/>
          </w:rPr>
          <w:t xml:space="preserve">Figure </w:t>
        </w:r>
        <w:r>
          <w:rPr>
            <w:rFonts w:ascii="Times New Roman" w:hAnsi="Times New Roman" w:cs="Times New Roman"/>
            <w:bCs/>
            <w:i/>
          </w:rPr>
          <w:t>2.2.1</w:t>
        </w:r>
        <w:r w:rsidRPr="000E237C">
          <w:rPr>
            <w:rFonts w:ascii="Times New Roman" w:hAnsi="Times New Roman" w:cs="Times New Roman"/>
            <w:bCs/>
            <w:i/>
          </w:rPr>
          <w:t xml:space="preserve"> </w:t>
        </w:r>
        <w:commentRangeStart w:id="130"/>
        <w:r w:rsidRPr="000E237C">
          <w:rPr>
            <w:rFonts w:ascii="Times New Roman" w:hAnsi="Times New Roman" w:cs="Times New Roman"/>
            <w:bCs/>
            <w:i/>
          </w:rPr>
          <w:t>Flowchart</w:t>
        </w:r>
        <w:commentRangeEnd w:id="130"/>
        <w:r>
          <w:rPr>
            <w:rStyle w:val="CommentReference"/>
          </w:rPr>
          <w:commentReference w:id="130"/>
        </w:r>
        <w:r w:rsidRPr="000E237C">
          <w:rPr>
            <w:rFonts w:ascii="Times New Roman" w:hAnsi="Times New Roman" w:cs="Times New Roman"/>
            <w:bCs/>
            <w:i/>
          </w:rPr>
          <w:t xml:space="preserve"> of the Workflow for the Project</w:t>
        </w:r>
      </w:ins>
    </w:p>
    <w:p w14:paraId="7CBCD676" w14:textId="77777777" w:rsidR="005B19A0" w:rsidRDefault="005B19A0">
      <w:pPr>
        <w:spacing w:after="160" w:line="259" w:lineRule="auto"/>
        <w:ind w:firstLine="0"/>
        <w:jc w:val="left"/>
        <w:rPr>
          <w:ins w:id="131" w:author="FIORENTINA RICHELLE ASUN" w:date="2019-11-26T16:36:00Z"/>
          <w:rFonts w:ascii="Times New Roman" w:hAnsi="Times New Roman" w:cs="Times New Roman"/>
        </w:rPr>
      </w:pPr>
      <w:ins w:id="132" w:author="FIORENTINA RICHELLE ASUN" w:date="2019-11-26T16:36:00Z">
        <w:r>
          <w:rPr>
            <w:rFonts w:ascii="Times New Roman" w:hAnsi="Times New Roman" w:cs="Times New Roman"/>
          </w:rPr>
          <w:br w:type="page"/>
        </w:r>
      </w:ins>
    </w:p>
    <w:p w14:paraId="06AE9CA9" w14:textId="74BB9FC1" w:rsidR="005367E7" w:rsidRDefault="7E58E5E5" w:rsidP="7E58E5E5">
      <w:pPr>
        <w:rPr>
          <w:rFonts w:ascii="Times New Roman" w:hAnsi="Times New Roman" w:cs="Times New Roman"/>
        </w:rPr>
      </w:pPr>
      <w:r w:rsidRPr="7E58E5E5">
        <w:rPr>
          <w:rFonts w:ascii="Times New Roman" w:hAnsi="Times New Roman" w:cs="Times New Roman"/>
        </w:rPr>
        <w:lastRenderedPageBreak/>
        <w:t>Aide Glasses is affordable smart glasses that helps hearing impaired people communicate better by showing them what other people are saying in the form of subtitles. The prototype mechanism consists of three stages as shown in Figure 2.2.</w:t>
      </w:r>
      <w:ins w:id="133" w:author="FIORENTINA RICHELLE ASUN" w:date="2019-11-26T16:37:00Z">
        <w:r w:rsidR="00B96E0F">
          <w:rPr>
            <w:rFonts w:ascii="Times New Roman" w:hAnsi="Times New Roman" w:cs="Times New Roman"/>
          </w:rPr>
          <w:t>2</w:t>
        </w:r>
      </w:ins>
      <w:del w:id="134" w:author="FIORENTINA RICHELLE ASUN" w:date="2019-11-26T16:37:00Z">
        <w:r w:rsidRPr="7E58E5E5" w:rsidDel="00B96E0F">
          <w:rPr>
            <w:rFonts w:ascii="Times New Roman" w:hAnsi="Times New Roman" w:cs="Times New Roman"/>
          </w:rPr>
          <w:delText>1</w:delText>
        </w:r>
      </w:del>
      <w:r w:rsidRPr="7E58E5E5">
        <w:rPr>
          <w:rFonts w:ascii="Times New Roman" w:hAnsi="Times New Roman" w:cs="Times New Roman"/>
        </w:rPr>
        <w:t xml:space="preserve">. A microphone </w:t>
      </w:r>
      <w:commentRangeStart w:id="135"/>
      <w:del w:id="136" w:author="FIORENTINA RICHELLE ASUN" w:date="2019-11-24T00:27:00Z">
        <w:r w:rsidRPr="7E58E5E5" w:rsidDel="001F5AD5">
          <w:rPr>
            <w:rFonts w:ascii="Times New Roman" w:hAnsi="Times New Roman" w:cs="Times New Roman"/>
          </w:rPr>
          <w:delText>will be</w:delText>
        </w:r>
      </w:del>
      <w:ins w:id="137" w:author="FIORENTINA RICHELLE ASUN" w:date="2019-11-24T00:27:00Z">
        <w:r w:rsidR="001F5AD5">
          <w:rPr>
            <w:rFonts w:ascii="Times New Roman" w:hAnsi="Times New Roman" w:cs="Times New Roman"/>
          </w:rPr>
          <w:t>was</w:t>
        </w:r>
      </w:ins>
      <w:r w:rsidRPr="7E58E5E5">
        <w:rPr>
          <w:rFonts w:ascii="Times New Roman" w:hAnsi="Times New Roman" w:cs="Times New Roman"/>
        </w:rPr>
        <w:t xml:space="preserve"> </w:t>
      </w:r>
      <w:commentRangeEnd w:id="135"/>
      <w:r w:rsidR="00C6671E">
        <w:rPr>
          <w:rStyle w:val="CommentReference"/>
        </w:rPr>
        <w:commentReference w:id="135"/>
      </w:r>
      <w:r w:rsidRPr="7E58E5E5">
        <w:rPr>
          <w:rFonts w:ascii="Times New Roman" w:hAnsi="Times New Roman" w:cs="Times New Roman"/>
        </w:rPr>
        <w:t xml:space="preserve">embedded inside the smart glasses which will be used to capture the voices of the surrounding people. Next, as the glasses are provided with Wi-Fi capability, the captured voices will be transmitted in real-time through the internet to Google Cloud services to be processed and transcribed by Google Speech-to-Text state of the art speech recognition technology. The resulting output of the transcribed text will be sent back to the glasses to be displayed to the users in the form of subtitles on the glass lens. </w:t>
      </w:r>
      <w:commentRangeStart w:id="138"/>
      <w:r w:rsidRPr="7E58E5E5">
        <w:rPr>
          <w:rFonts w:ascii="Times New Roman" w:hAnsi="Times New Roman" w:cs="Times New Roman"/>
        </w:rPr>
        <w:t xml:space="preserve">The </w:t>
      </w:r>
      <w:ins w:id="139" w:author="Muhammad Fathy Rashad" w:date="2019-11-24T16:02:00Z">
        <w:r w:rsidR="00F85B3B">
          <w:rPr>
            <w:rFonts w:ascii="Times New Roman" w:hAnsi="Times New Roman" w:cs="Times New Roman"/>
          </w:rPr>
          <w:t>s</w:t>
        </w:r>
      </w:ins>
      <w:ins w:id="140" w:author="Muhammad Fathy Rashad" w:date="2019-11-24T16:03:00Z">
        <w:r w:rsidR="00F85B3B">
          <w:rPr>
            <w:rFonts w:ascii="Times New Roman" w:hAnsi="Times New Roman" w:cs="Times New Roman"/>
          </w:rPr>
          <w:t xml:space="preserve">ystem </w:t>
        </w:r>
      </w:ins>
      <w:r w:rsidRPr="7E58E5E5">
        <w:rPr>
          <w:rFonts w:ascii="Times New Roman" w:hAnsi="Times New Roman" w:cs="Times New Roman"/>
        </w:rPr>
        <w:t>ove</w:t>
      </w:r>
      <w:ins w:id="141" w:author="Muhammad Fathy Rashad" w:date="2019-11-24T16:02:00Z">
        <w:r w:rsidR="00B84647">
          <w:rPr>
            <w:rFonts w:ascii="Times New Roman" w:hAnsi="Times New Roman" w:cs="Times New Roman"/>
          </w:rPr>
          <w:t>r</w:t>
        </w:r>
        <w:r w:rsidR="00F85B3B">
          <w:rPr>
            <w:rFonts w:ascii="Times New Roman" w:hAnsi="Times New Roman" w:cs="Times New Roman"/>
          </w:rPr>
          <w:t>all flow</w:t>
        </w:r>
      </w:ins>
      <w:del w:id="142" w:author="Muhammad Fathy Rashad" w:date="2019-11-24T16:02:00Z">
        <w:r w:rsidRPr="7E58E5E5" w:rsidDel="00B84647">
          <w:rPr>
            <w:rFonts w:ascii="Times New Roman" w:hAnsi="Times New Roman" w:cs="Times New Roman"/>
          </w:rPr>
          <w:delText>rflow</w:delText>
        </w:r>
        <w:r w:rsidRPr="7E58E5E5" w:rsidDel="00F85B3B">
          <w:rPr>
            <w:rFonts w:ascii="Times New Roman" w:hAnsi="Times New Roman" w:cs="Times New Roman"/>
          </w:rPr>
          <w:delText xml:space="preserve"> system</w:delText>
        </w:r>
      </w:del>
      <w:r w:rsidRPr="7E58E5E5">
        <w:rPr>
          <w:rFonts w:ascii="Times New Roman" w:hAnsi="Times New Roman" w:cs="Times New Roman"/>
        </w:rPr>
        <w:t xml:space="preserve"> of the prototype is shown </w:t>
      </w:r>
      <w:del w:id="143" w:author="Nor Erniza Bt M Rozali - Dr (ACAD/UTP)" w:date="2019-11-21T11:04:00Z">
        <w:r w:rsidRPr="7E58E5E5" w:rsidDel="00C6671E">
          <w:rPr>
            <w:rFonts w:ascii="Times New Roman" w:hAnsi="Times New Roman" w:cs="Times New Roman"/>
          </w:rPr>
          <w:delText xml:space="preserve">can be seen </w:delText>
        </w:r>
      </w:del>
      <w:r w:rsidRPr="7E58E5E5">
        <w:rPr>
          <w:rFonts w:ascii="Times New Roman" w:hAnsi="Times New Roman" w:cs="Times New Roman"/>
        </w:rPr>
        <w:t>in Figure 2.2.</w:t>
      </w:r>
      <w:ins w:id="144" w:author="FIORENTINA RICHELLE ASUN" w:date="2019-11-26T16:37:00Z">
        <w:r w:rsidR="00B96E0F">
          <w:rPr>
            <w:rFonts w:ascii="Times New Roman" w:hAnsi="Times New Roman" w:cs="Times New Roman"/>
          </w:rPr>
          <w:t>3</w:t>
        </w:r>
      </w:ins>
      <w:ins w:id="145" w:author="Muhammad Fathy Rashad" w:date="2019-11-24T16:03:00Z">
        <w:del w:id="146" w:author="FIORENTINA RICHELLE ASUN" w:date="2019-11-26T16:37:00Z">
          <w:r w:rsidR="00F85B3B" w:rsidDel="00B96E0F">
            <w:rPr>
              <w:rFonts w:ascii="Times New Roman" w:hAnsi="Times New Roman" w:cs="Times New Roman"/>
            </w:rPr>
            <w:delText>2</w:delText>
          </w:r>
        </w:del>
      </w:ins>
      <w:del w:id="147" w:author="Muhammad Fathy Rashad" w:date="2019-11-24T16:03:00Z">
        <w:r w:rsidRPr="7E58E5E5" w:rsidDel="00F85B3B">
          <w:rPr>
            <w:rFonts w:ascii="Times New Roman" w:hAnsi="Times New Roman" w:cs="Times New Roman"/>
          </w:rPr>
          <w:delText>6</w:delText>
        </w:r>
      </w:del>
      <w:r w:rsidRPr="7E58E5E5">
        <w:rPr>
          <w:rFonts w:ascii="Times New Roman" w:hAnsi="Times New Roman" w:cs="Times New Roman"/>
        </w:rPr>
        <w:t xml:space="preserve"> in the form of block diagram.</w:t>
      </w:r>
      <w:commentRangeEnd w:id="138"/>
      <w:r w:rsidR="00C6671E">
        <w:rPr>
          <w:rStyle w:val="CommentReference"/>
        </w:rPr>
        <w:commentReference w:id="138"/>
      </w:r>
    </w:p>
    <w:p w14:paraId="73BCBFE8" w14:textId="77777777" w:rsidR="005367E7" w:rsidRDefault="005367E7" w:rsidP="005367E7">
      <w:pPr>
        <w:rPr>
          <w:rFonts w:ascii="Times New Roman" w:hAnsi="Times New Roman" w:cs="Times New Roman"/>
        </w:rPr>
      </w:pPr>
      <w:r>
        <w:rPr>
          <w:rFonts w:ascii="Times New Roman" w:hAnsi="Times New Roman" w:cs="Times New Roman"/>
          <w:noProof/>
          <w:lang w:val="en-US"/>
        </w:rPr>
        <w:drawing>
          <wp:inline distT="0" distB="0" distL="0" distR="0" wp14:anchorId="533F9709" wp14:editId="4992293B">
            <wp:extent cx="5486400" cy="1304925"/>
            <wp:effectExtent l="0" t="0" r="19050" b="0"/>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2B1B272D" w14:textId="3B434460" w:rsidR="005367E7" w:rsidRDefault="005367E7" w:rsidP="005367E7">
      <w:pPr>
        <w:jc w:val="center"/>
        <w:rPr>
          <w:ins w:id="148" w:author="Muhammad Fathy Rashad" w:date="2019-11-24T16:02:00Z"/>
          <w:rFonts w:ascii="Times New Roman" w:hAnsi="Times New Roman" w:cs="Times New Roman"/>
          <w:bCs/>
          <w:i/>
        </w:rPr>
      </w:pPr>
      <w:r w:rsidRPr="000E237C">
        <w:rPr>
          <w:rFonts w:ascii="Times New Roman" w:hAnsi="Times New Roman" w:cs="Times New Roman"/>
          <w:i/>
        </w:rPr>
        <w:t xml:space="preserve">Figure </w:t>
      </w:r>
      <w:r w:rsidR="00696A09">
        <w:rPr>
          <w:rFonts w:ascii="Times New Roman" w:hAnsi="Times New Roman" w:cs="Times New Roman"/>
          <w:i/>
        </w:rPr>
        <w:t>2.2.</w:t>
      </w:r>
      <w:ins w:id="149" w:author="FIORENTINA RICHELLE ASUN" w:date="2019-11-26T16:37:00Z">
        <w:r w:rsidR="00B96E0F">
          <w:rPr>
            <w:rFonts w:ascii="Times New Roman" w:hAnsi="Times New Roman" w:cs="Times New Roman"/>
            <w:i/>
          </w:rPr>
          <w:t>2</w:t>
        </w:r>
      </w:ins>
      <w:del w:id="150" w:author="FIORENTINA RICHELLE ASUN" w:date="2019-11-26T16:37:00Z">
        <w:r w:rsidR="00696A09" w:rsidDel="00B96E0F">
          <w:rPr>
            <w:rFonts w:ascii="Times New Roman" w:hAnsi="Times New Roman" w:cs="Times New Roman"/>
            <w:i/>
          </w:rPr>
          <w:delText>1</w:delText>
        </w:r>
      </w:del>
      <w:r w:rsidRPr="000E237C">
        <w:rPr>
          <w:rFonts w:ascii="Times New Roman" w:hAnsi="Times New Roman" w:cs="Times New Roman"/>
          <w:i/>
        </w:rPr>
        <w:t xml:space="preserve"> </w:t>
      </w:r>
      <w:r w:rsidRPr="000E237C">
        <w:rPr>
          <w:rFonts w:ascii="Times New Roman" w:hAnsi="Times New Roman" w:cs="Times New Roman"/>
          <w:bCs/>
          <w:i/>
        </w:rPr>
        <w:t>General P</w:t>
      </w:r>
      <w:r w:rsidRPr="000E237C">
        <w:rPr>
          <w:rFonts w:ascii="Times New Roman" w:hAnsi="Times New Roman" w:cs="Times New Roman"/>
          <w:i/>
        </w:rPr>
        <w:t xml:space="preserve">rocess of the </w:t>
      </w:r>
      <w:r w:rsidRPr="000E237C">
        <w:rPr>
          <w:rFonts w:ascii="Times New Roman" w:hAnsi="Times New Roman" w:cs="Times New Roman"/>
          <w:bCs/>
          <w:i/>
        </w:rPr>
        <w:t>Working Mechanism</w:t>
      </w:r>
    </w:p>
    <w:p w14:paraId="7FEF265F" w14:textId="77777777" w:rsidR="00B84647" w:rsidRDefault="00B84647" w:rsidP="00B84647">
      <w:pPr>
        <w:spacing w:after="160" w:line="259" w:lineRule="auto"/>
        <w:ind w:firstLine="0"/>
        <w:jc w:val="left"/>
        <w:rPr>
          <w:moveTo w:id="151" w:author="Muhammad Fathy Rashad" w:date="2019-11-24T16:02:00Z"/>
          <w:rFonts w:ascii="Times New Roman" w:hAnsi="Times New Roman" w:cs="Times New Roman"/>
          <w:b/>
          <w:bCs/>
        </w:rPr>
      </w:pPr>
      <w:moveToRangeStart w:id="152" w:author="Muhammad Fathy Rashad" w:date="2019-11-24T16:02:00Z" w:name="move25503737"/>
      <w:moveTo w:id="153" w:author="Muhammad Fathy Rashad" w:date="2019-11-24T16:02:00Z">
        <w:r>
          <w:rPr>
            <w:noProof/>
          </w:rPr>
          <w:lastRenderedPageBreak/>
          <w:drawing>
            <wp:inline distT="0" distB="0" distL="0" distR="0" wp14:anchorId="5C4ECEA3" wp14:editId="565A328F">
              <wp:extent cx="5943600" cy="4457700"/>
              <wp:effectExtent l="0" t="0" r="0" b="0"/>
              <wp:docPr id="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3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moveTo>
    </w:p>
    <w:p w14:paraId="78DE36F4" w14:textId="18B07690" w:rsidR="00B84647" w:rsidRPr="000E237C" w:rsidRDefault="00B84647" w:rsidP="00B84647">
      <w:pPr>
        <w:jc w:val="center"/>
        <w:rPr>
          <w:rFonts w:ascii="Times New Roman" w:hAnsi="Times New Roman" w:cs="Times New Roman"/>
          <w:i/>
        </w:rPr>
      </w:pPr>
      <w:commentRangeStart w:id="154"/>
      <w:moveTo w:id="155" w:author="Muhammad Fathy Rashad" w:date="2019-11-24T16:02:00Z">
        <w:r w:rsidRPr="0028568C">
          <w:rPr>
            <w:rFonts w:ascii="Times New Roman" w:hAnsi="Times New Roman" w:cs="Times New Roman"/>
            <w:bCs/>
            <w:i/>
          </w:rPr>
          <w:t>Figure 2.2.</w:t>
        </w:r>
      </w:moveTo>
      <w:ins w:id="156" w:author="FIORENTINA RICHELLE ASUN" w:date="2019-11-26T16:37:00Z">
        <w:r w:rsidR="00B96E0F">
          <w:rPr>
            <w:rFonts w:ascii="Times New Roman" w:hAnsi="Times New Roman" w:cs="Times New Roman"/>
            <w:bCs/>
            <w:i/>
          </w:rPr>
          <w:t>3</w:t>
        </w:r>
      </w:ins>
      <w:ins w:id="157" w:author="Muhammad Fathy Rashad" w:date="2019-11-24T16:02:00Z">
        <w:del w:id="158" w:author="FIORENTINA RICHELLE ASUN" w:date="2019-11-26T16:37:00Z">
          <w:r w:rsidDel="00B96E0F">
            <w:rPr>
              <w:rFonts w:ascii="Times New Roman" w:hAnsi="Times New Roman" w:cs="Times New Roman"/>
              <w:bCs/>
              <w:i/>
            </w:rPr>
            <w:delText>2</w:delText>
          </w:r>
        </w:del>
      </w:ins>
      <w:moveTo w:id="159" w:author="Muhammad Fathy Rashad" w:date="2019-11-24T16:02:00Z">
        <w:del w:id="160" w:author="Muhammad Fathy Rashad" w:date="2019-11-24T16:02:00Z">
          <w:r w:rsidRPr="0028568C" w:rsidDel="00B84647">
            <w:rPr>
              <w:rFonts w:ascii="Times New Roman" w:hAnsi="Times New Roman" w:cs="Times New Roman"/>
              <w:bCs/>
              <w:i/>
            </w:rPr>
            <w:delText>6</w:delText>
          </w:r>
        </w:del>
        <w:r>
          <w:rPr>
            <w:rFonts w:ascii="Times New Roman" w:hAnsi="Times New Roman" w:cs="Times New Roman"/>
            <w:bCs/>
          </w:rPr>
          <w:t xml:space="preserve"> </w:t>
        </w:r>
        <w:commentRangeEnd w:id="154"/>
        <w:r>
          <w:rPr>
            <w:rStyle w:val="CommentReference"/>
          </w:rPr>
          <w:commentReference w:id="154"/>
        </w:r>
        <w:r>
          <w:rPr>
            <w:rFonts w:ascii="Times New Roman" w:hAnsi="Times New Roman" w:cs="Times New Roman"/>
            <w:bCs/>
          </w:rPr>
          <w:t>Block diagram of the software program</w:t>
        </w:r>
      </w:moveTo>
      <w:moveToRangeEnd w:id="152"/>
    </w:p>
    <w:p w14:paraId="4BBAB64C" w14:textId="77777777" w:rsidR="005367E7" w:rsidRDefault="005367E7" w:rsidP="005367E7">
      <w:pPr>
        <w:rPr>
          <w:rFonts w:ascii="Times New Roman" w:hAnsi="Times New Roman" w:cs="Times New Roman"/>
          <w:b/>
          <w:bCs/>
        </w:rPr>
      </w:pPr>
      <w:r>
        <w:rPr>
          <w:rFonts w:ascii="Times New Roman" w:hAnsi="Times New Roman" w:cs="Times New Roman"/>
          <w:b/>
          <w:bCs/>
        </w:rPr>
        <w:br w:type="page"/>
      </w:r>
    </w:p>
    <w:p w14:paraId="54F0705A" w14:textId="77777777" w:rsidR="005367E7" w:rsidRPr="001A1C25" w:rsidRDefault="005367E7" w:rsidP="005367E7">
      <w:pPr>
        <w:ind w:firstLine="0"/>
        <w:rPr>
          <w:rFonts w:ascii="Times New Roman" w:hAnsi="Times New Roman" w:cs="Times New Roman"/>
          <w:b/>
        </w:rPr>
      </w:pPr>
      <w:r>
        <w:rPr>
          <w:rFonts w:ascii="Times New Roman" w:hAnsi="Times New Roman" w:cs="Times New Roman"/>
          <w:b/>
        </w:rPr>
        <w:lastRenderedPageBreak/>
        <w:t>PROTOTYPE</w:t>
      </w:r>
      <w:r w:rsidRPr="001A1C25">
        <w:rPr>
          <w:rFonts w:ascii="Times New Roman" w:hAnsi="Times New Roman" w:cs="Times New Roman"/>
          <w:b/>
        </w:rPr>
        <w:t xml:space="preserve"> DESIGN</w:t>
      </w:r>
    </w:p>
    <w:p w14:paraId="2713185E" w14:textId="2C8FAAB0" w:rsidR="005367E7" w:rsidRPr="002670C2" w:rsidRDefault="005367E7" w:rsidP="005367E7">
      <w:pPr>
        <w:ind w:firstLine="0"/>
        <w:rPr>
          <w:rFonts w:ascii="Times New Roman" w:hAnsi="Times New Roman" w:cs="Times New Roman"/>
          <w:bCs/>
        </w:rPr>
      </w:pPr>
      <w:r>
        <w:rPr>
          <w:rFonts w:ascii="Times New Roman" w:hAnsi="Times New Roman" w:cs="Times New Roman"/>
        </w:rPr>
        <w:tab/>
        <w:t xml:space="preserve">The prototype design consists of components enclosed in a block of 3D printed casing that will be attached at the side of the glasses as shown in Figure </w:t>
      </w:r>
      <w:r w:rsidR="00706EEF">
        <w:rPr>
          <w:rFonts w:ascii="Times New Roman" w:hAnsi="Times New Roman" w:cs="Times New Roman"/>
        </w:rPr>
        <w:t>2.2.</w:t>
      </w:r>
      <w:ins w:id="161" w:author="FIORENTINA RICHELLE ASUN" w:date="2019-11-26T16:38:00Z">
        <w:r w:rsidR="00AD7179">
          <w:rPr>
            <w:rFonts w:ascii="Times New Roman" w:hAnsi="Times New Roman" w:cs="Times New Roman"/>
          </w:rPr>
          <w:t>5</w:t>
        </w:r>
      </w:ins>
      <w:del w:id="162" w:author="FIORENTINA RICHELLE ASUN" w:date="2019-11-26T16:38:00Z">
        <w:r w:rsidR="00706EEF" w:rsidDel="00AD7179">
          <w:rPr>
            <w:rFonts w:ascii="Times New Roman" w:hAnsi="Times New Roman" w:cs="Times New Roman"/>
          </w:rPr>
          <w:delText>2</w:delText>
        </w:r>
      </w:del>
      <w:r>
        <w:rPr>
          <w:rFonts w:ascii="Times New Roman" w:hAnsi="Times New Roman" w:cs="Times New Roman"/>
        </w:rPr>
        <w:t xml:space="preserve">. A </w:t>
      </w:r>
      <w:del w:id="163" w:author="Muhammad Fathy muhammad.fathy_25547" w:date="2019-11-26T13:13:00Z">
        <w:r w:rsidDel="00F8450C">
          <w:rPr>
            <w:rFonts w:ascii="Times New Roman" w:hAnsi="Times New Roman" w:cs="Times New Roman"/>
          </w:rPr>
          <w:delText>t</w:delText>
        </w:r>
        <w:commentRangeStart w:id="164"/>
        <w:r w:rsidDel="00F8450C">
          <w:rPr>
            <w:rFonts w:ascii="Times New Roman" w:hAnsi="Times New Roman" w:cs="Times New Roman"/>
          </w:rPr>
          <w:delText xml:space="preserve">ransparent </w:delText>
        </w:r>
        <w:commentRangeEnd w:id="164"/>
        <w:r w:rsidR="00C6671E" w:rsidDel="00F8450C">
          <w:rPr>
            <w:rStyle w:val="CommentReference"/>
          </w:rPr>
          <w:commentReference w:id="164"/>
        </w:r>
        <w:r w:rsidDel="00F8450C">
          <w:rPr>
            <w:rFonts w:ascii="Times New Roman" w:hAnsi="Times New Roman" w:cs="Times New Roman"/>
          </w:rPr>
          <w:delText>lens</w:delText>
        </w:r>
      </w:del>
      <w:ins w:id="165" w:author="FIORENTINA RICHELLE ASUN" w:date="2019-11-24T00:27:00Z">
        <w:del w:id="166" w:author="Muhammad Fathy muhammad.fathy_25547" w:date="2019-11-26T13:13:00Z">
          <w:r w:rsidR="001F5AD5" w:rsidDel="00F8450C">
            <w:rPr>
              <w:rFonts w:ascii="Times New Roman" w:hAnsi="Times New Roman" w:cs="Times New Roman"/>
            </w:rPr>
            <w:delText xml:space="preserve"> (</w:delText>
          </w:r>
        </w:del>
      </w:ins>
      <w:ins w:id="167" w:author="Muhammad Fathy muhammad.fathy_25547" w:date="2019-11-26T13:13:00Z">
        <w:r w:rsidR="00F8450C">
          <w:rPr>
            <w:rFonts w:ascii="Times New Roman" w:hAnsi="Times New Roman" w:cs="Times New Roman"/>
          </w:rPr>
          <w:t>r</w:t>
        </w:r>
      </w:ins>
      <w:ins w:id="168" w:author="FIORENTINA RICHELLE ASUN" w:date="2019-11-24T00:27:00Z">
        <w:del w:id="169" w:author="Muhammad Fathy muhammad.fathy_25547" w:date="2019-11-26T13:13:00Z">
          <w:r w:rsidR="001F5AD5" w:rsidDel="00F8450C">
            <w:rPr>
              <w:rFonts w:ascii="Times New Roman" w:hAnsi="Times New Roman" w:cs="Times New Roman"/>
            </w:rPr>
            <w:delText>r</w:delText>
          </w:r>
        </w:del>
        <w:r w:rsidR="001F5AD5">
          <w:rPr>
            <w:rFonts w:ascii="Times New Roman" w:hAnsi="Times New Roman" w:cs="Times New Roman"/>
          </w:rPr>
          <w:t>eflector</w:t>
        </w:r>
      </w:ins>
      <w:ins w:id="170" w:author="Muhammad Fathy muhammad.fathy_25547" w:date="2019-11-26T13:13:00Z">
        <w:r w:rsidR="00F8450C">
          <w:rPr>
            <w:rFonts w:ascii="Times New Roman" w:hAnsi="Times New Roman" w:cs="Times New Roman"/>
          </w:rPr>
          <w:t xml:space="preserve"> which is a transparent lens</w:t>
        </w:r>
      </w:ins>
      <w:ins w:id="171" w:author="FIORENTINA RICHELLE ASUN" w:date="2019-11-24T00:27:00Z">
        <w:del w:id="172" w:author="Muhammad Fathy muhammad.fathy_25547" w:date="2019-11-26T13:13:00Z">
          <w:r w:rsidR="001F5AD5" w:rsidDel="00F8450C">
            <w:rPr>
              <w:rFonts w:ascii="Times New Roman" w:hAnsi="Times New Roman" w:cs="Times New Roman"/>
            </w:rPr>
            <w:delText>)</w:delText>
          </w:r>
        </w:del>
      </w:ins>
      <w:r>
        <w:rPr>
          <w:rFonts w:ascii="Times New Roman" w:hAnsi="Times New Roman" w:cs="Times New Roman"/>
        </w:rPr>
        <w:t xml:space="preserve"> will be positioned at the front of the glasses as shown in figure </w:t>
      </w:r>
      <w:r w:rsidR="00706EEF">
        <w:rPr>
          <w:rFonts w:ascii="Times New Roman" w:hAnsi="Times New Roman" w:cs="Times New Roman"/>
        </w:rPr>
        <w:t>2</w:t>
      </w:r>
      <w:r>
        <w:rPr>
          <w:rFonts w:ascii="Times New Roman" w:hAnsi="Times New Roman" w:cs="Times New Roman"/>
        </w:rPr>
        <w:t>.</w:t>
      </w:r>
      <w:r w:rsidR="00706EEF">
        <w:rPr>
          <w:rFonts w:ascii="Times New Roman" w:hAnsi="Times New Roman" w:cs="Times New Roman"/>
        </w:rPr>
        <w:t>2</w:t>
      </w:r>
      <w:r>
        <w:rPr>
          <w:rFonts w:ascii="Times New Roman" w:hAnsi="Times New Roman" w:cs="Times New Roman"/>
        </w:rPr>
        <w:t>.</w:t>
      </w:r>
      <w:ins w:id="173" w:author="FIORENTINA RICHELLE ASUN" w:date="2019-11-26T16:38:00Z">
        <w:r w:rsidR="00AD7179">
          <w:rPr>
            <w:rFonts w:ascii="Times New Roman" w:hAnsi="Times New Roman" w:cs="Times New Roman"/>
          </w:rPr>
          <w:t>4</w:t>
        </w:r>
      </w:ins>
      <w:del w:id="174" w:author="FIORENTINA RICHELLE ASUN" w:date="2019-11-26T16:38:00Z">
        <w:r w:rsidR="00C74892" w:rsidDel="00AD7179">
          <w:rPr>
            <w:rFonts w:ascii="Times New Roman" w:hAnsi="Times New Roman" w:cs="Times New Roman"/>
          </w:rPr>
          <w:delText>3</w:delText>
        </w:r>
      </w:del>
      <w:r>
        <w:rPr>
          <w:rFonts w:ascii="Times New Roman" w:hAnsi="Times New Roman" w:cs="Times New Roman"/>
        </w:rPr>
        <w:t xml:space="preserve"> where the transcription output will be displayed to be seen by the user using the reflection of the display.</w:t>
      </w:r>
    </w:p>
    <w:p w14:paraId="229AA8AA" w14:textId="77777777" w:rsidR="005367E7" w:rsidRDefault="005367E7" w:rsidP="005367E7">
      <w:pPr>
        <w:ind w:firstLine="0"/>
        <w:jc w:val="center"/>
        <w:rPr>
          <w:rFonts w:ascii="Times New Roman" w:hAnsi="Times New Roman" w:cs="Times New Roman"/>
          <w:b/>
        </w:rPr>
      </w:pPr>
      <w:r>
        <w:rPr>
          <w:noProof/>
        </w:rPr>
        <w:drawing>
          <wp:inline distT="0" distB="0" distL="0" distR="0" wp14:anchorId="0744AB08" wp14:editId="28ECDB26">
            <wp:extent cx="4343400" cy="2438400"/>
            <wp:effectExtent l="0" t="0" r="0" b="0"/>
            <wp:docPr id="5587288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4">
                      <a:extLst>
                        <a:ext uri="{28A0092B-C50C-407E-A947-70E740481C1C}">
                          <a14:useLocalDpi xmlns:a14="http://schemas.microsoft.com/office/drawing/2010/main" val="0"/>
                        </a:ext>
                      </a:extLst>
                    </a:blip>
                    <a:stretch>
                      <a:fillRect/>
                    </a:stretch>
                  </pic:blipFill>
                  <pic:spPr>
                    <a:xfrm>
                      <a:off x="0" y="0"/>
                      <a:ext cx="4343400" cy="2438400"/>
                    </a:xfrm>
                    <a:prstGeom prst="rect">
                      <a:avLst/>
                    </a:prstGeom>
                  </pic:spPr>
                </pic:pic>
              </a:graphicData>
            </a:graphic>
          </wp:inline>
        </w:drawing>
      </w:r>
    </w:p>
    <w:p w14:paraId="2245456C" w14:textId="19EC9D19" w:rsidR="005367E7" w:rsidRPr="000E237C" w:rsidRDefault="005367E7" w:rsidP="005367E7">
      <w:pPr>
        <w:ind w:firstLine="0"/>
        <w:jc w:val="center"/>
        <w:rPr>
          <w:rFonts w:ascii="Times New Roman" w:hAnsi="Times New Roman" w:cs="Times New Roman"/>
          <w:i/>
        </w:rPr>
      </w:pPr>
      <w:r w:rsidRPr="000E237C">
        <w:rPr>
          <w:rFonts w:ascii="Times New Roman" w:hAnsi="Times New Roman" w:cs="Times New Roman"/>
          <w:i/>
        </w:rPr>
        <w:t xml:space="preserve">Figure </w:t>
      </w:r>
      <w:r w:rsidR="00696A09">
        <w:rPr>
          <w:rFonts w:ascii="Times New Roman" w:hAnsi="Times New Roman" w:cs="Times New Roman"/>
          <w:i/>
        </w:rPr>
        <w:t>2.2.</w:t>
      </w:r>
      <w:ins w:id="175" w:author="FIORENTINA RICHELLE ASUN" w:date="2019-11-26T16:38:00Z">
        <w:r w:rsidR="00B96E0F">
          <w:rPr>
            <w:rFonts w:ascii="Times New Roman" w:hAnsi="Times New Roman" w:cs="Times New Roman"/>
            <w:i/>
          </w:rPr>
          <w:t>4</w:t>
        </w:r>
      </w:ins>
      <w:ins w:id="176" w:author="Muhammad Fathy Rashad" w:date="2019-11-24T16:02:00Z">
        <w:del w:id="177" w:author="FIORENTINA RICHELLE ASUN" w:date="2019-11-26T16:38:00Z">
          <w:r w:rsidR="00B84647" w:rsidDel="00B96E0F">
            <w:rPr>
              <w:rFonts w:ascii="Times New Roman" w:hAnsi="Times New Roman" w:cs="Times New Roman"/>
              <w:i/>
            </w:rPr>
            <w:delText>3</w:delText>
          </w:r>
        </w:del>
      </w:ins>
      <w:del w:id="178" w:author="Muhammad Fathy Rashad" w:date="2019-11-24T16:02:00Z">
        <w:r w:rsidR="00696A09" w:rsidDel="00B84647">
          <w:rPr>
            <w:rFonts w:ascii="Times New Roman" w:hAnsi="Times New Roman" w:cs="Times New Roman"/>
            <w:i/>
          </w:rPr>
          <w:delText>2</w:delText>
        </w:r>
      </w:del>
      <w:r w:rsidRPr="000E237C">
        <w:rPr>
          <w:rFonts w:ascii="Times New Roman" w:hAnsi="Times New Roman" w:cs="Times New Roman"/>
          <w:i/>
        </w:rPr>
        <w:t xml:space="preserve"> internal view of the prototype </w:t>
      </w:r>
    </w:p>
    <w:p w14:paraId="5684F489" w14:textId="77777777" w:rsidR="005367E7" w:rsidRDefault="005367E7" w:rsidP="005367E7">
      <w:pPr>
        <w:ind w:firstLine="0"/>
        <w:jc w:val="center"/>
        <w:rPr>
          <w:rFonts w:ascii="Times New Roman" w:hAnsi="Times New Roman" w:cs="Times New Roman"/>
          <w:b/>
        </w:rPr>
      </w:pPr>
      <w:r>
        <w:rPr>
          <w:noProof/>
          <w:lang w:val="en-US"/>
        </w:rPr>
        <w:drawing>
          <wp:inline distT="0" distB="0" distL="0" distR="0" wp14:anchorId="7C0ACB8C" wp14:editId="452FA349">
            <wp:extent cx="2066925" cy="2066925"/>
            <wp:effectExtent l="19050" t="19050" r="28575" b="28575"/>
            <wp:docPr id="20022089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66925" cy="2066925"/>
                    </a:xfrm>
                    <a:prstGeom prst="rect">
                      <a:avLst/>
                    </a:prstGeom>
                    <a:ln>
                      <a:solidFill>
                        <a:schemeClr val="tx1"/>
                      </a:solidFill>
                    </a:ln>
                  </pic:spPr>
                </pic:pic>
              </a:graphicData>
            </a:graphic>
          </wp:inline>
        </w:drawing>
      </w:r>
    </w:p>
    <w:p w14:paraId="45A5FD5E" w14:textId="4B4AA9FF" w:rsidR="005367E7" w:rsidRDefault="005367E7" w:rsidP="005367E7">
      <w:pPr>
        <w:ind w:firstLine="0"/>
        <w:jc w:val="center"/>
        <w:rPr>
          <w:rFonts w:ascii="Times New Roman" w:hAnsi="Times New Roman" w:cs="Times New Roman"/>
          <w:bCs/>
        </w:rPr>
      </w:pPr>
      <w:r w:rsidRPr="000E237C">
        <w:rPr>
          <w:rFonts w:ascii="Times New Roman" w:hAnsi="Times New Roman" w:cs="Times New Roman"/>
          <w:bCs/>
          <w:i/>
        </w:rPr>
        <w:t xml:space="preserve">Figure </w:t>
      </w:r>
      <w:r w:rsidR="00696A09">
        <w:rPr>
          <w:rFonts w:ascii="Times New Roman" w:hAnsi="Times New Roman" w:cs="Times New Roman"/>
          <w:bCs/>
          <w:i/>
        </w:rPr>
        <w:t>2.2.</w:t>
      </w:r>
      <w:ins w:id="179" w:author="FIORENTINA RICHELLE ASUN" w:date="2019-11-26T16:38:00Z">
        <w:r w:rsidR="00B96E0F">
          <w:rPr>
            <w:rFonts w:ascii="Times New Roman" w:hAnsi="Times New Roman" w:cs="Times New Roman"/>
            <w:bCs/>
            <w:i/>
          </w:rPr>
          <w:t>5</w:t>
        </w:r>
      </w:ins>
      <w:ins w:id="180" w:author="Muhammad Fathy Rashad" w:date="2019-11-24T16:02:00Z">
        <w:del w:id="181" w:author="FIORENTINA RICHELLE ASUN" w:date="2019-11-26T16:38:00Z">
          <w:r w:rsidR="00B84647" w:rsidDel="00B96E0F">
            <w:rPr>
              <w:rFonts w:ascii="Times New Roman" w:hAnsi="Times New Roman" w:cs="Times New Roman"/>
              <w:bCs/>
              <w:i/>
            </w:rPr>
            <w:delText>4</w:delText>
          </w:r>
        </w:del>
      </w:ins>
      <w:del w:id="182" w:author="Muhammad Fathy Rashad" w:date="2019-11-24T16:02:00Z">
        <w:r w:rsidR="00696A09" w:rsidDel="00B84647">
          <w:rPr>
            <w:rFonts w:ascii="Times New Roman" w:hAnsi="Times New Roman" w:cs="Times New Roman"/>
            <w:bCs/>
            <w:i/>
          </w:rPr>
          <w:delText>3</w:delText>
        </w:r>
      </w:del>
      <w:r w:rsidR="00696A09">
        <w:rPr>
          <w:rFonts w:ascii="Times New Roman" w:hAnsi="Times New Roman" w:cs="Times New Roman"/>
          <w:bCs/>
          <w:i/>
        </w:rPr>
        <w:t xml:space="preserve"> </w:t>
      </w:r>
      <w:r w:rsidRPr="000E237C">
        <w:rPr>
          <w:rFonts w:ascii="Times New Roman" w:hAnsi="Times New Roman" w:cs="Times New Roman"/>
          <w:bCs/>
          <w:i/>
        </w:rPr>
        <w:t>external design of the Aide Glass</w:t>
      </w:r>
    </w:p>
    <w:p w14:paraId="0BF5D193" w14:textId="77777777" w:rsidR="005367E7" w:rsidRDefault="005367E7" w:rsidP="005367E7">
      <w:pPr>
        <w:ind w:firstLine="0"/>
        <w:rPr>
          <w:rFonts w:ascii="Times New Roman" w:hAnsi="Times New Roman" w:cs="Times New Roman"/>
          <w:b/>
          <w:bCs/>
        </w:rPr>
      </w:pPr>
    </w:p>
    <w:p w14:paraId="7075A062" w14:textId="77777777" w:rsidR="005367E7" w:rsidRDefault="005367E7" w:rsidP="005367E7">
      <w:pPr>
        <w:rPr>
          <w:rFonts w:ascii="Times New Roman" w:hAnsi="Times New Roman" w:cs="Times New Roman"/>
          <w:b/>
          <w:bCs/>
        </w:rPr>
      </w:pPr>
      <w:r>
        <w:rPr>
          <w:rFonts w:ascii="Times New Roman" w:hAnsi="Times New Roman" w:cs="Times New Roman"/>
          <w:b/>
          <w:bCs/>
        </w:rPr>
        <w:br w:type="page"/>
      </w:r>
    </w:p>
    <w:p w14:paraId="6B96C157" w14:textId="77777777" w:rsidR="005367E7" w:rsidRDefault="005367E7" w:rsidP="005367E7">
      <w:pPr>
        <w:ind w:firstLine="0"/>
        <w:rPr>
          <w:rFonts w:ascii="Times New Roman" w:hAnsi="Times New Roman" w:cs="Times New Roman"/>
          <w:b/>
          <w:bCs/>
        </w:rPr>
      </w:pPr>
      <w:r w:rsidRPr="42FBC80B">
        <w:rPr>
          <w:rFonts w:ascii="Times New Roman" w:hAnsi="Times New Roman" w:cs="Times New Roman"/>
          <w:b/>
          <w:bCs/>
        </w:rPr>
        <w:lastRenderedPageBreak/>
        <w:t>CIRCUIT DESIGN</w:t>
      </w:r>
    </w:p>
    <w:p w14:paraId="11841C9F" w14:textId="2D1F1B4A" w:rsidR="005367E7" w:rsidRPr="000E237C" w:rsidRDefault="005367E7" w:rsidP="005367E7">
      <w:pPr>
        <w:ind w:firstLine="0"/>
        <w:rPr>
          <w:rFonts w:ascii="Times New Roman" w:hAnsi="Times New Roman" w:cs="Times New Roman"/>
        </w:rPr>
      </w:pPr>
      <w:r>
        <w:rPr>
          <w:rFonts w:ascii="Times New Roman" w:hAnsi="Times New Roman" w:cs="Times New Roman"/>
          <w:b/>
          <w:bCs/>
        </w:rPr>
        <w:tab/>
      </w:r>
      <w:r>
        <w:rPr>
          <w:rFonts w:ascii="Times New Roman" w:hAnsi="Times New Roman" w:cs="Times New Roman"/>
          <w:bCs/>
        </w:rPr>
        <w:t xml:space="preserve">The circuit design of the prototype consists of four components, as shown in Figure </w:t>
      </w:r>
      <w:r w:rsidR="00C74892">
        <w:rPr>
          <w:rFonts w:ascii="Times New Roman" w:hAnsi="Times New Roman" w:cs="Times New Roman"/>
          <w:bCs/>
        </w:rPr>
        <w:t>2</w:t>
      </w:r>
      <w:r>
        <w:rPr>
          <w:rFonts w:ascii="Times New Roman" w:hAnsi="Times New Roman" w:cs="Times New Roman"/>
          <w:bCs/>
        </w:rPr>
        <w:t>.2</w:t>
      </w:r>
      <w:r w:rsidR="00C74892">
        <w:rPr>
          <w:rFonts w:ascii="Times New Roman" w:hAnsi="Times New Roman" w:cs="Times New Roman"/>
          <w:bCs/>
        </w:rPr>
        <w:t>.</w:t>
      </w:r>
      <w:ins w:id="183" w:author="FIORENTINA RICHELLE ASUN" w:date="2019-11-26T16:38:00Z">
        <w:r w:rsidR="00AD7179">
          <w:rPr>
            <w:rFonts w:ascii="Times New Roman" w:hAnsi="Times New Roman" w:cs="Times New Roman"/>
          </w:rPr>
          <w:t>6</w:t>
        </w:r>
        <w:r w:rsidR="00D948CD">
          <w:rPr>
            <w:rFonts w:ascii="Times New Roman" w:hAnsi="Times New Roman" w:cs="Times New Roman"/>
          </w:rPr>
          <w:t xml:space="preserve">. </w:t>
        </w:r>
      </w:ins>
      <w:del w:id="184" w:author="FIORENTINA RICHELLE ASUN" w:date="2019-11-26T16:38:00Z">
        <w:r w:rsidR="00C74892" w:rsidDel="00AD7179">
          <w:rPr>
            <w:rFonts w:ascii="Times New Roman" w:hAnsi="Times New Roman" w:cs="Times New Roman"/>
            <w:bCs/>
          </w:rPr>
          <w:delText>4</w:delText>
        </w:r>
        <w:r w:rsidRPr="000E237C" w:rsidDel="00AD7179">
          <w:rPr>
            <w:rFonts w:ascii="Times New Roman" w:hAnsi="Times New Roman" w:cs="Times New Roman"/>
          </w:rPr>
          <w:delText xml:space="preserve"> </w:delText>
        </w:r>
      </w:del>
      <w:r w:rsidRPr="000E237C">
        <w:rPr>
          <w:rFonts w:ascii="Times New Roman" w:hAnsi="Times New Roman" w:cs="Times New Roman"/>
        </w:rPr>
        <w:t xml:space="preserve">These </w:t>
      </w:r>
      <w:r>
        <w:rPr>
          <w:rFonts w:ascii="Times New Roman" w:hAnsi="Times New Roman" w:cs="Times New Roman"/>
          <w:bCs/>
        </w:rPr>
        <w:t xml:space="preserve">four components are Raspberry Pi Zero </w:t>
      </w:r>
      <w:commentRangeStart w:id="185"/>
      <w:r>
        <w:rPr>
          <w:rFonts w:ascii="Times New Roman" w:hAnsi="Times New Roman" w:cs="Times New Roman"/>
          <w:bCs/>
        </w:rPr>
        <w:t>WH</w:t>
      </w:r>
      <w:ins w:id="186" w:author="Muhammad Fathy Rashad" w:date="2019-11-24T16:04:00Z">
        <w:r w:rsidR="00AB6E60">
          <w:rPr>
            <w:rFonts w:ascii="Times New Roman" w:hAnsi="Times New Roman" w:cs="Times New Roman"/>
            <w:bCs/>
          </w:rPr>
          <w:t xml:space="preserve"> (Wireless with Header)</w:t>
        </w:r>
      </w:ins>
      <w:r>
        <w:rPr>
          <w:rFonts w:ascii="Times New Roman" w:hAnsi="Times New Roman" w:cs="Times New Roman"/>
          <w:bCs/>
        </w:rPr>
        <w:t>, OLED</w:t>
      </w:r>
      <w:ins w:id="187" w:author="Muhammad Fathy Rashad" w:date="2019-11-24T16:04:00Z">
        <w:r w:rsidR="002338FF">
          <w:rPr>
            <w:rFonts w:ascii="Times New Roman" w:hAnsi="Times New Roman" w:cs="Times New Roman"/>
            <w:bCs/>
          </w:rPr>
          <w:t xml:space="preserve"> (Organic Light Emitting Diode)</w:t>
        </w:r>
      </w:ins>
      <w:r>
        <w:rPr>
          <w:rFonts w:ascii="Times New Roman" w:hAnsi="Times New Roman" w:cs="Times New Roman"/>
          <w:bCs/>
        </w:rPr>
        <w:t xml:space="preserve"> display, mini </w:t>
      </w:r>
      <w:r w:rsidRPr="00D81549">
        <w:rPr>
          <w:rFonts w:ascii="Times New Roman" w:hAnsi="Times New Roman" w:cs="Times New Roman"/>
        </w:rPr>
        <w:t>power</w:t>
      </w:r>
      <w:r w:rsidRPr="0048428A">
        <w:rPr>
          <w:rFonts w:ascii="Times New Roman" w:hAnsi="Times New Roman" w:cs="Times New Roman"/>
        </w:rPr>
        <w:t xml:space="preserve"> </w:t>
      </w:r>
      <w:r w:rsidRPr="00B27DAC">
        <w:rPr>
          <w:rFonts w:ascii="Times New Roman" w:hAnsi="Times New Roman" w:cs="Times New Roman"/>
        </w:rPr>
        <w:t>bank</w:t>
      </w:r>
      <w:r w:rsidRPr="000E237C">
        <w:rPr>
          <w:rFonts w:ascii="Times New Roman" w:hAnsi="Times New Roman" w:cs="Times New Roman"/>
        </w:rPr>
        <w:t>, USB</w:t>
      </w:r>
      <w:ins w:id="188" w:author="Muhammad Fathy Rashad" w:date="2019-11-24T16:04:00Z">
        <w:r w:rsidR="00093F6C">
          <w:rPr>
            <w:rFonts w:ascii="Times New Roman" w:hAnsi="Times New Roman" w:cs="Times New Roman"/>
          </w:rPr>
          <w:t xml:space="preserve"> (Univers</w:t>
        </w:r>
      </w:ins>
      <w:ins w:id="189" w:author="Muhammad Fathy Rashad" w:date="2019-11-24T16:05:00Z">
        <w:r w:rsidR="00093F6C">
          <w:rPr>
            <w:rFonts w:ascii="Times New Roman" w:hAnsi="Times New Roman" w:cs="Times New Roman"/>
          </w:rPr>
          <w:t>al Serial Bus)</w:t>
        </w:r>
      </w:ins>
      <w:r w:rsidRPr="000E237C">
        <w:rPr>
          <w:rFonts w:ascii="Times New Roman" w:hAnsi="Times New Roman" w:cs="Times New Roman"/>
        </w:rPr>
        <w:t xml:space="preserve"> microphone, and micro USB to OTG</w:t>
      </w:r>
      <w:ins w:id="190" w:author="Muhammad Fathy Rashad" w:date="2019-11-24T16:05:00Z">
        <w:r w:rsidR="005975B9">
          <w:rPr>
            <w:rFonts w:ascii="Times New Roman" w:hAnsi="Times New Roman" w:cs="Times New Roman"/>
          </w:rPr>
          <w:t xml:space="preserve"> (On-The-Go)</w:t>
        </w:r>
      </w:ins>
      <w:r w:rsidRPr="000E237C">
        <w:rPr>
          <w:rFonts w:ascii="Times New Roman" w:hAnsi="Times New Roman" w:cs="Times New Roman"/>
        </w:rPr>
        <w:t xml:space="preserve"> </w:t>
      </w:r>
      <w:commentRangeEnd w:id="185"/>
      <w:r w:rsidR="00F36DDF">
        <w:rPr>
          <w:rStyle w:val="CommentReference"/>
        </w:rPr>
        <w:commentReference w:id="185"/>
      </w:r>
      <w:r w:rsidRPr="000E237C">
        <w:rPr>
          <w:rFonts w:ascii="Times New Roman" w:hAnsi="Times New Roman" w:cs="Times New Roman"/>
        </w:rPr>
        <w:t xml:space="preserve">adapter. Raspberry Pi WH is used as the microcontroller for the prototype where the program system will be run. The USB microphone is required to be able to record the conversation speech of the surrounding people digitally. The OTG adapter is needed to connect the USB microphone to the Raspberry Pi Zero WH, as it only has a micro USB slot instead of a USB slot. The OLED display will be used to display the transcribed text output which will be reflected to the lens. Finally, the power </w:t>
      </w:r>
      <w:r w:rsidRPr="006B0DE0">
        <w:rPr>
          <w:rFonts w:ascii="Times New Roman" w:hAnsi="Times New Roman" w:cs="Times New Roman"/>
        </w:rPr>
        <w:t>bank</w:t>
      </w:r>
      <w:r>
        <w:rPr>
          <w:rFonts w:ascii="Times New Roman" w:hAnsi="Times New Roman" w:cs="Times New Roman"/>
          <w:bCs/>
        </w:rPr>
        <w:t xml:space="preserve"> acts as the power management system which handles both power source and storage of the proto</w:t>
      </w:r>
      <w:r w:rsidRPr="000E237C">
        <w:rPr>
          <w:rFonts w:ascii="Times New Roman" w:hAnsi="Times New Roman" w:cs="Times New Roman"/>
        </w:rPr>
        <w:t>type.</w:t>
      </w:r>
    </w:p>
    <w:p w14:paraId="144AB68A" w14:textId="77777777" w:rsidR="005367E7" w:rsidRDefault="005367E7" w:rsidP="005367E7">
      <w:pPr>
        <w:ind w:firstLine="0"/>
        <w:jc w:val="center"/>
        <w:rPr>
          <w:rFonts w:ascii="Times New Roman" w:hAnsi="Times New Roman" w:cs="Times New Roman"/>
          <w:b/>
        </w:rPr>
      </w:pPr>
      <w:r>
        <w:rPr>
          <w:noProof/>
          <w:lang w:val="en-US"/>
        </w:rPr>
        <w:drawing>
          <wp:inline distT="0" distB="0" distL="0" distR="0" wp14:anchorId="4F97F0E0" wp14:editId="1300948C">
            <wp:extent cx="3969429" cy="3725693"/>
            <wp:effectExtent l="19050" t="19050" r="12065" b="27305"/>
            <wp:docPr id="9090150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6">
                      <a:extLst>
                        <a:ext uri="{28A0092B-C50C-407E-A947-70E740481C1C}">
                          <a14:useLocalDpi xmlns:a14="http://schemas.microsoft.com/office/drawing/2010/main" val="0"/>
                        </a:ext>
                      </a:extLst>
                    </a:blip>
                    <a:stretch>
                      <a:fillRect/>
                    </a:stretch>
                  </pic:blipFill>
                  <pic:spPr>
                    <a:xfrm>
                      <a:off x="0" y="0"/>
                      <a:ext cx="3969429" cy="3725693"/>
                    </a:xfrm>
                    <a:prstGeom prst="rect">
                      <a:avLst/>
                    </a:prstGeom>
                    <a:ln>
                      <a:solidFill>
                        <a:schemeClr val="tx1"/>
                      </a:solidFill>
                    </a:ln>
                  </pic:spPr>
                </pic:pic>
              </a:graphicData>
            </a:graphic>
          </wp:inline>
        </w:drawing>
      </w:r>
    </w:p>
    <w:p w14:paraId="11497725" w14:textId="4B077360" w:rsidR="005367E7" w:rsidRPr="000E237C" w:rsidDel="00753CE9" w:rsidRDefault="005367E7" w:rsidP="005367E7">
      <w:pPr>
        <w:ind w:firstLine="0"/>
        <w:jc w:val="center"/>
        <w:rPr>
          <w:del w:id="191" w:author="Muhammad Fathy Rashad" w:date="2019-11-24T16:28:00Z"/>
          <w:rFonts w:ascii="Times New Roman" w:hAnsi="Times New Roman" w:cs="Times New Roman"/>
          <w:i/>
        </w:rPr>
      </w:pPr>
      <w:r w:rsidRPr="000E237C">
        <w:rPr>
          <w:rFonts w:ascii="Times New Roman" w:hAnsi="Times New Roman" w:cs="Times New Roman"/>
          <w:i/>
        </w:rPr>
        <w:t xml:space="preserve">Figure </w:t>
      </w:r>
      <w:r w:rsidR="007C221F">
        <w:rPr>
          <w:rFonts w:ascii="Times New Roman" w:hAnsi="Times New Roman" w:cs="Times New Roman"/>
          <w:i/>
        </w:rPr>
        <w:t>2</w:t>
      </w:r>
      <w:r w:rsidRPr="000E237C">
        <w:rPr>
          <w:rFonts w:ascii="Times New Roman" w:hAnsi="Times New Roman" w:cs="Times New Roman"/>
          <w:i/>
        </w:rPr>
        <w:t>.2</w:t>
      </w:r>
      <w:r w:rsidR="007C221F">
        <w:rPr>
          <w:rFonts w:ascii="Times New Roman" w:hAnsi="Times New Roman" w:cs="Times New Roman"/>
          <w:i/>
        </w:rPr>
        <w:t>.</w:t>
      </w:r>
      <w:ins w:id="192" w:author="FIORENTINA RICHELLE ASUN" w:date="2019-11-26T16:38:00Z">
        <w:r w:rsidR="00AD7179">
          <w:rPr>
            <w:rFonts w:ascii="Times New Roman" w:hAnsi="Times New Roman" w:cs="Times New Roman"/>
            <w:i/>
          </w:rPr>
          <w:t>6</w:t>
        </w:r>
      </w:ins>
      <w:ins w:id="193" w:author="Muhammad Fathy Rashad" w:date="2019-11-24T16:02:00Z">
        <w:del w:id="194" w:author="FIORENTINA RICHELLE ASUN" w:date="2019-11-26T16:38:00Z">
          <w:r w:rsidR="00B84647" w:rsidDel="00AD7179">
            <w:rPr>
              <w:rFonts w:ascii="Times New Roman" w:hAnsi="Times New Roman" w:cs="Times New Roman"/>
              <w:i/>
            </w:rPr>
            <w:delText>5</w:delText>
          </w:r>
        </w:del>
      </w:ins>
      <w:del w:id="195" w:author="Muhammad Fathy Rashad" w:date="2019-11-24T16:02:00Z">
        <w:r w:rsidR="007C221F" w:rsidDel="00B84647">
          <w:rPr>
            <w:rFonts w:ascii="Times New Roman" w:hAnsi="Times New Roman" w:cs="Times New Roman"/>
            <w:i/>
          </w:rPr>
          <w:delText>4</w:delText>
        </w:r>
      </w:del>
      <w:r w:rsidRPr="000E237C">
        <w:rPr>
          <w:rFonts w:ascii="Times New Roman" w:hAnsi="Times New Roman" w:cs="Times New Roman"/>
          <w:i/>
        </w:rPr>
        <w:t xml:space="preserve"> circuit design for the prototype of the Aide Glass</w:t>
      </w:r>
    </w:p>
    <w:p w14:paraId="4A6C83F5" w14:textId="77777777" w:rsidR="005367E7" w:rsidRDefault="005367E7">
      <w:pPr>
        <w:ind w:firstLine="0"/>
        <w:jc w:val="center"/>
        <w:rPr>
          <w:rFonts w:ascii="Times New Roman" w:hAnsi="Times New Roman" w:cs="Times New Roman"/>
          <w:b/>
        </w:rPr>
        <w:pPrChange w:id="196" w:author="Muhammad Fathy Rashad" w:date="2019-11-24T16:28:00Z">
          <w:pPr/>
        </w:pPrChange>
      </w:pPr>
      <w:del w:id="197" w:author="Muhammad Fathy Rashad" w:date="2019-11-24T16:28:00Z">
        <w:r w:rsidDel="00753CE9">
          <w:rPr>
            <w:rFonts w:ascii="Times New Roman" w:hAnsi="Times New Roman" w:cs="Times New Roman"/>
            <w:b/>
          </w:rPr>
          <w:br w:type="page"/>
        </w:r>
      </w:del>
    </w:p>
    <w:p w14:paraId="400F2CB7" w14:textId="77777777" w:rsidR="005367E7" w:rsidRDefault="005367E7" w:rsidP="005367E7">
      <w:pPr>
        <w:ind w:firstLine="0"/>
        <w:rPr>
          <w:rFonts w:ascii="Times New Roman" w:hAnsi="Times New Roman" w:cs="Times New Roman"/>
          <w:b/>
          <w:bCs/>
        </w:rPr>
      </w:pPr>
      <w:r>
        <w:rPr>
          <w:rFonts w:ascii="Times New Roman" w:hAnsi="Times New Roman" w:cs="Times New Roman"/>
          <w:b/>
          <w:bCs/>
        </w:rPr>
        <w:lastRenderedPageBreak/>
        <w:t>SOFTWARE SYSTEM</w:t>
      </w:r>
    </w:p>
    <w:p w14:paraId="213332BD" w14:textId="2CC9E438" w:rsidR="005367E7" w:rsidRPr="00F37126" w:rsidRDefault="005367E7" w:rsidP="005367E7">
      <w:pPr>
        <w:ind w:firstLine="0"/>
        <w:rPr>
          <w:rFonts w:ascii="Times New Roman" w:hAnsi="Times New Roman" w:cs="Times New Roman"/>
          <w:bCs/>
        </w:rPr>
      </w:pPr>
      <w:r>
        <w:rPr>
          <w:rFonts w:ascii="Times New Roman" w:hAnsi="Times New Roman" w:cs="Times New Roman"/>
          <w:b/>
          <w:bCs/>
        </w:rPr>
        <w:tab/>
      </w:r>
      <w:r>
        <w:rPr>
          <w:rFonts w:ascii="Times New Roman" w:hAnsi="Times New Roman" w:cs="Times New Roman"/>
          <w:bCs/>
        </w:rPr>
        <w:t xml:space="preserve">The software program of the prototype is critical to ensure the prototype gives the desired behavior. As shown in Figure </w:t>
      </w:r>
      <w:r w:rsidR="0096205E">
        <w:rPr>
          <w:rFonts w:ascii="Times New Roman" w:hAnsi="Times New Roman" w:cs="Times New Roman"/>
          <w:bCs/>
        </w:rPr>
        <w:t>2.2.</w:t>
      </w:r>
      <w:del w:id="198" w:author="FIORENTINA RICHELLE ASUN" w:date="2019-11-26T16:39:00Z">
        <w:r w:rsidR="00C74892" w:rsidDel="00D948CD">
          <w:rPr>
            <w:rFonts w:ascii="Times New Roman" w:hAnsi="Times New Roman" w:cs="Times New Roman"/>
            <w:bCs/>
          </w:rPr>
          <w:delText>5</w:delText>
        </w:r>
        <w:r w:rsidDel="00D948CD">
          <w:rPr>
            <w:rFonts w:ascii="Times New Roman" w:hAnsi="Times New Roman" w:cs="Times New Roman"/>
            <w:bCs/>
          </w:rPr>
          <w:delText>,</w:delText>
        </w:r>
      </w:del>
      <w:ins w:id="199" w:author="FIORENTINA RICHELLE ASUN" w:date="2019-11-26T16:39:00Z">
        <w:r w:rsidR="00D948CD">
          <w:rPr>
            <w:rFonts w:ascii="Times New Roman" w:hAnsi="Times New Roman" w:cs="Times New Roman"/>
            <w:bCs/>
          </w:rPr>
          <w:t>6,</w:t>
        </w:r>
      </w:ins>
      <w:r>
        <w:rPr>
          <w:rFonts w:ascii="Times New Roman" w:hAnsi="Times New Roman" w:cs="Times New Roman"/>
          <w:bCs/>
        </w:rPr>
        <w:t xml:space="preserve"> the program is run by the microcontroller when </w:t>
      </w:r>
      <w:ins w:id="200" w:author="Muhammad Fathy Rashad" w:date="2019-11-24T16:05:00Z">
        <w:r w:rsidR="004A2013">
          <w:rPr>
            <w:rFonts w:ascii="Times New Roman" w:hAnsi="Times New Roman" w:cs="Times New Roman"/>
            <w:bCs/>
          </w:rPr>
          <w:t xml:space="preserve">the microcontroller is </w:t>
        </w:r>
      </w:ins>
      <w:commentRangeStart w:id="201"/>
      <w:r>
        <w:rPr>
          <w:rFonts w:ascii="Times New Roman" w:hAnsi="Times New Roman" w:cs="Times New Roman"/>
          <w:bCs/>
        </w:rPr>
        <w:t>turned on</w:t>
      </w:r>
      <w:ins w:id="202" w:author="Nor Erniza Bt M Rozali - Dr (ACAD/UTP)" w:date="2019-11-21T11:21:00Z">
        <w:r w:rsidR="000A3089">
          <w:rPr>
            <w:rFonts w:ascii="Times New Roman" w:hAnsi="Times New Roman" w:cs="Times New Roman"/>
            <w:bCs/>
          </w:rPr>
          <w:t>,</w:t>
        </w:r>
      </w:ins>
      <w:r>
        <w:rPr>
          <w:rFonts w:ascii="Times New Roman" w:hAnsi="Times New Roman" w:cs="Times New Roman"/>
          <w:bCs/>
        </w:rPr>
        <w:t xml:space="preserve"> </w:t>
      </w:r>
      <w:commentRangeEnd w:id="201"/>
      <w:r w:rsidR="00F36DDF">
        <w:rPr>
          <w:rStyle w:val="CommentReference"/>
        </w:rPr>
        <w:commentReference w:id="201"/>
      </w:r>
      <w:commentRangeStart w:id="203"/>
      <w:r>
        <w:rPr>
          <w:rFonts w:ascii="Times New Roman" w:hAnsi="Times New Roman" w:cs="Times New Roman"/>
          <w:bCs/>
        </w:rPr>
        <w:t xml:space="preserve">and </w:t>
      </w:r>
      <w:ins w:id="204" w:author="Muhammad Fathy Rashad" w:date="2019-11-24T16:05:00Z">
        <w:r w:rsidR="004A2013">
          <w:rPr>
            <w:rFonts w:ascii="Times New Roman" w:hAnsi="Times New Roman" w:cs="Times New Roman"/>
            <w:bCs/>
          </w:rPr>
          <w:t xml:space="preserve">the program </w:t>
        </w:r>
      </w:ins>
      <w:ins w:id="205" w:author="Muhammad Fathy Rashad" w:date="2019-11-24T16:06:00Z">
        <w:r w:rsidR="004B4672">
          <w:rPr>
            <w:rFonts w:ascii="Times New Roman" w:hAnsi="Times New Roman" w:cs="Times New Roman"/>
            <w:bCs/>
          </w:rPr>
          <w:t>will start listening</w:t>
        </w:r>
      </w:ins>
      <w:del w:id="206" w:author="Muhammad Fathy Rashad" w:date="2019-11-24T16:06:00Z">
        <w:r w:rsidDel="004B4672">
          <w:rPr>
            <w:rFonts w:ascii="Times New Roman" w:hAnsi="Times New Roman" w:cs="Times New Roman"/>
            <w:bCs/>
          </w:rPr>
          <w:delText>wait</w:delText>
        </w:r>
      </w:del>
      <w:r>
        <w:rPr>
          <w:rFonts w:ascii="Times New Roman" w:hAnsi="Times New Roman" w:cs="Times New Roman"/>
          <w:bCs/>
        </w:rPr>
        <w:t xml:space="preserve"> </w:t>
      </w:r>
      <w:commentRangeEnd w:id="203"/>
      <w:r w:rsidR="000A3089">
        <w:rPr>
          <w:rStyle w:val="CommentReference"/>
        </w:rPr>
        <w:commentReference w:id="203"/>
      </w:r>
      <w:r>
        <w:rPr>
          <w:rFonts w:ascii="Times New Roman" w:hAnsi="Times New Roman" w:cs="Times New Roman"/>
          <w:bCs/>
        </w:rPr>
        <w:t xml:space="preserve">until an audio input is detected by the attached USB microphone. </w:t>
      </w:r>
      <w:del w:id="207" w:author="Nor Erniza Bt M Rozali - Dr (ACAD/UTP)" w:date="2019-11-21T11:22:00Z">
        <w:r w:rsidDel="000A3089">
          <w:rPr>
            <w:rFonts w:ascii="Times New Roman" w:hAnsi="Times New Roman" w:cs="Times New Roman"/>
            <w:bCs/>
          </w:rPr>
          <w:delText>Then, i</w:delText>
        </w:r>
      </w:del>
      <w:ins w:id="208" w:author="Nor Erniza Bt M Rozali - Dr (ACAD/UTP)" w:date="2019-11-21T11:22:00Z">
        <w:r w:rsidR="000A3089">
          <w:rPr>
            <w:rFonts w:ascii="Times New Roman" w:hAnsi="Times New Roman" w:cs="Times New Roman"/>
            <w:bCs/>
          </w:rPr>
          <w:t>I</w:t>
        </w:r>
      </w:ins>
      <w:r>
        <w:rPr>
          <w:rFonts w:ascii="Times New Roman" w:hAnsi="Times New Roman" w:cs="Times New Roman"/>
          <w:bCs/>
        </w:rPr>
        <w:t xml:space="preserve">f an audio input is detected, it will check whether the audio input is a human voice or other </w:t>
      </w:r>
      <w:commentRangeStart w:id="209"/>
      <w:r>
        <w:rPr>
          <w:rFonts w:ascii="Times New Roman" w:hAnsi="Times New Roman" w:cs="Times New Roman"/>
          <w:bCs/>
        </w:rPr>
        <w:t>disturbance noises</w:t>
      </w:r>
      <w:commentRangeEnd w:id="209"/>
      <w:r w:rsidR="000A3089">
        <w:rPr>
          <w:rStyle w:val="CommentReference"/>
        </w:rPr>
        <w:commentReference w:id="209"/>
      </w:r>
      <w:r>
        <w:rPr>
          <w:rFonts w:ascii="Times New Roman" w:hAnsi="Times New Roman" w:cs="Times New Roman"/>
          <w:bCs/>
        </w:rPr>
        <w:t xml:space="preserve">. </w:t>
      </w:r>
      <w:ins w:id="210" w:author="Muhammad Fathy Rashad" w:date="2019-11-24T16:10:00Z">
        <w:r w:rsidR="006F55A9">
          <w:rPr>
            <w:rFonts w:ascii="Times New Roman" w:hAnsi="Times New Roman" w:cs="Times New Roman"/>
            <w:bCs/>
          </w:rPr>
          <w:t xml:space="preserve">If the input is noise, it will keep listening again for </w:t>
        </w:r>
        <w:r w:rsidR="002548C0">
          <w:rPr>
            <w:rFonts w:ascii="Times New Roman" w:hAnsi="Times New Roman" w:cs="Times New Roman"/>
            <w:bCs/>
          </w:rPr>
          <w:t>human voice input, else</w:t>
        </w:r>
      </w:ins>
      <w:commentRangeStart w:id="211"/>
      <w:del w:id="212" w:author="Muhammad Fathy Rashad" w:date="2019-11-24T16:10:00Z">
        <w:r w:rsidDel="002548C0">
          <w:rPr>
            <w:rFonts w:ascii="Times New Roman" w:hAnsi="Times New Roman" w:cs="Times New Roman"/>
            <w:bCs/>
          </w:rPr>
          <w:delText>If</w:delText>
        </w:r>
      </w:del>
      <w:r>
        <w:rPr>
          <w:rFonts w:ascii="Times New Roman" w:hAnsi="Times New Roman" w:cs="Times New Roman"/>
          <w:bCs/>
        </w:rPr>
        <w:t xml:space="preserve"> </w:t>
      </w:r>
      <w:del w:id="213" w:author="Muhammad Fathy Rashad" w:date="2019-11-24T16:10:00Z">
        <w:r w:rsidDel="002548C0">
          <w:rPr>
            <w:rFonts w:ascii="Times New Roman" w:hAnsi="Times New Roman" w:cs="Times New Roman"/>
            <w:bCs/>
          </w:rPr>
          <w:delText xml:space="preserve">the audio input is categorized as human voice, </w:delText>
        </w:r>
      </w:del>
      <w:r>
        <w:rPr>
          <w:rFonts w:ascii="Times New Roman" w:hAnsi="Times New Roman" w:cs="Times New Roman"/>
          <w:bCs/>
        </w:rPr>
        <w:t>the program will proceed in transmitting the audio input in real time to the Google Cloud Speech-to-Text service</w:t>
      </w:r>
      <w:del w:id="214" w:author="Muhammad Fathy Rashad" w:date="2019-11-24T16:07:00Z">
        <w:r w:rsidDel="00DE4423">
          <w:rPr>
            <w:rFonts w:ascii="Times New Roman" w:hAnsi="Times New Roman" w:cs="Times New Roman"/>
            <w:bCs/>
          </w:rPr>
          <w:delText xml:space="preserve"> on the cloud</w:delText>
        </w:r>
      </w:del>
      <w:ins w:id="215" w:author="Muhammad Fathy Rashad" w:date="2019-11-24T16:06:00Z">
        <w:r w:rsidR="00883615">
          <w:rPr>
            <w:rFonts w:ascii="Times New Roman" w:hAnsi="Times New Roman" w:cs="Times New Roman"/>
            <w:bCs/>
          </w:rPr>
          <w:t>.</w:t>
        </w:r>
      </w:ins>
      <w:r>
        <w:rPr>
          <w:rFonts w:ascii="Times New Roman" w:hAnsi="Times New Roman" w:cs="Times New Roman"/>
          <w:bCs/>
        </w:rPr>
        <w:t xml:space="preserve"> </w:t>
      </w:r>
      <w:ins w:id="216" w:author="Muhammad Fathy Rashad" w:date="2019-11-24T16:06:00Z">
        <w:r w:rsidR="00883615">
          <w:rPr>
            <w:rFonts w:ascii="Times New Roman" w:hAnsi="Times New Roman" w:cs="Times New Roman"/>
            <w:bCs/>
          </w:rPr>
          <w:t xml:space="preserve">Then </w:t>
        </w:r>
      </w:ins>
      <w:ins w:id="217" w:author="Muhammad Fathy Rashad" w:date="2019-11-24T16:07:00Z">
        <w:r w:rsidR="00DE4423">
          <w:rPr>
            <w:rFonts w:ascii="Times New Roman" w:hAnsi="Times New Roman" w:cs="Times New Roman"/>
            <w:bCs/>
          </w:rPr>
          <w:t>the audio</w:t>
        </w:r>
      </w:ins>
      <w:del w:id="218" w:author="Muhammad Fathy Rashad" w:date="2019-11-24T16:06:00Z">
        <w:r w:rsidDel="00883615">
          <w:rPr>
            <w:rFonts w:ascii="Times New Roman" w:hAnsi="Times New Roman" w:cs="Times New Roman"/>
            <w:bCs/>
          </w:rPr>
          <w:delText>which</w:delText>
        </w:r>
      </w:del>
      <w:r>
        <w:rPr>
          <w:rFonts w:ascii="Times New Roman" w:hAnsi="Times New Roman" w:cs="Times New Roman"/>
          <w:bCs/>
        </w:rPr>
        <w:t xml:space="preserve"> will be processed</w:t>
      </w:r>
      <w:ins w:id="219" w:author="Muhammad Fathy Rashad" w:date="2019-11-24T16:08:00Z">
        <w:r w:rsidR="00DE4423">
          <w:rPr>
            <w:rFonts w:ascii="Times New Roman" w:hAnsi="Times New Roman" w:cs="Times New Roman"/>
            <w:bCs/>
          </w:rPr>
          <w:t xml:space="preserve"> into transcribed text</w:t>
        </w:r>
      </w:ins>
      <w:r>
        <w:rPr>
          <w:rFonts w:ascii="Times New Roman" w:hAnsi="Times New Roman" w:cs="Times New Roman"/>
          <w:bCs/>
        </w:rPr>
        <w:t xml:space="preserve"> by Google speech recognition </w:t>
      </w:r>
      <w:del w:id="220" w:author="Muhammad Fathy Rashad" w:date="2019-11-24T16:07:00Z">
        <w:r w:rsidDel="00DE4423">
          <w:rPr>
            <w:rFonts w:ascii="Times New Roman" w:hAnsi="Times New Roman" w:cs="Times New Roman"/>
            <w:bCs/>
          </w:rPr>
          <w:delText xml:space="preserve">technology </w:delText>
        </w:r>
      </w:del>
      <w:ins w:id="221" w:author="Muhammad Fathy Rashad" w:date="2019-11-24T16:07:00Z">
        <w:r w:rsidR="00DE4423">
          <w:rPr>
            <w:rFonts w:ascii="Times New Roman" w:hAnsi="Times New Roman" w:cs="Times New Roman"/>
            <w:bCs/>
          </w:rPr>
          <w:t xml:space="preserve">system </w:t>
        </w:r>
      </w:ins>
      <w:r>
        <w:rPr>
          <w:rFonts w:ascii="Times New Roman" w:hAnsi="Times New Roman" w:cs="Times New Roman"/>
          <w:bCs/>
        </w:rPr>
        <w:t>in their powerful serve</w:t>
      </w:r>
      <w:ins w:id="222" w:author="Muhammad Fathy Rashad" w:date="2019-11-24T16:08:00Z">
        <w:r w:rsidR="00DE4423">
          <w:rPr>
            <w:rFonts w:ascii="Times New Roman" w:hAnsi="Times New Roman" w:cs="Times New Roman"/>
            <w:bCs/>
          </w:rPr>
          <w:t>r</w:t>
        </w:r>
      </w:ins>
      <w:del w:id="223" w:author="Muhammad Fathy Rashad" w:date="2019-11-24T16:08:00Z">
        <w:r w:rsidDel="00DE4423">
          <w:rPr>
            <w:rFonts w:ascii="Times New Roman" w:hAnsi="Times New Roman" w:cs="Times New Roman"/>
            <w:bCs/>
          </w:rPr>
          <w:delText>r</w:delText>
        </w:r>
      </w:del>
      <w:r>
        <w:rPr>
          <w:rFonts w:ascii="Times New Roman" w:hAnsi="Times New Roman" w:cs="Times New Roman"/>
          <w:bCs/>
        </w:rPr>
        <w:t xml:space="preserve">. </w:t>
      </w:r>
      <w:commentRangeEnd w:id="211"/>
      <w:r w:rsidR="000A3089">
        <w:rPr>
          <w:rStyle w:val="CommentReference"/>
        </w:rPr>
        <w:commentReference w:id="211"/>
      </w:r>
      <w:r>
        <w:rPr>
          <w:rFonts w:ascii="Times New Roman" w:hAnsi="Times New Roman" w:cs="Times New Roman"/>
          <w:bCs/>
        </w:rPr>
        <w:t xml:space="preserve">Then, the output of the processed audio which includes the transcribed text will be sent back to the prototype system. Finally, the received output of the transcribed text will be displayed on the OLED display component which will be reflected to the prototype lens and then the program will wait for the next input and </w:t>
      </w:r>
      <w:del w:id="224" w:author="Nor Erniza Bt M Rozali - Dr (ACAD/UTP)" w:date="2019-11-21T11:25:00Z">
        <w:r w:rsidDel="000A3089">
          <w:rPr>
            <w:rFonts w:ascii="Times New Roman" w:hAnsi="Times New Roman" w:cs="Times New Roman"/>
            <w:bCs/>
          </w:rPr>
          <w:delText>repeat the steps stated before again</w:delText>
        </w:r>
      </w:del>
      <w:ins w:id="225" w:author="Nor Erniza Bt M Rozali - Dr (ACAD/UTP)" w:date="2019-11-21T11:26:00Z">
        <w:r w:rsidR="000A3089">
          <w:rPr>
            <w:rFonts w:ascii="Times New Roman" w:hAnsi="Times New Roman" w:cs="Times New Roman"/>
            <w:bCs/>
          </w:rPr>
          <w:t>repeat the same cycle</w:t>
        </w:r>
      </w:ins>
      <w:r>
        <w:rPr>
          <w:rFonts w:ascii="Times New Roman" w:hAnsi="Times New Roman" w:cs="Times New Roman"/>
          <w:bCs/>
        </w:rPr>
        <w:t>.</w:t>
      </w:r>
    </w:p>
    <w:p w14:paraId="442E305C" w14:textId="77777777" w:rsidR="005367E7" w:rsidRDefault="005367E7" w:rsidP="005367E7">
      <w:pPr>
        <w:ind w:firstLine="0"/>
        <w:rPr>
          <w:rFonts w:ascii="Times New Roman" w:hAnsi="Times New Roman" w:cs="Times New Roman"/>
          <w:b/>
          <w:bCs/>
        </w:rPr>
      </w:pPr>
    </w:p>
    <w:p w14:paraId="3B022000" w14:textId="77777777" w:rsidR="005367E7" w:rsidRDefault="005367E7" w:rsidP="00E447C0">
      <w:pPr>
        <w:ind w:firstLine="0"/>
        <w:jc w:val="center"/>
        <w:rPr>
          <w:noProof/>
        </w:rPr>
      </w:pPr>
      <w:r>
        <w:rPr>
          <w:noProof/>
        </w:rPr>
        <w:lastRenderedPageBreak/>
        <w:drawing>
          <wp:inline distT="0" distB="0" distL="0" distR="0" wp14:anchorId="184F8A2A" wp14:editId="2AABBA65">
            <wp:extent cx="2714017" cy="6680657"/>
            <wp:effectExtent l="0" t="0" r="0" b="6350"/>
            <wp:docPr id="918671183" name="Picture 150076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076393"/>
                    <pic:cNvPicPr/>
                  </pic:nvPicPr>
                  <pic:blipFill>
                    <a:blip r:embed="rId37">
                      <a:extLst>
                        <a:ext uri="{28A0092B-C50C-407E-A947-70E740481C1C}">
                          <a14:useLocalDpi xmlns:a14="http://schemas.microsoft.com/office/drawing/2010/main" val="0"/>
                        </a:ext>
                      </a:extLst>
                    </a:blip>
                    <a:stretch>
                      <a:fillRect/>
                    </a:stretch>
                  </pic:blipFill>
                  <pic:spPr>
                    <a:xfrm>
                      <a:off x="0" y="0"/>
                      <a:ext cx="2714017" cy="6680657"/>
                    </a:xfrm>
                    <a:prstGeom prst="rect">
                      <a:avLst/>
                    </a:prstGeom>
                  </pic:spPr>
                </pic:pic>
              </a:graphicData>
            </a:graphic>
          </wp:inline>
        </w:drawing>
      </w:r>
    </w:p>
    <w:p w14:paraId="5B926D06" w14:textId="1D9C988B" w:rsidR="005367E7" w:rsidRPr="000E237C" w:rsidRDefault="005367E7" w:rsidP="00E447C0">
      <w:pPr>
        <w:ind w:firstLine="0"/>
        <w:jc w:val="center"/>
        <w:rPr>
          <w:rFonts w:ascii="Times New Roman" w:hAnsi="Times New Roman" w:cs="Times New Roman"/>
          <w:bCs/>
          <w:i/>
        </w:rPr>
      </w:pPr>
      <w:r w:rsidRPr="000E237C">
        <w:rPr>
          <w:rFonts w:ascii="Times New Roman" w:hAnsi="Times New Roman" w:cs="Times New Roman"/>
          <w:bCs/>
          <w:i/>
        </w:rPr>
        <w:t xml:space="preserve">Figure </w:t>
      </w:r>
      <w:r w:rsidR="007C221F">
        <w:rPr>
          <w:rFonts w:ascii="Times New Roman" w:hAnsi="Times New Roman" w:cs="Times New Roman"/>
          <w:bCs/>
          <w:i/>
        </w:rPr>
        <w:t>2.2.</w:t>
      </w:r>
      <w:ins w:id="226" w:author="FIORENTINA RICHELLE ASUN" w:date="2019-11-26T16:39:00Z">
        <w:r w:rsidR="00D948CD">
          <w:rPr>
            <w:rFonts w:ascii="Times New Roman" w:hAnsi="Times New Roman" w:cs="Times New Roman"/>
            <w:bCs/>
            <w:i/>
          </w:rPr>
          <w:t>7</w:t>
        </w:r>
      </w:ins>
      <w:del w:id="227" w:author="FIORENTINA RICHELLE ASUN" w:date="2019-11-26T16:39:00Z">
        <w:r w:rsidR="007C221F" w:rsidDel="00D948CD">
          <w:rPr>
            <w:rFonts w:ascii="Times New Roman" w:hAnsi="Times New Roman" w:cs="Times New Roman"/>
            <w:bCs/>
            <w:i/>
          </w:rPr>
          <w:delText>5</w:delText>
        </w:r>
      </w:del>
      <w:r w:rsidRPr="000E237C">
        <w:rPr>
          <w:rFonts w:ascii="Times New Roman" w:hAnsi="Times New Roman" w:cs="Times New Roman"/>
          <w:bCs/>
          <w:i/>
        </w:rPr>
        <w:t xml:space="preserve"> Flowchart of the Software Program</w:t>
      </w:r>
    </w:p>
    <w:p w14:paraId="16137DE4" w14:textId="6EAA0463" w:rsidR="00411B1B" w:rsidDel="00B84647" w:rsidRDefault="005367E7">
      <w:pPr>
        <w:spacing w:after="160" w:line="259" w:lineRule="auto"/>
        <w:ind w:firstLine="0"/>
        <w:jc w:val="left"/>
        <w:rPr>
          <w:moveFrom w:id="228" w:author="Muhammad Fathy Rashad" w:date="2019-11-24T16:02:00Z"/>
          <w:rFonts w:ascii="Times New Roman" w:hAnsi="Times New Roman" w:cs="Times New Roman"/>
          <w:b/>
          <w:bCs/>
        </w:rPr>
      </w:pPr>
      <w:r w:rsidRPr="206A94A8">
        <w:rPr>
          <w:rFonts w:ascii="Times New Roman" w:hAnsi="Times New Roman" w:cs="Times New Roman"/>
          <w:b/>
          <w:bCs/>
        </w:rPr>
        <w:br w:type="page"/>
      </w:r>
      <w:ins w:id="229" w:author="Muhammad Fathy Rashad" w:date="2019-11-24T16:01:00Z">
        <w:r w:rsidR="00B84647" w:rsidDel="00B84647">
          <w:rPr>
            <w:noProof/>
          </w:rPr>
          <w:lastRenderedPageBreak/>
          <w:t xml:space="preserve"> </w:t>
        </w:r>
      </w:ins>
      <w:moveFromRangeStart w:id="230" w:author="Muhammad Fathy Rashad" w:date="2019-11-24T16:02:00Z" w:name="move25503737"/>
      <w:moveFrom w:id="231" w:author="Muhammad Fathy Rashad" w:date="2019-11-24T16:02:00Z">
        <w:r w:rsidDel="00B84647">
          <w:rPr>
            <w:noProof/>
          </w:rPr>
          <w:drawing>
            <wp:inline distT="0" distB="0" distL="0" distR="0" wp14:anchorId="3C65214C" wp14:editId="05B494BB">
              <wp:extent cx="5943600" cy="4457700"/>
              <wp:effectExtent l="0" t="0" r="0" b="0"/>
              <wp:docPr id="7493934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3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moveFrom>
    </w:p>
    <w:p w14:paraId="1B6D74E5" w14:textId="242947DE" w:rsidR="009E4212" w:rsidRPr="0028568C" w:rsidDel="008D3A86" w:rsidRDefault="00411B1B">
      <w:pPr>
        <w:spacing w:after="160" w:line="259" w:lineRule="auto"/>
        <w:ind w:firstLine="0"/>
        <w:jc w:val="left"/>
        <w:rPr>
          <w:del w:id="232" w:author="Muhammad Fathy Rashad" w:date="2019-11-24T16:23:00Z"/>
          <w:rFonts w:ascii="Times New Roman" w:hAnsi="Times New Roman" w:cs="Times New Roman"/>
          <w:bCs/>
        </w:rPr>
        <w:pPrChange w:id="233" w:author="Muhammad Fathy Rashad" w:date="2019-11-24T16:01:00Z">
          <w:pPr>
            <w:spacing w:after="160" w:line="259" w:lineRule="auto"/>
            <w:ind w:firstLine="0"/>
            <w:jc w:val="center"/>
          </w:pPr>
        </w:pPrChange>
      </w:pPr>
      <w:commentRangeStart w:id="234"/>
      <w:moveFrom w:id="235" w:author="Muhammad Fathy Rashad" w:date="2019-11-24T16:02:00Z">
        <w:r w:rsidRPr="0028568C" w:rsidDel="00B84647">
          <w:rPr>
            <w:rFonts w:ascii="Times New Roman" w:hAnsi="Times New Roman" w:cs="Times New Roman"/>
            <w:bCs/>
            <w:i/>
          </w:rPr>
          <w:t xml:space="preserve">Figure </w:t>
        </w:r>
        <w:r w:rsidR="004A218A" w:rsidRPr="0028568C" w:rsidDel="00B84647">
          <w:rPr>
            <w:rFonts w:ascii="Times New Roman" w:hAnsi="Times New Roman" w:cs="Times New Roman"/>
            <w:bCs/>
            <w:i/>
          </w:rPr>
          <w:t>2.2.</w:t>
        </w:r>
        <w:r w:rsidR="0028568C" w:rsidRPr="0028568C" w:rsidDel="00B84647">
          <w:rPr>
            <w:rFonts w:ascii="Times New Roman" w:hAnsi="Times New Roman" w:cs="Times New Roman"/>
            <w:bCs/>
            <w:i/>
          </w:rPr>
          <w:t>6</w:t>
        </w:r>
        <w:r w:rsidR="0028568C" w:rsidDel="00B84647">
          <w:rPr>
            <w:rFonts w:ascii="Times New Roman" w:hAnsi="Times New Roman" w:cs="Times New Roman"/>
            <w:bCs/>
          </w:rPr>
          <w:t xml:space="preserve"> </w:t>
        </w:r>
        <w:commentRangeEnd w:id="234"/>
        <w:r w:rsidR="000A3089" w:rsidDel="00B84647">
          <w:rPr>
            <w:rStyle w:val="CommentReference"/>
          </w:rPr>
          <w:commentReference w:id="234"/>
        </w:r>
        <w:r w:rsidR="0028568C" w:rsidDel="00B84647">
          <w:rPr>
            <w:rFonts w:ascii="Times New Roman" w:hAnsi="Times New Roman" w:cs="Times New Roman"/>
            <w:bCs/>
          </w:rPr>
          <w:t xml:space="preserve">Block diagram </w:t>
        </w:r>
        <w:r w:rsidR="00D22018" w:rsidDel="00B84647">
          <w:rPr>
            <w:rFonts w:ascii="Times New Roman" w:hAnsi="Times New Roman" w:cs="Times New Roman"/>
            <w:bCs/>
          </w:rPr>
          <w:t>of the software progr</w:t>
        </w:r>
        <w:del w:id="236" w:author="Muhammad Fathy Rashad" w:date="2019-11-24T16:23:00Z">
          <w:r w:rsidR="00D22018" w:rsidDel="008D3A86">
            <w:rPr>
              <w:rFonts w:ascii="Times New Roman" w:hAnsi="Times New Roman" w:cs="Times New Roman"/>
              <w:bCs/>
            </w:rPr>
            <w:delText>am</w:delText>
          </w:r>
        </w:del>
      </w:moveFrom>
      <w:moveFromRangeEnd w:id="230"/>
      <w:del w:id="237" w:author="Muhammad Fathy Rashad" w:date="2019-11-24T16:23:00Z">
        <w:r w:rsidR="009E4212" w:rsidRPr="0028568C" w:rsidDel="008D3A86">
          <w:rPr>
            <w:rFonts w:ascii="Times New Roman" w:hAnsi="Times New Roman" w:cs="Times New Roman"/>
            <w:bCs/>
          </w:rPr>
          <w:br w:type="page"/>
        </w:r>
      </w:del>
    </w:p>
    <w:p w14:paraId="78631F10" w14:textId="77777777" w:rsidR="005367E7" w:rsidDel="008D3A86" w:rsidRDefault="005367E7" w:rsidP="005367E7">
      <w:pPr>
        <w:rPr>
          <w:del w:id="238" w:author="Muhammad Fathy Rashad" w:date="2019-11-24T16:23:00Z"/>
          <w:rFonts w:ascii="Times New Roman" w:hAnsi="Times New Roman" w:cs="Times New Roman"/>
          <w:b/>
          <w:bCs/>
        </w:rPr>
      </w:pPr>
    </w:p>
    <w:p w14:paraId="512A3661" w14:textId="77777777" w:rsidR="005367E7" w:rsidRDefault="005367E7">
      <w:pPr>
        <w:spacing w:after="160" w:line="259" w:lineRule="auto"/>
        <w:ind w:firstLine="0"/>
        <w:jc w:val="left"/>
        <w:rPr>
          <w:rFonts w:ascii="Times New Roman" w:hAnsi="Times New Roman" w:cs="Times New Roman"/>
          <w:b/>
          <w:bCs/>
        </w:rPr>
        <w:pPrChange w:id="239" w:author="Muhammad Fathy Rashad" w:date="2019-11-24T16:23:00Z">
          <w:pPr>
            <w:ind w:firstLine="0"/>
          </w:pPr>
        </w:pPrChange>
      </w:pPr>
      <w:r>
        <w:rPr>
          <w:rFonts w:ascii="Times New Roman" w:hAnsi="Times New Roman" w:cs="Times New Roman"/>
          <w:b/>
          <w:bCs/>
        </w:rPr>
        <w:t>SPEECH RECOGNITION SYSTEM</w:t>
      </w:r>
    </w:p>
    <w:p w14:paraId="70978D6E" w14:textId="7A8010A7" w:rsidR="003B41C2" w:rsidRDefault="005367E7" w:rsidP="003B41C2">
      <w:pPr>
        <w:rPr>
          <w:rFonts w:ascii="Times New Roman" w:hAnsi="Times New Roman" w:cs="Times New Roman"/>
        </w:rPr>
      </w:pPr>
      <w:del w:id="240" w:author="Nor Erniza Bt M Rozali - Dr (ACAD/UTP)" w:date="2019-11-21T11:30:00Z">
        <w:r w:rsidRPr="000E237C" w:rsidDel="00210885">
          <w:rPr>
            <w:rFonts w:ascii="Times New Roman" w:hAnsi="Times New Roman" w:cs="Times New Roman"/>
          </w:rPr>
          <w:delText xml:space="preserve">As stated in </w:delText>
        </w:r>
        <w:r w:rsidR="007D23E8" w:rsidDel="00210885">
          <w:rPr>
            <w:rFonts w:ascii="Times New Roman" w:hAnsi="Times New Roman" w:cs="Times New Roman"/>
          </w:rPr>
          <w:delText>the previous section</w:delText>
        </w:r>
        <w:r w:rsidRPr="000E237C" w:rsidDel="00210885">
          <w:rPr>
            <w:rFonts w:ascii="Times New Roman" w:hAnsi="Times New Roman" w:cs="Times New Roman"/>
          </w:rPr>
          <w:delText>, t</w:delText>
        </w:r>
      </w:del>
      <w:ins w:id="241" w:author="Nor Erniza Bt M Rozali - Dr (ACAD/UTP)" w:date="2019-11-21T11:30:00Z">
        <w:r w:rsidR="00210885">
          <w:rPr>
            <w:rFonts w:ascii="Times New Roman" w:hAnsi="Times New Roman" w:cs="Times New Roman"/>
          </w:rPr>
          <w:t>T</w:t>
        </w:r>
      </w:ins>
      <w:r w:rsidRPr="000E237C">
        <w:rPr>
          <w:rFonts w:ascii="Times New Roman" w:hAnsi="Times New Roman" w:cs="Times New Roman"/>
        </w:rPr>
        <w:t xml:space="preserve">he program </w:t>
      </w:r>
      <w:del w:id="242" w:author="Nor Erniza Bt M Rozali - Dr (ACAD/UTP)" w:date="2019-11-21T11:29:00Z">
        <w:r w:rsidRPr="000E237C" w:rsidDel="00210885">
          <w:rPr>
            <w:rFonts w:ascii="Times New Roman" w:hAnsi="Times New Roman" w:cs="Times New Roman"/>
          </w:rPr>
          <w:delText xml:space="preserve">will </w:delText>
        </w:r>
      </w:del>
      <w:r w:rsidRPr="000E237C">
        <w:rPr>
          <w:rFonts w:ascii="Times New Roman" w:hAnsi="Times New Roman" w:cs="Times New Roman"/>
        </w:rPr>
        <w:t>use</w:t>
      </w:r>
      <w:ins w:id="243" w:author="Nor Erniza Bt M Rozali - Dr (ACAD/UTP)" w:date="2019-11-21T11:29:00Z">
        <w:r w:rsidR="00210885">
          <w:rPr>
            <w:rFonts w:ascii="Times New Roman" w:hAnsi="Times New Roman" w:cs="Times New Roman"/>
          </w:rPr>
          <w:t>s</w:t>
        </w:r>
      </w:ins>
      <w:r w:rsidRPr="000E237C">
        <w:rPr>
          <w:rFonts w:ascii="Times New Roman" w:hAnsi="Times New Roman" w:cs="Times New Roman"/>
        </w:rPr>
        <w:t xml:space="preserve"> Google Cloud Speech-to-Text service to do speech recognition </w:t>
      </w:r>
      <w:del w:id="244" w:author="Nor Erniza Bt M Rozali - Dr (ACAD/UTP)" w:date="2019-11-21T11:30:00Z">
        <w:r w:rsidRPr="000E237C" w:rsidDel="00210885">
          <w:rPr>
            <w:rFonts w:ascii="Times New Roman" w:hAnsi="Times New Roman" w:cs="Times New Roman"/>
          </w:rPr>
          <w:delText xml:space="preserve">on </w:delText>
        </w:r>
      </w:del>
      <w:ins w:id="245" w:author="Nor Erniza Bt M Rozali - Dr (ACAD/UTP)" w:date="2019-11-21T11:30:00Z">
        <w:r w:rsidR="00210885" w:rsidRPr="000E237C">
          <w:rPr>
            <w:rFonts w:ascii="Times New Roman" w:hAnsi="Times New Roman" w:cs="Times New Roman"/>
          </w:rPr>
          <w:t>o</w:t>
        </w:r>
        <w:r w:rsidR="00210885">
          <w:rPr>
            <w:rFonts w:ascii="Times New Roman" w:hAnsi="Times New Roman" w:cs="Times New Roman"/>
          </w:rPr>
          <w:t>f</w:t>
        </w:r>
        <w:r w:rsidR="00210885" w:rsidRPr="000E237C">
          <w:rPr>
            <w:rFonts w:ascii="Times New Roman" w:hAnsi="Times New Roman" w:cs="Times New Roman"/>
          </w:rPr>
          <w:t xml:space="preserve"> </w:t>
        </w:r>
      </w:ins>
      <w:r w:rsidRPr="000E237C">
        <w:rPr>
          <w:rFonts w:ascii="Times New Roman" w:hAnsi="Times New Roman" w:cs="Times New Roman"/>
        </w:rPr>
        <w:t xml:space="preserve">the audio input </w:t>
      </w:r>
      <w:del w:id="246" w:author="Nor Erniza Bt M Rozali - Dr (ACAD/UTP)" w:date="2019-11-21T11:30:00Z">
        <w:r w:rsidRPr="000E237C" w:rsidDel="00210885">
          <w:rPr>
            <w:rFonts w:ascii="Times New Roman" w:hAnsi="Times New Roman" w:cs="Times New Roman"/>
          </w:rPr>
          <w:delText xml:space="preserve">of </w:delText>
        </w:r>
      </w:del>
      <w:ins w:id="247" w:author="Nor Erniza Bt M Rozali - Dr (ACAD/UTP)" w:date="2019-11-21T11:30:00Z">
        <w:r w:rsidR="00210885">
          <w:rPr>
            <w:rFonts w:ascii="Times New Roman" w:hAnsi="Times New Roman" w:cs="Times New Roman"/>
          </w:rPr>
          <w:t>to</w:t>
        </w:r>
        <w:r w:rsidR="00210885" w:rsidRPr="000E237C">
          <w:rPr>
            <w:rFonts w:ascii="Times New Roman" w:hAnsi="Times New Roman" w:cs="Times New Roman"/>
          </w:rPr>
          <w:t xml:space="preserve"> </w:t>
        </w:r>
      </w:ins>
      <w:r w:rsidRPr="000E237C">
        <w:rPr>
          <w:rFonts w:ascii="Times New Roman" w:hAnsi="Times New Roman" w:cs="Times New Roman"/>
        </w:rPr>
        <w:t xml:space="preserve">the prototype. </w:t>
      </w:r>
      <w:del w:id="248" w:author="Nor Erniza Bt M Rozali - Dr (ACAD/UTP)" w:date="2019-11-21T11:32:00Z">
        <w:r w:rsidRPr="000E237C" w:rsidDel="001166A1">
          <w:rPr>
            <w:rFonts w:ascii="Times New Roman" w:hAnsi="Times New Roman" w:cs="Times New Roman"/>
          </w:rPr>
          <w:delText>Based on</w:delText>
        </w:r>
      </w:del>
      <w:del w:id="249" w:author="Nor Erniza Bt M Rozali - Dr (ACAD/UTP)" w:date="2019-11-21T11:31:00Z">
        <w:r w:rsidRPr="000E237C" w:rsidDel="001166A1">
          <w:rPr>
            <w:rFonts w:ascii="Times New Roman" w:hAnsi="Times New Roman" w:cs="Times New Roman"/>
          </w:rPr>
          <w:delText xml:space="preserve"> Google Cloud official documentation</w:delText>
        </w:r>
      </w:del>
      <w:del w:id="250" w:author="Nor Erniza Bt M Rozali - Dr (ACAD/UTP)" w:date="2019-11-21T11:32:00Z">
        <w:r w:rsidRPr="000E237C" w:rsidDel="001166A1">
          <w:rPr>
            <w:rFonts w:ascii="Times New Roman" w:hAnsi="Times New Roman" w:cs="Times New Roman"/>
          </w:rPr>
          <w:delText xml:space="preserve">, </w:delText>
        </w:r>
      </w:del>
      <w:del w:id="251" w:author="Nor Erniza Bt M Rozali - Dr (ACAD/UTP)" w:date="2019-11-21T11:31:00Z">
        <w:r w:rsidRPr="000E237C" w:rsidDel="001166A1">
          <w:rPr>
            <w:rFonts w:ascii="Times New Roman" w:hAnsi="Times New Roman" w:cs="Times New Roman"/>
          </w:rPr>
          <w:delText xml:space="preserve">Table </w:delText>
        </w:r>
        <w:r w:rsidR="007D23E8" w:rsidDel="001166A1">
          <w:rPr>
            <w:rFonts w:ascii="Times New Roman" w:hAnsi="Times New Roman" w:cs="Times New Roman"/>
          </w:rPr>
          <w:delText>2.2.1</w:delText>
        </w:r>
        <w:r w:rsidRPr="000E237C" w:rsidDel="001166A1">
          <w:rPr>
            <w:rFonts w:ascii="Times New Roman" w:hAnsi="Times New Roman" w:cs="Times New Roman"/>
          </w:rPr>
          <w:delText xml:space="preserve"> </w:delText>
        </w:r>
        <w:r w:rsidRPr="000E237C" w:rsidDel="00210885">
          <w:rPr>
            <w:rFonts w:ascii="Times New Roman" w:hAnsi="Times New Roman" w:cs="Times New Roman"/>
          </w:rPr>
          <w:delText>has been made to show t</w:delText>
        </w:r>
      </w:del>
      <w:ins w:id="252" w:author="Nor Erniza Bt M Rozali - Dr (ACAD/UTP)" w:date="2019-11-21T11:31:00Z">
        <w:r w:rsidR="00210885">
          <w:rPr>
            <w:rFonts w:ascii="Times New Roman" w:hAnsi="Times New Roman" w:cs="Times New Roman"/>
          </w:rPr>
          <w:t>T</w:t>
        </w:r>
      </w:ins>
      <w:r w:rsidRPr="000E237C">
        <w:rPr>
          <w:rFonts w:ascii="Times New Roman" w:hAnsi="Times New Roman" w:cs="Times New Roman"/>
        </w:rPr>
        <w:t>he features and capabilities of Google Cloud Speech-to-Text service</w:t>
      </w:r>
      <w:ins w:id="253" w:author="Nor Erniza Bt M Rozali - Dr (ACAD/UTP)" w:date="2019-11-21T11:31:00Z">
        <w:r w:rsidR="00210885">
          <w:rPr>
            <w:rFonts w:ascii="Times New Roman" w:hAnsi="Times New Roman" w:cs="Times New Roman"/>
          </w:rPr>
          <w:t xml:space="preserve"> </w:t>
        </w:r>
        <w:r w:rsidR="001166A1">
          <w:rPr>
            <w:rFonts w:ascii="Times New Roman" w:hAnsi="Times New Roman" w:cs="Times New Roman"/>
          </w:rPr>
          <w:t xml:space="preserve">is shown in </w:t>
        </w:r>
        <w:r w:rsidR="001166A1" w:rsidRPr="000E237C">
          <w:rPr>
            <w:rFonts w:ascii="Times New Roman" w:hAnsi="Times New Roman" w:cs="Times New Roman"/>
          </w:rPr>
          <w:t xml:space="preserve">Table </w:t>
        </w:r>
        <w:r w:rsidR="001166A1">
          <w:rPr>
            <w:rFonts w:ascii="Times New Roman" w:hAnsi="Times New Roman" w:cs="Times New Roman"/>
          </w:rPr>
          <w:t xml:space="preserve">2.2.1, </w:t>
        </w:r>
      </w:ins>
      <w:ins w:id="254" w:author="Nor Erniza Bt M Rozali - Dr (ACAD/UTP)" w:date="2019-11-21T11:32:00Z">
        <w:r w:rsidR="001166A1">
          <w:rPr>
            <w:rFonts w:ascii="Times New Roman" w:hAnsi="Times New Roman" w:cs="Times New Roman"/>
          </w:rPr>
          <w:t xml:space="preserve">as </w:t>
        </w:r>
      </w:ins>
      <w:ins w:id="255" w:author="Nor Erniza Bt M Rozali - Dr (ACAD/UTP)" w:date="2019-11-21T11:31:00Z">
        <w:r w:rsidR="001166A1">
          <w:rPr>
            <w:rFonts w:ascii="Times New Roman" w:hAnsi="Times New Roman" w:cs="Times New Roman"/>
          </w:rPr>
          <w:t xml:space="preserve">extracted from </w:t>
        </w:r>
      </w:ins>
      <w:ins w:id="256" w:author="Nor Erniza Bt M Rozali - Dr (ACAD/UTP)" w:date="2019-11-21T11:32:00Z">
        <w:r w:rsidR="001166A1">
          <w:rPr>
            <w:rFonts w:ascii="Times New Roman" w:hAnsi="Times New Roman" w:cs="Times New Roman"/>
          </w:rPr>
          <w:t xml:space="preserve">the </w:t>
        </w:r>
      </w:ins>
      <w:ins w:id="257" w:author="Nor Erniza Bt M Rozali - Dr (ACAD/UTP)" w:date="2019-11-21T11:31:00Z">
        <w:r w:rsidR="001166A1" w:rsidRPr="000E237C">
          <w:rPr>
            <w:rFonts w:ascii="Times New Roman" w:hAnsi="Times New Roman" w:cs="Times New Roman"/>
          </w:rPr>
          <w:t xml:space="preserve">Google Cloud official </w:t>
        </w:r>
        <w:commentRangeStart w:id="258"/>
        <w:r w:rsidR="001166A1" w:rsidRPr="000E237C">
          <w:rPr>
            <w:rFonts w:ascii="Times New Roman" w:hAnsi="Times New Roman" w:cs="Times New Roman"/>
          </w:rPr>
          <w:t>documentation</w:t>
        </w:r>
      </w:ins>
      <w:commentRangeEnd w:id="258"/>
      <w:ins w:id="259" w:author="Nor Erniza Bt M Rozali - Dr (ACAD/UTP)" w:date="2019-11-21T11:32:00Z">
        <w:r w:rsidR="001166A1">
          <w:rPr>
            <w:rStyle w:val="CommentReference"/>
          </w:rPr>
          <w:commentReference w:id="258"/>
        </w:r>
      </w:ins>
      <w:ins w:id="260" w:author="Muhammad Fathy Rashad" w:date="2019-11-24T16:11:00Z">
        <w:r w:rsidR="006058CB">
          <w:rPr>
            <w:rFonts w:ascii="Times New Roman" w:hAnsi="Times New Roman" w:cs="Times New Roman"/>
          </w:rPr>
          <w:t xml:space="preserve"> (</w:t>
        </w:r>
        <w:r w:rsidR="006058CB">
          <w:rPr>
            <w:rStyle w:val="normaltextrun"/>
            <w:color w:val="000000"/>
            <w:bdr w:val="none" w:sz="0" w:space="0" w:color="auto" w:frame="1"/>
          </w:rPr>
          <w:t>Cloud Speech-to-Text</w:t>
        </w:r>
        <w:r w:rsidR="00C87461">
          <w:rPr>
            <w:rStyle w:val="normaltextrun"/>
            <w:color w:val="000000"/>
            <w:bdr w:val="none" w:sz="0" w:space="0" w:color="auto" w:frame="1"/>
          </w:rPr>
          <w:t>, 2019)</w:t>
        </w:r>
      </w:ins>
      <w:r w:rsidRPr="000E237C">
        <w:rPr>
          <w:rFonts w:ascii="Times New Roman" w:hAnsi="Times New Roman" w:cs="Times New Roman"/>
        </w:rPr>
        <w:t>.</w:t>
      </w:r>
    </w:p>
    <w:p w14:paraId="13675386" w14:textId="77777777" w:rsidR="003B41C2" w:rsidRDefault="003B41C2" w:rsidP="003B41C2">
      <w:pPr>
        <w:ind w:firstLine="0"/>
        <w:jc w:val="center"/>
        <w:rPr>
          <w:rFonts w:ascii="Times New Roman" w:hAnsi="Times New Roman" w:cs="Times New Roman"/>
          <w:bCs/>
          <w:i/>
        </w:rPr>
      </w:pPr>
    </w:p>
    <w:p w14:paraId="4A53E747" w14:textId="3113A9FF" w:rsidR="003B41C2" w:rsidRPr="003B41C2" w:rsidDel="0BF7DC9C" w:rsidRDefault="003B41C2" w:rsidP="003B41C2">
      <w:pPr>
        <w:ind w:firstLine="0"/>
        <w:jc w:val="center"/>
        <w:rPr>
          <w:rFonts w:ascii="Times New Roman" w:hAnsi="Times New Roman" w:cs="Times New Roman"/>
          <w:bCs/>
          <w:i/>
        </w:rPr>
      </w:pPr>
      <w:r w:rsidRPr="000E237C">
        <w:rPr>
          <w:rFonts w:ascii="Times New Roman" w:hAnsi="Times New Roman" w:cs="Times New Roman"/>
          <w:bCs/>
          <w:i/>
        </w:rPr>
        <w:t xml:space="preserve">Table </w:t>
      </w:r>
      <w:r w:rsidR="007D23E8">
        <w:rPr>
          <w:rFonts w:ascii="Times New Roman" w:hAnsi="Times New Roman" w:cs="Times New Roman"/>
          <w:bCs/>
          <w:i/>
        </w:rPr>
        <w:t>2.2.1</w:t>
      </w:r>
      <w:r w:rsidRPr="000E237C">
        <w:rPr>
          <w:rFonts w:ascii="Times New Roman" w:hAnsi="Times New Roman" w:cs="Times New Roman"/>
          <w:bCs/>
          <w:i/>
        </w:rPr>
        <w:t xml:space="preserve"> Features of Google Cloud Speech-to-Text </w:t>
      </w:r>
      <w:ins w:id="261" w:author="Muhammad Fathy Rashad" w:date="2019-11-24T16:12:00Z">
        <w:r w:rsidR="008C5297" w:rsidRPr="00CC1D3B">
          <w:rPr>
            <w:rFonts w:ascii="Times New Roman" w:hAnsi="Times New Roman" w:cs="Times New Roman"/>
            <w:bCs/>
            <w:i/>
          </w:rPr>
          <w:t>(</w:t>
        </w:r>
        <w:r w:rsidR="008C5297" w:rsidRPr="00CC1D3B">
          <w:rPr>
            <w:rStyle w:val="normaltextrun"/>
            <w:i/>
            <w:color w:val="000000"/>
            <w:bdr w:val="none" w:sz="0" w:space="0" w:color="auto" w:frame="1"/>
            <w:rPrChange w:id="262" w:author="Muhammad Fathy Rashad" w:date="2019-11-24T16:12:00Z">
              <w:rPr>
                <w:rStyle w:val="normaltextrun"/>
                <w:color w:val="000000"/>
                <w:bdr w:val="none" w:sz="0" w:space="0" w:color="auto" w:frame="1"/>
              </w:rPr>
            </w:rPrChange>
          </w:rPr>
          <w:t>Cloud Speech-to-Text</w:t>
        </w:r>
        <w:r w:rsidR="00CC1D3B" w:rsidRPr="00CC1D3B">
          <w:rPr>
            <w:rFonts w:ascii="Times New Roman" w:hAnsi="Times New Roman" w:cs="Times New Roman"/>
            <w:bCs/>
            <w:i/>
          </w:rPr>
          <w:t>, 2019)</w:t>
        </w:r>
      </w:ins>
      <w:commentRangeStart w:id="263"/>
      <w:del w:id="264" w:author="Muhammad Fathy Rashad" w:date="2019-11-24T16:12:00Z">
        <w:r w:rsidRPr="000E237C" w:rsidDel="008C5297">
          <w:rPr>
            <w:rFonts w:ascii="Times New Roman" w:hAnsi="Times New Roman" w:cs="Times New Roman"/>
            <w:bCs/>
            <w:i/>
          </w:rPr>
          <w:delText>service</w:delText>
        </w:r>
        <w:commentRangeEnd w:id="263"/>
        <w:r w:rsidR="00116C35" w:rsidDel="008C5297">
          <w:rPr>
            <w:rStyle w:val="CommentReference"/>
          </w:rPr>
          <w:commentReference w:id="263"/>
        </w:r>
      </w:del>
    </w:p>
    <w:tbl>
      <w:tblPr>
        <w:tblStyle w:val="TableGrid"/>
        <w:tblW w:w="0" w:type="auto"/>
        <w:tblLook w:val="04A0" w:firstRow="1" w:lastRow="0" w:firstColumn="1" w:lastColumn="0" w:noHBand="0" w:noVBand="1"/>
      </w:tblPr>
      <w:tblGrid>
        <w:gridCol w:w="4562"/>
        <w:gridCol w:w="4562"/>
      </w:tblGrid>
      <w:tr w:rsidR="005367E7" w14:paraId="09F643D5" w14:textId="77777777" w:rsidTr="003B41C2">
        <w:trPr>
          <w:trHeight w:val="265"/>
        </w:trPr>
        <w:tc>
          <w:tcPr>
            <w:tcW w:w="4562" w:type="dxa"/>
            <w:vAlign w:val="center"/>
          </w:tcPr>
          <w:p w14:paraId="32DF6C21" w14:textId="77777777" w:rsidR="005367E7" w:rsidRPr="000874CA" w:rsidRDefault="005367E7" w:rsidP="003B41C2">
            <w:pPr>
              <w:spacing w:line="360" w:lineRule="auto"/>
              <w:ind w:firstLine="0"/>
              <w:jc w:val="center"/>
              <w:rPr>
                <w:rFonts w:ascii="Times New Roman" w:hAnsi="Times New Roman" w:cs="Times New Roman"/>
                <w:b/>
                <w:bCs/>
              </w:rPr>
            </w:pPr>
            <w:r>
              <w:rPr>
                <w:rFonts w:ascii="Times New Roman" w:hAnsi="Times New Roman" w:cs="Times New Roman"/>
                <w:b/>
                <w:bCs/>
              </w:rPr>
              <w:t>Feature</w:t>
            </w:r>
          </w:p>
        </w:tc>
        <w:tc>
          <w:tcPr>
            <w:tcW w:w="4562" w:type="dxa"/>
            <w:vAlign w:val="center"/>
          </w:tcPr>
          <w:p w14:paraId="4043F40C" w14:textId="77777777" w:rsidR="005367E7" w:rsidRPr="000874CA" w:rsidRDefault="005367E7" w:rsidP="003B41C2">
            <w:pPr>
              <w:spacing w:line="360" w:lineRule="auto"/>
              <w:ind w:firstLine="0"/>
              <w:jc w:val="center"/>
              <w:rPr>
                <w:rFonts w:ascii="Times New Roman" w:hAnsi="Times New Roman" w:cs="Times New Roman"/>
                <w:b/>
                <w:bCs/>
              </w:rPr>
            </w:pPr>
            <w:r>
              <w:rPr>
                <w:rFonts w:ascii="Times New Roman" w:hAnsi="Times New Roman" w:cs="Times New Roman"/>
                <w:b/>
                <w:bCs/>
              </w:rPr>
              <w:t>Description</w:t>
            </w:r>
          </w:p>
        </w:tc>
      </w:tr>
      <w:tr w:rsidR="005367E7" w14:paraId="65A6E55C" w14:textId="77777777" w:rsidTr="003B41C2">
        <w:trPr>
          <w:trHeight w:val="3167"/>
        </w:trPr>
        <w:tc>
          <w:tcPr>
            <w:tcW w:w="4562" w:type="dxa"/>
          </w:tcPr>
          <w:p w14:paraId="47950331" w14:textId="77777777" w:rsidR="005367E7" w:rsidRDefault="005367E7" w:rsidP="003B41C2">
            <w:pPr>
              <w:spacing w:line="360" w:lineRule="auto"/>
              <w:ind w:firstLine="0"/>
              <w:jc w:val="left"/>
              <w:rPr>
                <w:rFonts w:ascii="Times New Roman" w:hAnsi="Times New Roman" w:cs="Times New Roman"/>
                <w:bCs/>
              </w:rPr>
            </w:pPr>
            <w:r w:rsidRPr="0035196F">
              <w:rPr>
                <w:rFonts w:ascii="Times New Roman" w:hAnsi="Times New Roman" w:cs="Times New Roman"/>
                <w:bCs/>
              </w:rPr>
              <w:t>Powered by machine learning</w:t>
            </w:r>
          </w:p>
        </w:tc>
        <w:tc>
          <w:tcPr>
            <w:tcW w:w="4562" w:type="dxa"/>
          </w:tcPr>
          <w:p w14:paraId="3AA84D36" w14:textId="77777777" w:rsidR="005367E7" w:rsidRDefault="005367E7" w:rsidP="003B41C2">
            <w:pPr>
              <w:spacing w:line="360" w:lineRule="auto"/>
              <w:ind w:firstLine="0"/>
              <w:jc w:val="left"/>
              <w:rPr>
                <w:rFonts w:ascii="Times New Roman" w:hAnsi="Times New Roman" w:cs="Times New Roman"/>
                <w:bCs/>
              </w:rPr>
            </w:pPr>
            <w:r>
              <w:rPr>
                <w:rFonts w:ascii="Times New Roman" w:hAnsi="Times New Roman" w:cs="Times New Roman"/>
                <w:bCs/>
              </w:rPr>
              <w:t>T</w:t>
            </w:r>
            <w:r w:rsidRPr="00B70B5E">
              <w:rPr>
                <w:rFonts w:ascii="Times New Roman" w:hAnsi="Times New Roman" w:cs="Times New Roman"/>
                <w:bCs/>
              </w:rPr>
              <w:t>he most advanced deep-learning neural network algorithms</w:t>
            </w:r>
            <w:r>
              <w:rPr>
                <w:rFonts w:ascii="Times New Roman" w:hAnsi="Times New Roman" w:cs="Times New Roman"/>
                <w:bCs/>
              </w:rPr>
              <w:t xml:space="preserve"> can be applied</w:t>
            </w:r>
            <w:r w:rsidRPr="00B70B5E">
              <w:rPr>
                <w:rFonts w:ascii="Times New Roman" w:hAnsi="Times New Roman" w:cs="Times New Roman"/>
                <w:bCs/>
              </w:rPr>
              <w:t xml:space="preserve"> to audio for speech recognition with unparalleled accuracy. Cloud Speech-to-Text accuracy improves over time as Google improves the internal speech recognition technology used by Google products.</w:t>
            </w:r>
          </w:p>
        </w:tc>
      </w:tr>
      <w:tr w:rsidR="005367E7" w14:paraId="13C4EA1A" w14:textId="77777777" w:rsidTr="003B41C2">
        <w:trPr>
          <w:trHeight w:val="2150"/>
        </w:trPr>
        <w:tc>
          <w:tcPr>
            <w:tcW w:w="4562" w:type="dxa"/>
          </w:tcPr>
          <w:p w14:paraId="4EB9E4F8" w14:textId="77777777" w:rsidR="005367E7" w:rsidRDefault="005367E7" w:rsidP="003B41C2">
            <w:pPr>
              <w:spacing w:line="360" w:lineRule="auto"/>
              <w:ind w:firstLine="0"/>
              <w:jc w:val="left"/>
              <w:rPr>
                <w:rFonts w:ascii="Times New Roman" w:hAnsi="Times New Roman" w:cs="Times New Roman"/>
                <w:bCs/>
              </w:rPr>
            </w:pPr>
            <w:r w:rsidRPr="00253BD1">
              <w:rPr>
                <w:rFonts w:ascii="Times New Roman" w:hAnsi="Times New Roman" w:cs="Times New Roman"/>
                <w:bCs/>
              </w:rPr>
              <w:t>Recognizes 120 languages and variants</w:t>
            </w:r>
          </w:p>
        </w:tc>
        <w:tc>
          <w:tcPr>
            <w:tcW w:w="4562" w:type="dxa"/>
          </w:tcPr>
          <w:p w14:paraId="4C91E32C" w14:textId="77777777" w:rsidR="005367E7" w:rsidRDefault="005367E7" w:rsidP="003B41C2">
            <w:pPr>
              <w:spacing w:line="360" w:lineRule="auto"/>
              <w:ind w:firstLine="0"/>
              <w:jc w:val="left"/>
              <w:rPr>
                <w:rFonts w:ascii="Times New Roman" w:hAnsi="Times New Roman" w:cs="Times New Roman"/>
                <w:bCs/>
              </w:rPr>
            </w:pPr>
            <w:r w:rsidRPr="00FB300A">
              <w:rPr>
                <w:rFonts w:ascii="Times New Roman" w:hAnsi="Times New Roman" w:cs="Times New Roman"/>
                <w:bCs/>
              </w:rPr>
              <w:t xml:space="preserve">Cloud Speech-to-Text can support </w:t>
            </w:r>
            <w:r>
              <w:rPr>
                <w:rFonts w:ascii="Times New Roman" w:hAnsi="Times New Roman" w:cs="Times New Roman"/>
                <w:bCs/>
              </w:rPr>
              <w:t xml:space="preserve">a </w:t>
            </w:r>
            <w:r w:rsidRPr="00FB300A">
              <w:rPr>
                <w:rFonts w:ascii="Times New Roman" w:hAnsi="Times New Roman" w:cs="Times New Roman"/>
                <w:bCs/>
              </w:rPr>
              <w:t xml:space="preserve">global user base, recognizing 120 languages and variants. </w:t>
            </w:r>
            <w:r>
              <w:rPr>
                <w:rFonts w:ascii="Times New Roman" w:hAnsi="Times New Roman" w:cs="Times New Roman"/>
                <w:bCs/>
              </w:rPr>
              <w:t>It</w:t>
            </w:r>
            <w:r w:rsidRPr="00FB300A">
              <w:rPr>
                <w:rFonts w:ascii="Times New Roman" w:hAnsi="Times New Roman" w:cs="Times New Roman"/>
                <w:bCs/>
              </w:rPr>
              <w:t xml:space="preserve"> can also filter inappropriate content in text results for all languages.</w:t>
            </w:r>
          </w:p>
        </w:tc>
      </w:tr>
      <w:tr w:rsidR="005367E7" w14:paraId="10E4F32C" w14:textId="77777777" w:rsidTr="003B41C2">
        <w:trPr>
          <w:trHeight w:val="991"/>
        </w:trPr>
        <w:tc>
          <w:tcPr>
            <w:tcW w:w="4562" w:type="dxa"/>
          </w:tcPr>
          <w:p w14:paraId="04559621" w14:textId="77777777" w:rsidR="005367E7" w:rsidRDefault="005367E7" w:rsidP="003B41C2">
            <w:pPr>
              <w:spacing w:line="360" w:lineRule="auto"/>
              <w:ind w:firstLine="0"/>
              <w:jc w:val="left"/>
              <w:rPr>
                <w:rFonts w:ascii="Times New Roman" w:hAnsi="Times New Roman" w:cs="Times New Roman"/>
                <w:bCs/>
              </w:rPr>
            </w:pPr>
            <w:r w:rsidRPr="00FB300A">
              <w:rPr>
                <w:rFonts w:ascii="Times New Roman" w:hAnsi="Times New Roman" w:cs="Times New Roman"/>
                <w:bCs/>
              </w:rPr>
              <w:t>Automatically identifies spoken language</w:t>
            </w:r>
          </w:p>
        </w:tc>
        <w:tc>
          <w:tcPr>
            <w:tcW w:w="4562" w:type="dxa"/>
          </w:tcPr>
          <w:p w14:paraId="626D29AE" w14:textId="77777777" w:rsidR="005367E7" w:rsidRDefault="005367E7" w:rsidP="003B41C2">
            <w:pPr>
              <w:spacing w:line="360" w:lineRule="auto"/>
              <w:ind w:firstLine="0"/>
              <w:jc w:val="left"/>
              <w:rPr>
                <w:rFonts w:ascii="Times New Roman" w:hAnsi="Times New Roman" w:cs="Times New Roman"/>
                <w:bCs/>
              </w:rPr>
            </w:pPr>
            <w:r w:rsidRPr="00F742FE">
              <w:rPr>
                <w:rFonts w:ascii="Times New Roman" w:hAnsi="Times New Roman" w:cs="Times New Roman"/>
                <w:bCs/>
              </w:rPr>
              <w:t>Using Cloud Speech-to-Text</w:t>
            </w:r>
            <w:r>
              <w:rPr>
                <w:rFonts w:ascii="Times New Roman" w:hAnsi="Times New Roman" w:cs="Times New Roman"/>
                <w:bCs/>
              </w:rPr>
              <w:t>,</w:t>
            </w:r>
            <w:r w:rsidRPr="00F742FE">
              <w:rPr>
                <w:rFonts w:ascii="Times New Roman" w:hAnsi="Times New Roman" w:cs="Times New Roman"/>
                <w:bCs/>
              </w:rPr>
              <w:t xml:space="preserve"> </w:t>
            </w:r>
            <w:r>
              <w:rPr>
                <w:rFonts w:ascii="Times New Roman" w:hAnsi="Times New Roman" w:cs="Times New Roman"/>
                <w:bCs/>
              </w:rPr>
              <w:t xml:space="preserve">it </w:t>
            </w:r>
            <w:r w:rsidRPr="00F742FE">
              <w:rPr>
                <w:rFonts w:ascii="Times New Roman" w:hAnsi="Times New Roman" w:cs="Times New Roman"/>
                <w:bCs/>
              </w:rPr>
              <w:t>can identify what language is spoken in the utterance (limit to four languages</w:t>
            </w:r>
            <w:r>
              <w:rPr>
                <w:rFonts w:ascii="Times New Roman" w:hAnsi="Times New Roman" w:cs="Times New Roman"/>
                <w:bCs/>
              </w:rPr>
              <w:t>).</w:t>
            </w:r>
          </w:p>
        </w:tc>
      </w:tr>
      <w:tr w:rsidR="005367E7" w14:paraId="5D38F77A" w14:textId="77777777" w:rsidTr="003B41C2">
        <w:trPr>
          <w:trHeight w:val="2113"/>
        </w:trPr>
        <w:tc>
          <w:tcPr>
            <w:tcW w:w="4562" w:type="dxa"/>
          </w:tcPr>
          <w:p w14:paraId="3A51953C" w14:textId="77777777" w:rsidR="005367E7" w:rsidRPr="00FB300A" w:rsidRDefault="005367E7" w:rsidP="003B41C2">
            <w:pPr>
              <w:spacing w:line="360" w:lineRule="auto"/>
              <w:ind w:firstLine="0"/>
              <w:jc w:val="left"/>
              <w:rPr>
                <w:rFonts w:ascii="Times New Roman" w:hAnsi="Times New Roman" w:cs="Times New Roman"/>
                <w:bCs/>
              </w:rPr>
            </w:pPr>
            <w:r w:rsidRPr="0006024D">
              <w:rPr>
                <w:rFonts w:ascii="Times New Roman" w:hAnsi="Times New Roman" w:cs="Times New Roman"/>
                <w:bCs/>
              </w:rPr>
              <w:lastRenderedPageBreak/>
              <w:t>Returns text transcription in real time for short-form or long-form audio</w:t>
            </w:r>
          </w:p>
        </w:tc>
        <w:tc>
          <w:tcPr>
            <w:tcW w:w="4562" w:type="dxa"/>
          </w:tcPr>
          <w:p w14:paraId="66D6E5C0" w14:textId="145C9EA3" w:rsidR="005367E7" w:rsidRPr="00F742FE" w:rsidRDefault="005367E7" w:rsidP="003B41C2">
            <w:pPr>
              <w:spacing w:line="360" w:lineRule="auto"/>
              <w:ind w:firstLine="0"/>
              <w:jc w:val="left"/>
              <w:rPr>
                <w:rFonts w:ascii="Times New Roman" w:hAnsi="Times New Roman" w:cs="Times New Roman"/>
                <w:bCs/>
              </w:rPr>
            </w:pPr>
            <w:r w:rsidRPr="00907D32">
              <w:rPr>
                <w:rFonts w:ascii="Times New Roman" w:hAnsi="Times New Roman" w:cs="Times New Roman"/>
                <w:bCs/>
              </w:rPr>
              <w:t xml:space="preserve">Cloud Speech-to-Text can stream text results, immediately returning text as it’s recognized from streaming audio or as the user is speaking. Alternatively, Cloud Speech-to-Text can return recognized text from audio stored in a file. </w:t>
            </w:r>
            <w:del w:id="265" w:author="Nor Erniza Bt M Rozali - Dr (ACAD/UTP)" w:date="2019-11-21T11:35:00Z">
              <w:r w:rsidRPr="00907D32" w:rsidDel="00116C35">
                <w:rPr>
                  <w:rFonts w:ascii="Times New Roman" w:hAnsi="Times New Roman" w:cs="Times New Roman"/>
                  <w:bCs/>
                </w:rPr>
                <w:delText xml:space="preserve">It’s </w:delText>
              </w:r>
            </w:del>
            <w:ins w:id="266" w:author="Nor Erniza Bt M Rozali - Dr (ACAD/UTP)" w:date="2019-11-21T11:35:00Z">
              <w:r w:rsidR="00116C35" w:rsidRPr="00907D32">
                <w:rPr>
                  <w:rFonts w:ascii="Times New Roman" w:hAnsi="Times New Roman" w:cs="Times New Roman"/>
                  <w:bCs/>
                </w:rPr>
                <w:t>It</w:t>
              </w:r>
              <w:r w:rsidR="00116C35">
                <w:rPr>
                  <w:rFonts w:ascii="Times New Roman" w:hAnsi="Times New Roman" w:cs="Times New Roman"/>
                  <w:bCs/>
                </w:rPr>
                <w:t xml:space="preserve"> is</w:t>
              </w:r>
              <w:r w:rsidR="00116C35" w:rsidRPr="00907D32">
                <w:rPr>
                  <w:rFonts w:ascii="Times New Roman" w:hAnsi="Times New Roman" w:cs="Times New Roman"/>
                  <w:bCs/>
                </w:rPr>
                <w:t xml:space="preserve"> </w:t>
              </w:r>
            </w:ins>
            <w:r w:rsidRPr="00907D32">
              <w:rPr>
                <w:rFonts w:ascii="Times New Roman" w:hAnsi="Times New Roman" w:cs="Times New Roman"/>
                <w:bCs/>
              </w:rPr>
              <w:t>capable of analyzing short-form and long-form audio.</w:t>
            </w:r>
          </w:p>
        </w:tc>
      </w:tr>
      <w:tr w:rsidR="005367E7" w14:paraId="3B6ADFC9" w14:textId="77777777" w:rsidTr="003B41C2">
        <w:trPr>
          <w:trHeight w:val="1831"/>
        </w:trPr>
        <w:tc>
          <w:tcPr>
            <w:tcW w:w="4562" w:type="dxa"/>
          </w:tcPr>
          <w:p w14:paraId="6D7ADF68" w14:textId="77777777" w:rsidR="005367E7" w:rsidRPr="0006024D" w:rsidRDefault="005367E7" w:rsidP="003B41C2">
            <w:pPr>
              <w:spacing w:line="360" w:lineRule="auto"/>
              <w:ind w:firstLine="0"/>
              <w:jc w:val="left"/>
              <w:rPr>
                <w:rFonts w:ascii="Times New Roman" w:hAnsi="Times New Roman" w:cs="Times New Roman"/>
                <w:bCs/>
              </w:rPr>
            </w:pPr>
            <w:r w:rsidRPr="00D05DD7">
              <w:rPr>
                <w:rFonts w:ascii="Times New Roman" w:hAnsi="Times New Roman" w:cs="Times New Roman"/>
                <w:bCs/>
              </w:rPr>
              <w:t>Automatically transcribes proper nouns and context-specific formatting</w:t>
            </w:r>
          </w:p>
        </w:tc>
        <w:tc>
          <w:tcPr>
            <w:tcW w:w="4562" w:type="dxa"/>
          </w:tcPr>
          <w:p w14:paraId="1DD97BB0" w14:textId="4A7D5EDD" w:rsidR="005367E7" w:rsidRPr="00907D32" w:rsidRDefault="005367E7" w:rsidP="003B41C2">
            <w:pPr>
              <w:spacing w:line="360" w:lineRule="auto"/>
              <w:ind w:firstLine="0"/>
              <w:jc w:val="left"/>
              <w:rPr>
                <w:rFonts w:ascii="Times New Roman" w:hAnsi="Times New Roman" w:cs="Times New Roman"/>
                <w:bCs/>
              </w:rPr>
            </w:pPr>
            <w:r w:rsidRPr="00B82241">
              <w:rPr>
                <w:rFonts w:ascii="Times New Roman" w:hAnsi="Times New Roman" w:cs="Times New Roman"/>
                <w:bCs/>
              </w:rPr>
              <w:t xml:space="preserve">Cloud Speech-to-Text is tailored to work well with real-life speech and can accurately transcribe proper nouns </w:t>
            </w:r>
            <w:del w:id="267" w:author="Muhammad Fathy Rashad" w:date="2019-11-24T15:51:00Z">
              <w:r w:rsidRPr="00B82241" w:rsidDel="005D1B73">
                <w:rPr>
                  <w:rFonts w:ascii="Times New Roman" w:hAnsi="Times New Roman" w:cs="Times New Roman"/>
                  <w:bCs/>
                </w:rPr>
                <w:delText xml:space="preserve">(such as, </w:delText>
              </w:r>
              <w:commentRangeStart w:id="268"/>
              <w:r w:rsidRPr="00B82241" w:rsidDel="005D1B73">
                <w:rPr>
                  <w:rFonts w:ascii="Times New Roman" w:hAnsi="Times New Roman" w:cs="Times New Roman"/>
                  <w:bCs/>
                </w:rPr>
                <w:delText>Sundar Pichai</w:delText>
              </w:r>
              <w:commentRangeEnd w:id="268"/>
              <w:r w:rsidR="00116C35" w:rsidDel="005D1B73">
                <w:rPr>
                  <w:rStyle w:val="CommentReference"/>
                </w:rPr>
                <w:commentReference w:id="268"/>
              </w:r>
              <w:r w:rsidRPr="00B82241" w:rsidDel="005D1B73">
                <w:rPr>
                  <w:rFonts w:ascii="Times New Roman" w:hAnsi="Times New Roman" w:cs="Times New Roman"/>
                  <w:bCs/>
                </w:rPr>
                <w:delText xml:space="preserve">) </w:delText>
              </w:r>
            </w:del>
            <w:r w:rsidRPr="00B82241">
              <w:rPr>
                <w:rFonts w:ascii="Times New Roman" w:hAnsi="Times New Roman" w:cs="Times New Roman"/>
                <w:bCs/>
              </w:rPr>
              <w:t>and appropriately format language (such as</w:t>
            </w:r>
            <w:del w:id="269" w:author="Nor Erniza Bt M Rozali - Dr (ACAD/UTP)" w:date="2019-11-21T11:35:00Z">
              <w:r w:rsidRPr="00B82241" w:rsidDel="00116C35">
                <w:rPr>
                  <w:rFonts w:ascii="Times New Roman" w:hAnsi="Times New Roman" w:cs="Times New Roman"/>
                  <w:bCs/>
                </w:rPr>
                <w:delText>,</w:delText>
              </w:r>
            </w:del>
            <w:r w:rsidRPr="00B82241">
              <w:rPr>
                <w:rFonts w:ascii="Times New Roman" w:hAnsi="Times New Roman" w:cs="Times New Roman"/>
                <w:bCs/>
              </w:rPr>
              <w:t xml:space="preserve"> dates, phones numbers).</w:t>
            </w:r>
            <w:ins w:id="270" w:author="Muhammad Fathy Rashad" w:date="2019-11-24T15:51:00Z">
              <w:r w:rsidR="00C10EBC" w:rsidRPr="00B82241" w:rsidDel="00C10EBC">
                <w:rPr>
                  <w:rFonts w:ascii="Times New Roman" w:hAnsi="Times New Roman" w:cs="Times New Roman"/>
                  <w:bCs/>
                </w:rPr>
                <w:t xml:space="preserve"> </w:t>
              </w:r>
            </w:ins>
            <w:del w:id="271" w:author="Muhammad Fathy Rashad" w:date="2019-11-24T15:51:00Z">
              <w:r w:rsidRPr="00B82241" w:rsidDel="00C10EBC">
                <w:rPr>
                  <w:rFonts w:ascii="Times New Roman" w:hAnsi="Times New Roman" w:cs="Times New Roman"/>
                  <w:bCs/>
                </w:rPr>
                <w:delText xml:space="preserve"> Google supports more than </w:delText>
              </w:r>
              <w:commentRangeStart w:id="272"/>
              <w:r w:rsidRPr="00B82241" w:rsidDel="00C10EBC">
                <w:rPr>
                  <w:rFonts w:ascii="Times New Roman" w:hAnsi="Times New Roman" w:cs="Times New Roman"/>
                  <w:bCs/>
                </w:rPr>
                <w:delText>10</w:delText>
              </w:r>
              <w:commentRangeEnd w:id="272"/>
              <w:r w:rsidR="00116C35" w:rsidDel="00C10EBC">
                <w:rPr>
                  <w:rStyle w:val="CommentReference"/>
                </w:rPr>
                <w:commentReference w:id="272"/>
              </w:r>
            </w:del>
          </w:p>
        </w:tc>
      </w:tr>
    </w:tbl>
    <w:p w14:paraId="1388946C" w14:textId="77777777" w:rsidR="003B41C2" w:rsidRDefault="003B41C2" w:rsidP="005367E7">
      <w:pPr>
        <w:ind w:firstLine="0"/>
        <w:rPr>
          <w:rFonts w:ascii="Times New Roman" w:hAnsi="Times New Roman" w:cs="Times New Roman"/>
          <w:b/>
          <w:bCs/>
        </w:rPr>
      </w:pPr>
    </w:p>
    <w:p w14:paraId="56E31814" w14:textId="77777777" w:rsidR="003B41C2" w:rsidRDefault="003B41C2" w:rsidP="005367E7">
      <w:pPr>
        <w:ind w:firstLine="0"/>
        <w:rPr>
          <w:rFonts w:ascii="Times New Roman" w:hAnsi="Times New Roman" w:cs="Times New Roman"/>
          <w:b/>
          <w:bCs/>
        </w:rPr>
      </w:pPr>
    </w:p>
    <w:p w14:paraId="1683E2A7" w14:textId="77777777" w:rsidR="003B41C2" w:rsidDel="001D49BB" w:rsidRDefault="003B41C2">
      <w:pPr>
        <w:spacing w:after="160" w:line="259" w:lineRule="auto"/>
        <w:ind w:firstLine="0"/>
        <w:jc w:val="left"/>
        <w:rPr>
          <w:del w:id="273" w:author="FIORENTINA RICHELLE ASUN" w:date="2019-11-26T16:39:00Z"/>
          <w:rFonts w:ascii="Times New Roman" w:hAnsi="Times New Roman" w:cs="Times New Roman"/>
          <w:b/>
          <w:bCs/>
        </w:rPr>
      </w:pPr>
      <w:del w:id="274" w:author="FIORENTINA RICHELLE ASUN" w:date="2019-11-26T16:39:00Z">
        <w:r w:rsidDel="001D49BB">
          <w:rPr>
            <w:rFonts w:ascii="Times New Roman" w:hAnsi="Times New Roman" w:cs="Times New Roman"/>
            <w:b/>
            <w:bCs/>
          </w:rPr>
          <w:br w:type="page"/>
        </w:r>
      </w:del>
    </w:p>
    <w:p w14:paraId="2F3F75E2" w14:textId="5A5BE939" w:rsidR="005367E7" w:rsidDel="00584D28" w:rsidRDefault="005367E7" w:rsidP="005367E7">
      <w:pPr>
        <w:ind w:firstLine="0"/>
        <w:rPr>
          <w:del w:id="275" w:author="FIORENTINA RICHELLE ASUN" w:date="2019-11-26T16:35:00Z"/>
          <w:rFonts w:ascii="Times New Roman" w:hAnsi="Times New Roman" w:cs="Times New Roman"/>
          <w:b/>
          <w:bCs/>
        </w:rPr>
      </w:pPr>
      <w:del w:id="276" w:author="FIORENTINA RICHELLE ASUN" w:date="2019-11-26T16:35:00Z">
        <w:r w:rsidRPr="210C2E2A" w:rsidDel="00584D28">
          <w:rPr>
            <w:rFonts w:ascii="Times New Roman" w:hAnsi="Times New Roman" w:cs="Times New Roman"/>
            <w:b/>
            <w:bCs/>
          </w:rPr>
          <w:delText>WORKFLOW OF PROJECT</w:delText>
        </w:r>
      </w:del>
    </w:p>
    <w:p w14:paraId="280E6125" w14:textId="286F2447" w:rsidR="005367E7" w:rsidRPr="003B41C2" w:rsidDel="00584D28" w:rsidRDefault="005367E7" w:rsidP="003B41C2">
      <w:pPr>
        <w:rPr>
          <w:del w:id="277" w:author="FIORENTINA RICHELLE ASUN" w:date="2019-11-26T16:35:00Z"/>
          <w:rFonts w:ascii="Times New Roman" w:hAnsi="Times New Roman" w:cs="Times New Roman"/>
        </w:rPr>
      </w:pPr>
      <w:del w:id="278" w:author="FIORENTINA RICHELLE ASUN" w:date="2019-11-26T16:35:00Z">
        <w:r w:rsidDel="00584D28">
          <w:rPr>
            <w:rFonts w:ascii="Times New Roman" w:hAnsi="Times New Roman" w:cs="Times New Roman"/>
            <w:bCs/>
          </w:rPr>
          <w:delText xml:space="preserve">Figure </w:delText>
        </w:r>
        <w:r w:rsidR="00C12333" w:rsidDel="00584D28">
          <w:rPr>
            <w:rFonts w:ascii="Times New Roman" w:hAnsi="Times New Roman" w:cs="Times New Roman"/>
            <w:bCs/>
          </w:rPr>
          <w:delText>2.2.</w:delText>
        </w:r>
        <w:r w:rsidR="00C74892" w:rsidDel="00584D28">
          <w:rPr>
            <w:rFonts w:ascii="Times New Roman" w:hAnsi="Times New Roman" w:cs="Times New Roman"/>
            <w:bCs/>
          </w:rPr>
          <w:delText>7</w:delText>
        </w:r>
        <w:r w:rsidDel="00584D28">
          <w:rPr>
            <w:rFonts w:ascii="Times New Roman" w:hAnsi="Times New Roman" w:cs="Times New Roman"/>
            <w:bCs/>
          </w:rPr>
          <w:delText xml:space="preserve"> shows the overall workflow of the project from researching to completion of working prototype. The workflow includes components and methodology research, preparation and collection of materials, development and testing of software system proof of concept, construction of circuit design and testing of electrical prototype, fabrication of prototype casing or frame, assembly of prototype, and finally full testing and improvement of working prototype.</w:delText>
        </w:r>
      </w:del>
    </w:p>
    <w:p w14:paraId="4AB19FF5" w14:textId="38F1B21D" w:rsidR="005367E7" w:rsidDel="00584D28" w:rsidRDefault="003B41C2" w:rsidP="005367E7">
      <w:pPr>
        <w:ind w:firstLine="0"/>
        <w:jc w:val="center"/>
        <w:rPr>
          <w:del w:id="279" w:author="FIORENTINA RICHELLE ASUN" w:date="2019-11-26T16:35:00Z"/>
          <w:rFonts w:ascii="Times New Roman" w:hAnsi="Times New Roman" w:cs="Times New Roman"/>
          <w:b/>
          <w:bCs/>
        </w:rPr>
      </w:pPr>
      <w:del w:id="280" w:author="FIORENTINA RICHELLE ASUN" w:date="2019-11-26T16:35:00Z">
        <w:r w:rsidDel="00584D28">
          <w:rPr>
            <w:rFonts w:ascii="Times New Roman" w:hAnsi="Times New Roman" w:cs="Times New Roman"/>
            <w:b/>
            <w:bCs/>
            <w:noProof/>
            <w:lang w:val="en-US"/>
          </w:rPr>
          <w:drawing>
            <wp:anchor distT="0" distB="0" distL="114300" distR="114300" simplePos="0" relativeHeight="251658240" behindDoc="0" locked="0" layoutInCell="1" allowOverlap="1" wp14:anchorId="0B4059A2" wp14:editId="070F3954">
              <wp:simplePos x="0" y="0"/>
              <wp:positionH relativeFrom="margin">
                <wp:align>left</wp:align>
              </wp:positionH>
              <wp:positionV relativeFrom="paragraph">
                <wp:posOffset>182880</wp:posOffset>
              </wp:positionV>
              <wp:extent cx="5932170" cy="4221480"/>
              <wp:effectExtent l="19050" t="0" r="11430" b="0"/>
              <wp:wrapTopAndBottom/>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14:sizeRelH relativeFrom="margin">
                <wp14:pctWidth>0</wp14:pctWidth>
              </wp14:sizeRelH>
              <wp14:sizeRelV relativeFrom="margin">
                <wp14:pctHeight>0</wp14:pctHeight>
              </wp14:sizeRelV>
            </wp:anchor>
          </w:drawing>
        </w:r>
      </w:del>
    </w:p>
    <w:p w14:paraId="1B5259D7" w14:textId="25BA27E2" w:rsidR="00A74C14" w:rsidDel="00584D28" w:rsidRDefault="005367E7" w:rsidP="00C549D7">
      <w:pPr>
        <w:ind w:firstLine="0"/>
        <w:jc w:val="center"/>
        <w:rPr>
          <w:del w:id="281" w:author="FIORENTINA RICHELLE ASUN" w:date="2019-11-26T16:35:00Z"/>
          <w:rFonts w:ascii="Times New Roman" w:hAnsi="Times New Roman" w:cs="Times New Roman"/>
          <w:sz w:val="28"/>
        </w:rPr>
      </w:pPr>
      <w:del w:id="282" w:author="FIORENTINA RICHELLE ASUN" w:date="2019-11-26T16:35:00Z">
        <w:r w:rsidRPr="000E237C" w:rsidDel="00584D28">
          <w:rPr>
            <w:rFonts w:ascii="Times New Roman" w:hAnsi="Times New Roman" w:cs="Times New Roman"/>
            <w:bCs/>
            <w:i/>
          </w:rPr>
          <w:delText xml:space="preserve">Figure </w:delText>
        </w:r>
        <w:r w:rsidR="00C12333" w:rsidDel="00584D28">
          <w:rPr>
            <w:rFonts w:ascii="Times New Roman" w:hAnsi="Times New Roman" w:cs="Times New Roman"/>
            <w:bCs/>
            <w:i/>
          </w:rPr>
          <w:delText>2.2.</w:delText>
        </w:r>
        <w:r w:rsidR="00D22018" w:rsidDel="00584D28">
          <w:rPr>
            <w:rFonts w:ascii="Times New Roman" w:hAnsi="Times New Roman" w:cs="Times New Roman"/>
            <w:bCs/>
            <w:i/>
          </w:rPr>
          <w:delText>7</w:delText>
        </w:r>
        <w:r w:rsidRPr="000E237C" w:rsidDel="00584D28">
          <w:rPr>
            <w:rFonts w:ascii="Times New Roman" w:hAnsi="Times New Roman" w:cs="Times New Roman"/>
            <w:bCs/>
            <w:i/>
          </w:rPr>
          <w:delText xml:space="preserve"> </w:delText>
        </w:r>
        <w:commentRangeStart w:id="283"/>
        <w:r w:rsidRPr="000E237C" w:rsidDel="00584D28">
          <w:rPr>
            <w:rFonts w:ascii="Times New Roman" w:hAnsi="Times New Roman" w:cs="Times New Roman"/>
            <w:bCs/>
            <w:i/>
          </w:rPr>
          <w:delText>Flowchart</w:delText>
        </w:r>
        <w:commentRangeEnd w:id="283"/>
        <w:r w:rsidR="00116C35" w:rsidDel="00584D28">
          <w:rPr>
            <w:rStyle w:val="CommentReference"/>
          </w:rPr>
          <w:commentReference w:id="283"/>
        </w:r>
        <w:r w:rsidRPr="000E237C" w:rsidDel="00584D28">
          <w:rPr>
            <w:rFonts w:ascii="Times New Roman" w:hAnsi="Times New Roman" w:cs="Times New Roman"/>
            <w:bCs/>
            <w:i/>
          </w:rPr>
          <w:delText xml:space="preserve"> of the Workflow for the Project</w:delText>
        </w:r>
      </w:del>
    </w:p>
    <w:p w14:paraId="414D4CCB" w14:textId="77777777" w:rsidR="00A74C14" w:rsidRDefault="00A74C14">
      <w:pPr>
        <w:spacing w:after="160" w:line="259" w:lineRule="auto"/>
        <w:ind w:firstLine="0"/>
        <w:jc w:val="left"/>
        <w:rPr>
          <w:rFonts w:ascii="Times New Roman" w:hAnsi="Times New Roman" w:cs="Times New Roman"/>
          <w:sz w:val="28"/>
        </w:rPr>
      </w:pPr>
      <w:r>
        <w:rPr>
          <w:rFonts w:ascii="Times New Roman" w:hAnsi="Times New Roman" w:cs="Times New Roman"/>
          <w:sz w:val="28"/>
        </w:rPr>
        <w:br w:type="page"/>
      </w:r>
    </w:p>
    <w:p w14:paraId="4D87F0B8" w14:textId="77777777" w:rsidR="00A74C14" w:rsidRPr="00B319EC" w:rsidRDefault="00B319EC" w:rsidP="00A74C14">
      <w:pPr>
        <w:ind w:firstLine="0"/>
        <w:rPr>
          <w:rFonts w:ascii="Times New Roman" w:hAnsi="Times New Roman" w:cs="Times New Roman"/>
          <w:b/>
          <w:sz w:val="28"/>
        </w:rPr>
      </w:pPr>
      <w:r>
        <w:rPr>
          <w:rFonts w:ascii="Times New Roman" w:hAnsi="Times New Roman" w:cs="Times New Roman"/>
          <w:b/>
          <w:sz w:val="28"/>
        </w:rPr>
        <w:lastRenderedPageBreak/>
        <w:t xml:space="preserve">2.3 </w:t>
      </w:r>
      <w:r w:rsidR="00A74C14" w:rsidRPr="00B319EC">
        <w:rPr>
          <w:rFonts w:ascii="Times New Roman" w:hAnsi="Times New Roman" w:cs="Times New Roman"/>
          <w:b/>
          <w:sz w:val="28"/>
        </w:rPr>
        <w:t>FUNDAMENTAL ENGINEERING ANALYSIS</w:t>
      </w:r>
    </w:p>
    <w:p w14:paraId="732AAF0A" w14:textId="43825C43" w:rsidR="005367E7" w:rsidRPr="000E237C" w:rsidRDefault="005367E7" w:rsidP="005367E7">
      <w:pPr>
        <w:rPr>
          <w:sz w:val="22"/>
          <w:szCs w:val="22"/>
        </w:rPr>
      </w:pPr>
      <w:r w:rsidRPr="000E237C">
        <w:rPr>
          <w:rFonts w:ascii="Times New Roman" w:eastAsia="Times New Roman" w:hAnsi="Times New Roman" w:cs="Times New Roman"/>
        </w:rPr>
        <w:t xml:space="preserve">Proper research and analysis on the components have been done </w:t>
      </w:r>
      <w:commentRangeStart w:id="284"/>
      <w:r w:rsidRPr="000E237C">
        <w:rPr>
          <w:rFonts w:ascii="Times New Roman" w:eastAsia="Times New Roman" w:hAnsi="Times New Roman" w:cs="Times New Roman"/>
        </w:rPr>
        <w:t>prior</w:t>
      </w:r>
      <w:commentRangeEnd w:id="284"/>
      <w:r w:rsidR="00B815F4">
        <w:rPr>
          <w:rStyle w:val="CommentReference"/>
        </w:rPr>
        <w:commentReference w:id="284"/>
      </w:r>
      <w:r w:rsidRPr="000E237C">
        <w:rPr>
          <w:rFonts w:ascii="Times New Roman" w:eastAsia="Times New Roman" w:hAnsi="Times New Roman" w:cs="Times New Roman"/>
        </w:rPr>
        <w:t xml:space="preserve"> to designing the working mechanism. </w:t>
      </w:r>
      <w:del w:id="285" w:author="Nor Erniza Bt M Rozali - Dr (ACAD/UTP)" w:date="2019-11-21T11:46:00Z">
        <w:r w:rsidRPr="000E237C" w:rsidDel="00B815F4">
          <w:rPr>
            <w:rFonts w:ascii="Times New Roman" w:eastAsia="Times New Roman" w:hAnsi="Times New Roman" w:cs="Times New Roman"/>
          </w:rPr>
          <w:delText>Furthermore, c</w:delText>
        </w:r>
      </w:del>
      <w:ins w:id="286" w:author="Nor Erniza Bt M Rozali - Dr (ACAD/UTP)" w:date="2019-11-21T11:46:00Z">
        <w:r w:rsidR="00B815F4">
          <w:rPr>
            <w:rFonts w:ascii="Times New Roman" w:eastAsia="Times New Roman" w:hAnsi="Times New Roman" w:cs="Times New Roman"/>
          </w:rPr>
          <w:t>C</w:t>
        </w:r>
      </w:ins>
      <w:r w:rsidRPr="000E237C">
        <w:rPr>
          <w:rFonts w:ascii="Times New Roman" w:eastAsia="Times New Roman" w:hAnsi="Times New Roman" w:cs="Times New Roman"/>
        </w:rPr>
        <w:t>omparison between alternative microcontrollers, fabrication materials and speech recognition systems have been made prior to selecting the final components.</w:t>
      </w:r>
    </w:p>
    <w:p w14:paraId="23A94843" w14:textId="77777777" w:rsidR="0094474E" w:rsidRDefault="0094474E" w:rsidP="005367E7">
      <w:pPr>
        <w:ind w:firstLine="0"/>
        <w:rPr>
          <w:rFonts w:ascii="Times New Roman" w:eastAsia="Times New Roman" w:hAnsi="Times New Roman" w:cs="Times New Roman"/>
          <w:b/>
          <w:bCs/>
        </w:rPr>
      </w:pPr>
    </w:p>
    <w:p w14:paraId="4789F790" w14:textId="7E79D9E6" w:rsidR="005367E7" w:rsidRPr="00E43D32" w:rsidRDefault="005367E7" w:rsidP="005367E7">
      <w:pPr>
        <w:ind w:firstLine="0"/>
        <w:rPr>
          <w:rFonts w:ascii="Times New Roman" w:eastAsia="Times New Roman" w:hAnsi="Times New Roman" w:cs="Times New Roman"/>
          <w:b/>
          <w:bCs/>
        </w:rPr>
      </w:pPr>
      <w:r w:rsidRPr="00A55297">
        <w:rPr>
          <w:rFonts w:ascii="Times New Roman" w:eastAsia="Times New Roman" w:hAnsi="Times New Roman" w:cs="Times New Roman"/>
          <w:b/>
          <w:bCs/>
        </w:rPr>
        <w:t>ALTERNATIVE DESIGN CONCEPTS</w:t>
      </w:r>
    </w:p>
    <w:p w14:paraId="12EB1C91" w14:textId="77777777" w:rsidR="005367E7" w:rsidRPr="00B90612" w:rsidRDefault="005367E7" w:rsidP="005367E7">
      <w:pPr>
        <w:rPr>
          <w:rFonts w:ascii="Times New Roman" w:eastAsia="Times New Roman" w:hAnsi="Times New Roman" w:cs="Times New Roman"/>
        </w:rPr>
      </w:pPr>
      <w:r>
        <w:rPr>
          <w:rFonts w:ascii="Times New Roman" w:eastAsia="Times New Roman" w:hAnsi="Times New Roman" w:cs="Times New Roman"/>
          <w:bCs/>
        </w:rPr>
        <w:t xml:space="preserve">We have explored and analyzed various suitable components, and comparisons have been made to decide </w:t>
      </w:r>
      <w:r w:rsidRPr="000E237C">
        <w:rPr>
          <w:rFonts w:ascii="Times New Roman" w:eastAsia="Times New Roman" w:hAnsi="Times New Roman" w:cs="Times New Roman"/>
        </w:rPr>
        <w:t xml:space="preserve">on our final designs. Alternatives </w:t>
      </w:r>
      <w:r>
        <w:rPr>
          <w:rFonts w:ascii="Times New Roman" w:eastAsia="Times New Roman" w:hAnsi="Times New Roman" w:cs="Times New Roman"/>
          <w:bCs/>
        </w:rPr>
        <w:t>for microcontroller, display, and fabrication material have been analyzed and compared in the following section.</w:t>
      </w:r>
    </w:p>
    <w:p w14:paraId="73221B2F" w14:textId="77777777" w:rsidR="0094474E" w:rsidRDefault="0094474E" w:rsidP="005367E7">
      <w:pPr>
        <w:ind w:firstLine="0"/>
        <w:rPr>
          <w:rFonts w:ascii="Times New Roman" w:eastAsia="Times New Roman" w:hAnsi="Times New Roman" w:cs="Times New Roman"/>
          <w:b/>
          <w:bCs/>
        </w:rPr>
      </w:pPr>
    </w:p>
    <w:p w14:paraId="60B3A491" w14:textId="39044043" w:rsidR="005367E7" w:rsidRPr="00907C0B" w:rsidRDefault="005367E7" w:rsidP="005367E7">
      <w:pPr>
        <w:ind w:firstLine="0"/>
        <w:rPr>
          <w:rFonts w:ascii="Times New Roman" w:eastAsia="Times New Roman" w:hAnsi="Times New Roman" w:cs="Times New Roman"/>
          <w:b/>
          <w:bCs/>
        </w:rPr>
      </w:pPr>
      <w:r>
        <w:rPr>
          <w:rFonts w:ascii="Times New Roman" w:eastAsia="Times New Roman" w:hAnsi="Times New Roman" w:cs="Times New Roman"/>
          <w:b/>
          <w:bCs/>
        </w:rPr>
        <w:t>MICROCONTROLLER COMPONENT</w:t>
      </w:r>
    </w:p>
    <w:p w14:paraId="66BD29DD" w14:textId="4BC0D272" w:rsidR="005367E7" w:rsidRPr="000E237C" w:rsidRDefault="005367E7" w:rsidP="005367E7">
      <w:pPr>
        <w:rPr>
          <w:rFonts w:ascii="Times New Roman" w:eastAsia="Times New Roman" w:hAnsi="Times New Roman" w:cs="Times New Roman"/>
          <w:highlight w:val="yellow"/>
        </w:rPr>
      </w:pPr>
      <w:r w:rsidRPr="006B0DE0">
        <w:rPr>
          <w:rFonts w:ascii="Times New Roman" w:eastAsia="Times New Roman" w:hAnsi="Times New Roman" w:cs="Times New Roman"/>
        </w:rPr>
        <w:t>A</w:t>
      </w:r>
      <w:r w:rsidRPr="00D81549">
        <w:rPr>
          <w:rFonts w:ascii="Times New Roman" w:eastAsia="Times New Roman" w:hAnsi="Times New Roman" w:cs="Times New Roman"/>
        </w:rPr>
        <w:t xml:space="preserve"> microcontroller is needed to run the program that would control the microphone and display to do the desired </w:t>
      </w:r>
      <w:r w:rsidRPr="0048428A">
        <w:rPr>
          <w:rFonts w:ascii="Times New Roman" w:eastAsia="Times New Roman" w:hAnsi="Times New Roman" w:cs="Times New Roman"/>
        </w:rPr>
        <w:t>behavior. T</w:t>
      </w:r>
      <w:r w:rsidRPr="00B27DAC">
        <w:rPr>
          <w:rFonts w:ascii="Times New Roman" w:eastAsia="Times New Roman" w:hAnsi="Times New Roman" w:cs="Times New Roman"/>
        </w:rPr>
        <w:t>wo microcontroller</w:t>
      </w:r>
      <w:r w:rsidRPr="000E237C">
        <w:rPr>
          <w:rFonts w:ascii="Times New Roman" w:eastAsia="Times New Roman" w:hAnsi="Times New Roman" w:cs="Times New Roman"/>
        </w:rPr>
        <w:t>s which are ESP</w:t>
      </w:r>
      <w:r>
        <w:rPr>
          <w:rFonts w:ascii="Times New Roman" w:eastAsia="Times New Roman" w:hAnsi="Times New Roman" w:cs="Times New Roman"/>
          <w:bCs/>
        </w:rPr>
        <w:t xml:space="preserve">32 LyraT and Raspberry Pi Zero WH </w:t>
      </w:r>
      <w:del w:id="287" w:author="Nor Erniza Bt M Rozali - Dr (ACAD/UTP)" w:date="2019-11-21T11:46:00Z">
        <w:r w:rsidDel="00D602F6">
          <w:rPr>
            <w:rFonts w:ascii="Times New Roman" w:eastAsia="Times New Roman" w:hAnsi="Times New Roman" w:cs="Times New Roman"/>
            <w:bCs/>
          </w:rPr>
          <w:delText xml:space="preserve">has </w:delText>
        </w:r>
      </w:del>
      <w:ins w:id="288" w:author="Nor Erniza Bt M Rozali - Dr (ACAD/UTP)" w:date="2019-11-21T11:46:00Z">
        <w:r w:rsidR="00D602F6">
          <w:rPr>
            <w:rFonts w:ascii="Times New Roman" w:eastAsia="Times New Roman" w:hAnsi="Times New Roman" w:cs="Times New Roman"/>
            <w:bCs/>
          </w:rPr>
          <w:t xml:space="preserve">have </w:t>
        </w:r>
      </w:ins>
      <w:r>
        <w:rPr>
          <w:rFonts w:ascii="Times New Roman" w:eastAsia="Times New Roman" w:hAnsi="Times New Roman" w:cs="Times New Roman"/>
          <w:bCs/>
        </w:rPr>
        <w:t xml:space="preserve">been analyzed and researched. </w:t>
      </w:r>
      <w:del w:id="289" w:author="Nor Erniza Bt M Rozali - Dr (ACAD/UTP)" w:date="2019-11-21T11:48:00Z">
        <w:r w:rsidDel="00D602F6">
          <w:rPr>
            <w:rFonts w:ascii="Times New Roman" w:eastAsia="Times New Roman" w:hAnsi="Times New Roman" w:cs="Times New Roman"/>
            <w:bCs/>
          </w:rPr>
          <w:delText xml:space="preserve">After </w:delText>
        </w:r>
      </w:del>
      <w:del w:id="290" w:author="Nor Erniza Bt M Rozali - Dr (ACAD/UTP)" w:date="2019-11-21T11:46:00Z">
        <w:r w:rsidDel="00D602F6">
          <w:rPr>
            <w:rFonts w:ascii="Times New Roman" w:eastAsia="Times New Roman" w:hAnsi="Times New Roman" w:cs="Times New Roman"/>
            <w:bCs/>
          </w:rPr>
          <w:delText xml:space="preserve">the comparison and </w:delText>
        </w:r>
      </w:del>
      <w:del w:id="291" w:author="Nor Erniza Bt M Rozali - Dr (ACAD/UTP)" w:date="2019-11-21T11:48:00Z">
        <w:r w:rsidDel="00D602F6">
          <w:rPr>
            <w:rFonts w:ascii="Times New Roman" w:eastAsia="Times New Roman" w:hAnsi="Times New Roman" w:cs="Times New Roman"/>
            <w:bCs/>
          </w:rPr>
          <w:delText xml:space="preserve">careful consideration on </w:delText>
        </w:r>
      </w:del>
      <w:del w:id="292" w:author="Nor Erniza Bt M Rozali - Dr (ACAD/UTP)" w:date="2019-11-21T11:47:00Z">
        <w:r w:rsidRPr="00D81549" w:rsidDel="00D602F6">
          <w:rPr>
            <w:rFonts w:ascii="Times New Roman" w:eastAsia="Times New Roman" w:hAnsi="Times New Roman" w:cs="Times New Roman"/>
          </w:rPr>
          <w:delText xml:space="preserve">its </w:delText>
        </w:r>
      </w:del>
      <w:del w:id="293" w:author="Nor Erniza Bt M Rozali - Dr (ACAD/UTP)" w:date="2019-11-21T11:48:00Z">
        <w:r w:rsidRPr="00D81549" w:rsidDel="00D602F6">
          <w:rPr>
            <w:rFonts w:ascii="Times New Roman" w:eastAsia="Times New Roman" w:hAnsi="Times New Roman" w:cs="Times New Roman"/>
          </w:rPr>
          <w:delText>si</w:delText>
        </w:r>
        <w:r w:rsidRPr="0048428A" w:rsidDel="00D602F6">
          <w:rPr>
            <w:rFonts w:ascii="Times New Roman" w:eastAsia="Times New Roman" w:hAnsi="Times New Roman" w:cs="Times New Roman"/>
          </w:rPr>
          <w:delText>ze, price, software capabilities, learning resources,</w:delText>
        </w:r>
        <w:r w:rsidRPr="00B27DAC" w:rsidDel="00D602F6">
          <w:rPr>
            <w:rFonts w:ascii="Times New Roman" w:eastAsia="Times New Roman" w:hAnsi="Times New Roman" w:cs="Times New Roman"/>
          </w:rPr>
          <w:delText xml:space="preserve"> and built-in features, Raspberry Pi </w:delText>
        </w:r>
        <w:r w:rsidRPr="000E237C" w:rsidDel="00D602F6">
          <w:rPr>
            <w:rFonts w:ascii="Times New Roman" w:eastAsia="Times New Roman" w:hAnsi="Times New Roman" w:cs="Times New Roman"/>
          </w:rPr>
          <w:delText>Zero WH was chosen as the most suitable microcontroller.</w:delText>
        </w:r>
      </w:del>
    </w:p>
    <w:p w14:paraId="01FBDF4D" w14:textId="36EA7489" w:rsidR="005367E7" w:rsidRDefault="005367E7" w:rsidP="005367E7">
      <w:pPr>
        <w:rPr>
          <w:rFonts w:ascii="Times New Roman" w:eastAsia="Times New Roman" w:hAnsi="Times New Roman" w:cs="Times New Roman"/>
          <w:b/>
          <w:bCs/>
        </w:rPr>
      </w:pPr>
      <w:r>
        <w:rPr>
          <w:rFonts w:ascii="Times New Roman" w:eastAsia="Times New Roman" w:hAnsi="Times New Roman" w:cs="Times New Roman"/>
          <w:bCs/>
        </w:rPr>
        <w:t xml:space="preserve">According to </w:t>
      </w:r>
      <w:commentRangeStart w:id="294"/>
      <w:r>
        <w:rPr>
          <w:rFonts w:ascii="Times New Roman" w:eastAsia="Times New Roman" w:hAnsi="Times New Roman" w:cs="Times New Roman"/>
          <w:bCs/>
        </w:rPr>
        <w:t>Espressif official documentation</w:t>
      </w:r>
      <w:commentRangeEnd w:id="294"/>
      <w:r w:rsidR="004F1EE4">
        <w:rPr>
          <w:rStyle w:val="CommentReference"/>
        </w:rPr>
        <w:commentReference w:id="294"/>
      </w:r>
      <w:ins w:id="295" w:author="Muhammad Fathy Rashad" w:date="2019-11-24T16:55:00Z">
        <w:r w:rsidR="00AD4E11">
          <w:rPr>
            <w:rFonts w:ascii="Times New Roman" w:eastAsia="Times New Roman" w:hAnsi="Times New Roman" w:cs="Times New Roman"/>
            <w:bCs/>
          </w:rPr>
          <w:t xml:space="preserve"> (</w:t>
        </w:r>
        <w:r w:rsidR="00AD4E11">
          <w:rPr>
            <w:rStyle w:val="normaltextrun"/>
            <w:color w:val="000000"/>
            <w:bdr w:val="none" w:sz="0" w:space="0" w:color="auto" w:frame="1"/>
          </w:rPr>
          <w:t>ESP32-LyraT V4.3 Getting Started Guide</w:t>
        </w:r>
        <w:r w:rsidR="00DA2B8B">
          <w:rPr>
            <w:rStyle w:val="normaltextrun"/>
            <w:color w:val="000000"/>
            <w:bdr w:val="none" w:sz="0" w:space="0" w:color="auto" w:frame="1"/>
          </w:rPr>
          <w:t>,</w:t>
        </w:r>
      </w:ins>
      <w:ins w:id="296" w:author="Muhammad Fathy Rashad" w:date="2019-11-24T16:56:00Z">
        <w:r w:rsidR="00DA2B8B">
          <w:rPr>
            <w:rStyle w:val="normaltextrun"/>
            <w:color w:val="000000"/>
            <w:bdr w:val="none" w:sz="0" w:space="0" w:color="auto" w:frame="1"/>
          </w:rPr>
          <w:t xml:space="preserve"> </w:t>
        </w:r>
      </w:ins>
      <w:ins w:id="297" w:author="Muhammad Fathy Rashad" w:date="2019-11-24T16:55:00Z">
        <w:r w:rsidR="00DA2B8B">
          <w:rPr>
            <w:rStyle w:val="normaltextrun"/>
            <w:color w:val="000000"/>
            <w:bdr w:val="none" w:sz="0" w:space="0" w:color="auto" w:frame="1"/>
          </w:rPr>
          <w:t>2019)</w:t>
        </w:r>
      </w:ins>
      <w:r>
        <w:rPr>
          <w:rFonts w:ascii="Times New Roman" w:eastAsia="Times New Roman" w:hAnsi="Times New Roman" w:cs="Times New Roman"/>
          <w:bCs/>
        </w:rPr>
        <w:t xml:space="preserve">, </w:t>
      </w:r>
      <w:r w:rsidRPr="008D2866">
        <w:rPr>
          <w:rFonts w:ascii="Times New Roman" w:eastAsia="Times New Roman" w:hAnsi="Times New Roman" w:cs="Times New Roman"/>
          <w:bCs/>
        </w:rPr>
        <w:t xml:space="preserve">ESP32-LyraT is an open-source development </w:t>
      </w:r>
      <w:r>
        <w:rPr>
          <w:rFonts w:ascii="Times New Roman" w:eastAsia="Times New Roman" w:hAnsi="Times New Roman" w:cs="Times New Roman"/>
          <w:bCs/>
        </w:rPr>
        <w:t xml:space="preserve">board. </w:t>
      </w:r>
      <w:r w:rsidRPr="008D2866">
        <w:rPr>
          <w:rFonts w:ascii="Times New Roman" w:eastAsia="Times New Roman" w:hAnsi="Times New Roman" w:cs="Times New Roman"/>
          <w:bCs/>
        </w:rPr>
        <w:t>It is designed for smart speakers and smart-home applications.</w:t>
      </w:r>
      <w:r>
        <w:rPr>
          <w:rFonts w:ascii="Times New Roman" w:eastAsia="Times New Roman" w:hAnsi="Times New Roman" w:cs="Times New Roman"/>
          <w:bCs/>
        </w:rPr>
        <w:t xml:space="preserve"> It comes w</w:t>
      </w:r>
      <w:r w:rsidRPr="00263E32">
        <w:rPr>
          <w:rFonts w:ascii="Times New Roman" w:eastAsia="Times New Roman" w:hAnsi="Times New Roman" w:cs="Times New Roman"/>
          <w:bCs/>
        </w:rPr>
        <w:t>ith a great variety of voice commands, interactive voice functions and a rich peripheral</w:t>
      </w:r>
      <w:r w:rsidRPr="00D81549">
        <w:rPr>
          <w:rFonts w:ascii="Times New Roman" w:eastAsia="Times New Roman" w:hAnsi="Times New Roman" w:cs="Times New Roman"/>
        </w:rPr>
        <w:t>.</w:t>
      </w:r>
      <w:r>
        <w:rPr>
          <w:rFonts w:ascii="Times New Roman" w:eastAsia="Times New Roman" w:hAnsi="Times New Roman" w:cs="Times New Roman"/>
          <w:bCs/>
        </w:rPr>
        <w:t xml:space="preserve"> </w:t>
      </w:r>
      <w:r w:rsidRPr="00D217F8">
        <w:rPr>
          <w:rFonts w:ascii="Times New Roman" w:eastAsia="Times New Roman" w:hAnsi="Times New Roman" w:cs="Times New Roman"/>
          <w:bCs/>
        </w:rPr>
        <w:t>It facilitates the quick and easy development of dual-mode (Bluetooth + Wi-Fi) audio solutions</w:t>
      </w:r>
      <w:r>
        <w:rPr>
          <w:rFonts w:ascii="Times New Roman" w:eastAsia="Times New Roman" w:hAnsi="Times New Roman" w:cs="Times New Roman"/>
          <w:bCs/>
        </w:rPr>
        <w:t xml:space="preserve"> as shown in Figure </w:t>
      </w:r>
      <w:ins w:id="298" w:author="Muhammad Fathy Rashad" w:date="2019-11-24T16:56:00Z">
        <w:r w:rsidR="00DA2B8B">
          <w:rPr>
            <w:rFonts w:ascii="Times New Roman" w:eastAsia="Times New Roman" w:hAnsi="Times New Roman" w:cs="Times New Roman"/>
            <w:bCs/>
          </w:rPr>
          <w:t>2</w:t>
        </w:r>
      </w:ins>
      <w:commentRangeStart w:id="299"/>
      <w:del w:id="300" w:author="Muhammad Fathy Rashad" w:date="2019-11-24T16:56:00Z">
        <w:r w:rsidDel="00DA2B8B">
          <w:rPr>
            <w:rFonts w:ascii="Times New Roman" w:eastAsia="Times New Roman" w:hAnsi="Times New Roman" w:cs="Times New Roman"/>
            <w:bCs/>
          </w:rPr>
          <w:delText>6</w:delText>
        </w:r>
      </w:del>
      <w:r>
        <w:rPr>
          <w:rFonts w:ascii="Times New Roman" w:eastAsia="Times New Roman" w:hAnsi="Times New Roman" w:cs="Times New Roman"/>
          <w:bCs/>
        </w:rPr>
        <w:t>.</w:t>
      </w:r>
      <w:ins w:id="301" w:author="Muhammad Fathy Rashad" w:date="2019-11-24T16:56:00Z">
        <w:r w:rsidR="00DA2B8B">
          <w:rPr>
            <w:rFonts w:ascii="Times New Roman" w:eastAsia="Times New Roman" w:hAnsi="Times New Roman" w:cs="Times New Roman"/>
            <w:bCs/>
          </w:rPr>
          <w:t>3</w:t>
        </w:r>
      </w:ins>
      <w:del w:id="302" w:author="Muhammad Fathy Rashad" w:date="2019-11-24T16:56:00Z">
        <w:r w:rsidDel="00DA2B8B">
          <w:rPr>
            <w:rFonts w:ascii="Times New Roman" w:eastAsia="Times New Roman" w:hAnsi="Times New Roman" w:cs="Times New Roman"/>
            <w:bCs/>
          </w:rPr>
          <w:delText>1</w:delText>
        </w:r>
      </w:del>
      <w:r>
        <w:rPr>
          <w:rFonts w:ascii="Times New Roman" w:eastAsia="Times New Roman" w:hAnsi="Times New Roman" w:cs="Times New Roman"/>
          <w:bCs/>
        </w:rPr>
        <w:t>.1</w:t>
      </w:r>
      <w:del w:id="303" w:author="Muhammad Fathy Rashad" w:date="2019-11-24T16:56:00Z">
        <w:r w:rsidDel="00DA2B8B">
          <w:rPr>
            <w:rFonts w:ascii="Times New Roman" w:eastAsia="Times New Roman" w:hAnsi="Times New Roman" w:cs="Times New Roman"/>
            <w:bCs/>
          </w:rPr>
          <w:delText>.1</w:delText>
        </w:r>
      </w:del>
      <w:r>
        <w:rPr>
          <w:rFonts w:ascii="Times New Roman" w:eastAsia="Times New Roman" w:hAnsi="Times New Roman" w:cs="Times New Roman"/>
          <w:bCs/>
        </w:rPr>
        <w:t>a</w:t>
      </w:r>
      <w:commentRangeEnd w:id="299"/>
      <w:r w:rsidR="00D602F6">
        <w:rPr>
          <w:rStyle w:val="CommentReference"/>
        </w:rPr>
        <w:commentReference w:id="299"/>
      </w:r>
      <w:r w:rsidRPr="00D81549">
        <w:rPr>
          <w:rFonts w:ascii="Times New Roman" w:eastAsia="Times New Roman" w:hAnsi="Times New Roman" w:cs="Times New Roman"/>
        </w:rPr>
        <w:t xml:space="preserve">. </w:t>
      </w:r>
      <w:r w:rsidRPr="0048428A">
        <w:rPr>
          <w:rFonts w:ascii="Times New Roman" w:eastAsia="Times New Roman" w:hAnsi="Times New Roman" w:cs="Times New Roman"/>
        </w:rPr>
        <w:t>It</w:t>
      </w:r>
      <w:r w:rsidRPr="00D217F8">
        <w:rPr>
          <w:rFonts w:ascii="Times New Roman" w:eastAsia="Times New Roman" w:hAnsi="Times New Roman" w:cs="Times New Roman"/>
          <w:bCs/>
        </w:rPr>
        <w:t xml:space="preserve"> also </w:t>
      </w:r>
      <w:r w:rsidRPr="000E237C">
        <w:rPr>
          <w:rFonts w:ascii="Times New Roman" w:eastAsia="Times New Roman" w:hAnsi="Times New Roman" w:cs="Times New Roman"/>
        </w:rPr>
        <w:t xml:space="preserve">has support for </w:t>
      </w:r>
      <w:r w:rsidRPr="00D217F8">
        <w:rPr>
          <w:rFonts w:ascii="Times New Roman" w:eastAsia="Times New Roman" w:hAnsi="Times New Roman" w:cs="Times New Roman"/>
          <w:bCs/>
        </w:rPr>
        <w:t>one-key Wi-Fi configuration, a wake-up button, voice recognition, cloud platform access, and a</w:t>
      </w:r>
      <w:r>
        <w:rPr>
          <w:rFonts w:ascii="Times New Roman" w:eastAsia="Times New Roman" w:hAnsi="Times New Roman" w:cs="Times New Roman"/>
          <w:bCs/>
        </w:rPr>
        <w:t xml:space="preserve"> battery system</w:t>
      </w:r>
      <w:r w:rsidRPr="00D217F8">
        <w:rPr>
          <w:rFonts w:ascii="Times New Roman" w:eastAsia="Times New Roman" w:hAnsi="Times New Roman" w:cs="Times New Roman"/>
          <w:bCs/>
        </w:rPr>
        <w:t>.</w:t>
      </w:r>
      <w:r>
        <w:rPr>
          <w:rFonts w:ascii="Times New Roman" w:eastAsia="Times New Roman" w:hAnsi="Times New Roman" w:cs="Times New Roman"/>
          <w:bCs/>
        </w:rPr>
        <w:t xml:space="preserve"> However, with many features embedded in the microcontroller, </w:t>
      </w:r>
      <w:r w:rsidRPr="000E237C">
        <w:rPr>
          <w:rFonts w:ascii="Times New Roman" w:eastAsia="Times New Roman" w:hAnsi="Times New Roman" w:cs="Times New Roman"/>
        </w:rPr>
        <w:t xml:space="preserve">it comes with expensive price and bigger dimensions overall. The pros and cons of ESP32 LyraT </w:t>
      </w:r>
      <w:r>
        <w:rPr>
          <w:rFonts w:ascii="Times New Roman" w:eastAsia="Times New Roman" w:hAnsi="Times New Roman" w:cs="Times New Roman"/>
          <w:bCs/>
        </w:rPr>
        <w:t xml:space="preserve">have been analyzed and shown in </w:t>
      </w:r>
      <w:r w:rsidRPr="00D81549">
        <w:rPr>
          <w:rFonts w:ascii="Times New Roman" w:eastAsia="Times New Roman" w:hAnsi="Times New Roman" w:cs="Times New Roman"/>
        </w:rPr>
        <w:t xml:space="preserve">Table </w:t>
      </w:r>
      <w:r w:rsidR="00C74892">
        <w:rPr>
          <w:rFonts w:ascii="Times New Roman" w:eastAsia="Times New Roman" w:hAnsi="Times New Roman" w:cs="Times New Roman"/>
          <w:bCs/>
        </w:rPr>
        <w:t>2.3.1</w:t>
      </w:r>
      <w:r>
        <w:rPr>
          <w:rFonts w:ascii="Times New Roman" w:eastAsia="Times New Roman" w:hAnsi="Times New Roman" w:cs="Times New Roman"/>
          <w:bCs/>
        </w:rPr>
        <w:t>.</w:t>
      </w:r>
    </w:p>
    <w:p w14:paraId="36B2428C" w14:textId="77777777" w:rsidR="005367E7" w:rsidRDefault="005367E7" w:rsidP="005367E7">
      <w:pPr>
        <w:ind w:firstLine="0"/>
        <w:jc w:val="center"/>
        <w:rPr>
          <w:rFonts w:ascii="Times New Roman" w:eastAsia="Times New Roman" w:hAnsi="Times New Roman" w:cs="Times New Roman"/>
          <w:b/>
          <w:bCs/>
        </w:rPr>
      </w:pPr>
      <w:r>
        <w:rPr>
          <w:noProof/>
        </w:rPr>
        <w:lastRenderedPageBreak/>
        <w:drawing>
          <wp:inline distT="0" distB="0" distL="0" distR="0" wp14:anchorId="31BCC840" wp14:editId="7284A9DC">
            <wp:extent cx="3295650" cy="1647825"/>
            <wp:effectExtent l="0" t="0" r="0" b="9525"/>
            <wp:docPr id="31657261" name="Picture 13" descr="D:\Downloads\esp32-lyrat-v4.3-bloc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43">
                      <a:extLst>
                        <a:ext uri="{28A0092B-C50C-407E-A947-70E740481C1C}">
                          <a14:useLocalDpi xmlns:a14="http://schemas.microsoft.com/office/drawing/2010/main" val="0"/>
                        </a:ext>
                      </a:extLst>
                    </a:blip>
                    <a:stretch>
                      <a:fillRect/>
                    </a:stretch>
                  </pic:blipFill>
                  <pic:spPr>
                    <a:xfrm>
                      <a:off x="0" y="0"/>
                      <a:ext cx="3295650" cy="1647825"/>
                    </a:xfrm>
                    <a:prstGeom prst="rect">
                      <a:avLst/>
                    </a:prstGeom>
                  </pic:spPr>
                </pic:pic>
              </a:graphicData>
            </a:graphic>
          </wp:inline>
        </w:drawing>
      </w:r>
    </w:p>
    <w:p w14:paraId="6FAFC9D4" w14:textId="58197CC2" w:rsidR="005367E7" w:rsidRPr="000E237C" w:rsidDel="001624D3" w:rsidRDefault="005367E7" w:rsidP="005367E7">
      <w:pPr>
        <w:ind w:firstLine="0"/>
        <w:jc w:val="center"/>
        <w:rPr>
          <w:del w:id="304" w:author="Muhammad Fathy Rashad" w:date="2019-11-24T16:57:00Z"/>
          <w:rFonts w:ascii="Times New Roman" w:eastAsia="Times New Roman" w:hAnsi="Times New Roman" w:cs="Times New Roman"/>
          <w:bCs/>
          <w:i/>
        </w:rPr>
      </w:pPr>
      <w:r w:rsidRPr="000E237C">
        <w:rPr>
          <w:rFonts w:ascii="Times New Roman" w:eastAsia="Times New Roman" w:hAnsi="Times New Roman" w:cs="Times New Roman"/>
          <w:bCs/>
          <w:i/>
        </w:rPr>
        <w:t xml:space="preserve">Figure </w:t>
      </w:r>
      <w:r w:rsidR="00C12333">
        <w:rPr>
          <w:rFonts w:ascii="Times New Roman" w:eastAsia="Times New Roman" w:hAnsi="Times New Roman" w:cs="Times New Roman"/>
          <w:bCs/>
          <w:i/>
        </w:rPr>
        <w:t>2.3.1</w:t>
      </w:r>
      <w:r w:rsidR="007C1115">
        <w:rPr>
          <w:rFonts w:ascii="Times New Roman" w:eastAsia="Times New Roman" w:hAnsi="Times New Roman" w:cs="Times New Roman"/>
          <w:bCs/>
          <w:i/>
        </w:rPr>
        <w:t>a</w:t>
      </w:r>
      <w:r w:rsidRPr="000E237C">
        <w:rPr>
          <w:rFonts w:ascii="Times New Roman" w:eastAsia="Times New Roman" w:hAnsi="Times New Roman" w:cs="Times New Roman"/>
          <w:bCs/>
          <w:i/>
        </w:rPr>
        <w:t xml:space="preserve"> schematic diagram of the ESP32 lyraT</w:t>
      </w:r>
    </w:p>
    <w:p w14:paraId="45DEBA1C" w14:textId="266BA872" w:rsidR="005367E7" w:rsidDel="001624D3" w:rsidRDefault="005367E7">
      <w:pPr>
        <w:ind w:firstLine="0"/>
        <w:rPr>
          <w:del w:id="305" w:author="Muhammad Fathy Rashad" w:date="2019-11-24T16:57:00Z"/>
          <w:rFonts w:ascii="Times New Roman" w:eastAsia="Times New Roman" w:hAnsi="Times New Roman" w:cs="Times New Roman"/>
          <w:b/>
          <w:bCs/>
        </w:rPr>
        <w:pPrChange w:id="306" w:author="Muhammad Fathy Rashad" w:date="2019-11-24T16:57:00Z">
          <w:pPr>
            <w:ind w:firstLine="0"/>
            <w:jc w:val="center"/>
          </w:pPr>
        </w:pPrChange>
      </w:pPr>
      <w:del w:id="307" w:author="Muhammad Fathy Rashad" w:date="2019-11-24T16:57:00Z">
        <w:r w:rsidDel="001624D3">
          <w:rPr>
            <w:noProof/>
          </w:rPr>
          <w:drawing>
            <wp:inline distT="0" distB="0" distL="0" distR="0" wp14:anchorId="6AEFC3C2" wp14:editId="6C75FD74">
              <wp:extent cx="2121584" cy="2419350"/>
              <wp:effectExtent l="0" t="0" r="0" b="0"/>
              <wp:docPr id="2302405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44">
                        <a:extLst>
                          <a:ext uri="{28A0092B-C50C-407E-A947-70E740481C1C}">
                            <a14:useLocalDpi xmlns:a14="http://schemas.microsoft.com/office/drawing/2010/main" val="0"/>
                          </a:ext>
                        </a:extLst>
                      </a:blip>
                      <a:stretch>
                        <a:fillRect/>
                      </a:stretch>
                    </pic:blipFill>
                    <pic:spPr>
                      <a:xfrm>
                        <a:off x="0" y="0"/>
                        <a:ext cx="2121584" cy="2419350"/>
                      </a:xfrm>
                      <a:prstGeom prst="rect">
                        <a:avLst/>
                      </a:prstGeom>
                    </pic:spPr>
                  </pic:pic>
                </a:graphicData>
              </a:graphic>
            </wp:inline>
          </w:drawing>
        </w:r>
      </w:del>
    </w:p>
    <w:p w14:paraId="0C9693D3" w14:textId="2F2C754E" w:rsidR="005367E7" w:rsidDel="001624D3" w:rsidRDefault="005367E7">
      <w:pPr>
        <w:ind w:firstLine="0"/>
        <w:rPr>
          <w:del w:id="308" w:author="Muhammad Fathy Rashad" w:date="2019-11-24T16:57:00Z"/>
          <w:rFonts w:ascii="Times New Roman" w:eastAsia="Times New Roman" w:hAnsi="Times New Roman" w:cs="Times New Roman"/>
          <w:bCs/>
          <w:i/>
        </w:rPr>
        <w:pPrChange w:id="309" w:author="Muhammad Fathy Rashad" w:date="2019-11-24T16:57:00Z">
          <w:pPr>
            <w:ind w:firstLine="0"/>
            <w:jc w:val="center"/>
          </w:pPr>
        </w:pPrChange>
      </w:pPr>
      <w:commentRangeStart w:id="310"/>
      <w:del w:id="311" w:author="Muhammad Fathy Rashad" w:date="2019-11-24T16:57:00Z">
        <w:r w:rsidRPr="000E237C" w:rsidDel="001624D3">
          <w:rPr>
            <w:rFonts w:ascii="Times New Roman" w:eastAsia="Times New Roman" w:hAnsi="Times New Roman" w:cs="Times New Roman"/>
            <w:bCs/>
            <w:i/>
          </w:rPr>
          <w:delText xml:space="preserve">Figure </w:delText>
        </w:r>
        <w:r w:rsidR="007C1115" w:rsidDel="001624D3">
          <w:rPr>
            <w:rFonts w:ascii="Times New Roman" w:eastAsia="Times New Roman" w:hAnsi="Times New Roman" w:cs="Times New Roman"/>
            <w:bCs/>
            <w:i/>
          </w:rPr>
          <w:delText>2.3</w:delText>
        </w:r>
        <w:r w:rsidRPr="000E237C" w:rsidDel="001624D3">
          <w:rPr>
            <w:rFonts w:ascii="Times New Roman" w:eastAsia="Times New Roman" w:hAnsi="Times New Roman" w:cs="Times New Roman"/>
            <w:bCs/>
            <w:i/>
          </w:rPr>
          <w:delText xml:space="preserve">.1b </w:delText>
        </w:r>
        <w:commentRangeEnd w:id="310"/>
        <w:r w:rsidR="004F1EE4" w:rsidDel="001624D3">
          <w:rPr>
            <w:rStyle w:val="CommentReference"/>
          </w:rPr>
          <w:commentReference w:id="310"/>
        </w:r>
        <w:r w:rsidRPr="000E237C" w:rsidDel="001624D3">
          <w:rPr>
            <w:rFonts w:ascii="Times New Roman" w:eastAsia="Times New Roman" w:hAnsi="Times New Roman" w:cs="Times New Roman"/>
            <w:bCs/>
            <w:i/>
          </w:rPr>
          <w:delText>circuit design of prototype using ESP32 LyraT</w:delText>
        </w:r>
      </w:del>
    </w:p>
    <w:p w14:paraId="07B1BC5B" w14:textId="77777777" w:rsidR="005367E7" w:rsidRPr="000E237C" w:rsidRDefault="005367E7" w:rsidP="001624D3">
      <w:pPr>
        <w:ind w:firstLine="0"/>
        <w:jc w:val="center"/>
        <w:rPr>
          <w:rFonts w:ascii="Times New Roman" w:eastAsia="Times New Roman" w:hAnsi="Times New Roman" w:cs="Times New Roman"/>
          <w:bCs/>
          <w:i/>
        </w:rPr>
      </w:pPr>
    </w:p>
    <w:p w14:paraId="56AB6BB4" w14:textId="652C0A30" w:rsidR="007C1115" w:rsidDel="001D49BB" w:rsidRDefault="007C1115" w:rsidP="001D49BB">
      <w:pPr>
        <w:spacing w:after="160" w:line="259" w:lineRule="auto"/>
        <w:ind w:firstLine="0"/>
        <w:jc w:val="left"/>
        <w:rPr>
          <w:del w:id="312" w:author="FIORENTINA RICHELLE ASUN" w:date="2019-11-26T16:39:00Z"/>
          <w:rFonts w:ascii="Times New Roman" w:eastAsia="Times New Roman" w:hAnsi="Times New Roman" w:cs="Times New Roman"/>
          <w:bCs/>
          <w:i/>
        </w:rPr>
      </w:pPr>
      <w:del w:id="313" w:author="FIORENTINA RICHELLE ASUN" w:date="2019-11-26T16:39:00Z">
        <w:r w:rsidDel="001D49BB">
          <w:rPr>
            <w:rFonts w:ascii="Times New Roman" w:eastAsia="Times New Roman" w:hAnsi="Times New Roman" w:cs="Times New Roman"/>
            <w:bCs/>
            <w:i/>
          </w:rPr>
          <w:br w:type="page"/>
        </w:r>
      </w:del>
    </w:p>
    <w:p w14:paraId="658FC7B9" w14:textId="5FC49D45" w:rsidR="001D49BB" w:rsidRDefault="001D49BB">
      <w:pPr>
        <w:spacing w:after="160" w:line="259" w:lineRule="auto"/>
        <w:ind w:firstLine="0"/>
        <w:jc w:val="left"/>
        <w:rPr>
          <w:ins w:id="314" w:author="FIORENTINA RICHELLE ASUN" w:date="2019-11-26T16:40:00Z"/>
          <w:rFonts w:ascii="Times New Roman" w:eastAsia="Times New Roman" w:hAnsi="Times New Roman" w:cs="Times New Roman"/>
          <w:bCs/>
          <w:i/>
        </w:rPr>
      </w:pPr>
    </w:p>
    <w:p w14:paraId="14D24C57" w14:textId="77777777" w:rsidR="001D49BB" w:rsidRDefault="001D49BB">
      <w:pPr>
        <w:spacing w:after="160" w:line="259" w:lineRule="auto"/>
        <w:ind w:firstLine="0"/>
        <w:jc w:val="left"/>
        <w:rPr>
          <w:ins w:id="315" w:author="FIORENTINA RICHELLE ASUN" w:date="2019-11-26T16:39:00Z"/>
          <w:rFonts w:ascii="Times New Roman" w:eastAsia="Times New Roman" w:hAnsi="Times New Roman" w:cs="Times New Roman"/>
          <w:bCs/>
          <w:i/>
        </w:rPr>
      </w:pPr>
    </w:p>
    <w:p w14:paraId="48939319" w14:textId="454FC269" w:rsidR="005367E7" w:rsidRPr="000E237C" w:rsidRDefault="005367E7">
      <w:pPr>
        <w:spacing w:after="160" w:line="259" w:lineRule="auto"/>
        <w:ind w:firstLine="0"/>
        <w:jc w:val="left"/>
        <w:rPr>
          <w:rFonts w:ascii="Times New Roman" w:eastAsia="Times New Roman" w:hAnsi="Times New Roman" w:cs="Times New Roman"/>
          <w:i/>
        </w:rPr>
        <w:pPrChange w:id="316" w:author="FIORENTINA RICHELLE ASUN" w:date="2019-11-26T16:39:00Z">
          <w:pPr>
            <w:ind w:firstLine="0"/>
            <w:jc w:val="center"/>
          </w:pPr>
        </w:pPrChange>
      </w:pPr>
      <w:r w:rsidRPr="001C3EEF">
        <w:rPr>
          <w:rFonts w:ascii="Times New Roman" w:eastAsia="Times New Roman" w:hAnsi="Times New Roman" w:cs="Times New Roman"/>
          <w:bCs/>
          <w:i/>
        </w:rPr>
        <w:t xml:space="preserve">Table </w:t>
      </w:r>
      <w:r w:rsidR="007C1115">
        <w:rPr>
          <w:rFonts w:ascii="Times New Roman" w:eastAsia="Times New Roman" w:hAnsi="Times New Roman" w:cs="Times New Roman"/>
          <w:bCs/>
          <w:i/>
        </w:rPr>
        <w:t>2.3.1</w:t>
      </w:r>
      <w:r w:rsidRPr="001C3EEF">
        <w:rPr>
          <w:rFonts w:ascii="Times New Roman" w:eastAsia="Times New Roman" w:hAnsi="Times New Roman" w:cs="Times New Roman"/>
          <w:bCs/>
          <w:i/>
        </w:rPr>
        <w:t xml:space="preserve"> pros and cons of ESP32 </w:t>
      </w:r>
      <w:commentRangeStart w:id="317"/>
      <w:r w:rsidRPr="001C3EEF">
        <w:rPr>
          <w:rFonts w:ascii="Times New Roman" w:eastAsia="Times New Roman" w:hAnsi="Times New Roman" w:cs="Times New Roman"/>
          <w:bCs/>
          <w:i/>
        </w:rPr>
        <w:t>LyraT</w:t>
      </w:r>
      <w:commentRangeEnd w:id="317"/>
      <w:r w:rsidR="00E866CF">
        <w:rPr>
          <w:rStyle w:val="CommentReference"/>
        </w:rPr>
        <w:commentReference w:id="317"/>
      </w:r>
      <w:ins w:id="318" w:author="Muhammad Fathy Rashad" w:date="2019-11-24T16:13:00Z">
        <w:r w:rsidR="00883564">
          <w:rPr>
            <w:rFonts w:ascii="Times New Roman" w:eastAsia="Times New Roman" w:hAnsi="Times New Roman" w:cs="Times New Roman"/>
            <w:bCs/>
            <w:i/>
          </w:rPr>
          <w:t xml:space="preserve"> (</w:t>
        </w:r>
        <w:r w:rsidR="00883564">
          <w:rPr>
            <w:rStyle w:val="normaltextrun"/>
            <w:color w:val="000000"/>
            <w:bdr w:val="none" w:sz="0" w:space="0" w:color="auto" w:frame="1"/>
          </w:rPr>
          <w:t>ESP32-LyraT V4.3 Getting Started Guide, 2019)</w:t>
        </w:r>
      </w:ins>
    </w:p>
    <w:tbl>
      <w:tblPr>
        <w:tblStyle w:val="TableGrid"/>
        <w:tblW w:w="0" w:type="auto"/>
        <w:jc w:val="center"/>
        <w:tblLook w:val="04A0" w:firstRow="1" w:lastRow="0" w:firstColumn="1" w:lastColumn="0" w:noHBand="0" w:noVBand="1"/>
      </w:tblPr>
      <w:tblGrid>
        <w:gridCol w:w="4272"/>
        <w:gridCol w:w="4272"/>
      </w:tblGrid>
      <w:tr w:rsidR="005367E7" w14:paraId="538CE681" w14:textId="77777777" w:rsidTr="005367E7">
        <w:trPr>
          <w:jc w:val="center"/>
        </w:trPr>
        <w:tc>
          <w:tcPr>
            <w:tcW w:w="4272" w:type="dxa"/>
          </w:tcPr>
          <w:p w14:paraId="607F0E15" w14:textId="77777777" w:rsidR="005367E7" w:rsidRDefault="005367E7" w:rsidP="005367E7">
            <w:pPr>
              <w:ind w:firstLine="0"/>
              <w:jc w:val="center"/>
              <w:rPr>
                <w:rFonts w:ascii="Times New Roman" w:eastAsia="Times New Roman" w:hAnsi="Times New Roman" w:cs="Times New Roman"/>
                <w:bCs/>
              </w:rPr>
            </w:pPr>
            <w:r>
              <w:rPr>
                <w:rFonts w:ascii="Times New Roman" w:eastAsia="Times New Roman" w:hAnsi="Times New Roman" w:cs="Times New Roman"/>
                <w:bCs/>
              </w:rPr>
              <w:t>Pros</w:t>
            </w:r>
          </w:p>
        </w:tc>
        <w:tc>
          <w:tcPr>
            <w:tcW w:w="4272" w:type="dxa"/>
          </w:tcPr>
          <w:p w14:paraId="054C19F8" w14:textId="77777777" w:rsidR="005367E7" w:rsidRDefault="005367E7" w:rsidP="005367E7">
            <w:pPr>
              <w:ind w:firstLine="0"/>
              <w:jc w:val="center"/>
              <w:rPr>
                <w:rFonts w:ascii="Times New Roman" w:eastAsia="Times New Roman" w:hAnsi="Times New Roman" w:cs="Times New Roman"/>
                <w:bCs/>
              </w:rPr>
            </w:pPr>
            <w:r>
              <w:rPr>
                <w:rFonts w:ascii="Times New Roman" w:eastAsia="Times New Roman" w:hAnsi="Times New Roman" w:cs="Times New Roman"/>
                <w:bCs/>
              </w:rPr>
              <w:t>Cons</w:t>
            </w:r>
          </w:p>
        </w:tc>
      </w:tr>
      <w:tr w:rsidR="005367E7" w14:paraId="40E82055" w14:textId="77777777" w:rsidTr="005367E7">
        <w:trPr>
          <w:jc w:val="center"/>
        </w:trPr>
        <w:tc>
          <w:tcPr>
            <w:tcW w:w="4272" w:type="dxa"/>
          </w:tcPr>
          <w:p w14:paraId="5F73D188" w14:textId="77777777" w:rsidR="005367E7" w:rsidRDefault="005367E7" w:rsidP="005367E7">
            <w:pPr>
              <w:pStyle w:val="ListParagraph"/>
              <w:ind w:left="0" w:firstLine="0"/>
              <w:rPr>
                <w:rFonts w:ascii="Times New Roman" w:eastAsia="Times New Roman" w:hAnsi="Times New Roman" w:cs="Times New Roman"/>
                <w:bCs/>
              </w:rPr>
            </w:pPr>
            <w:r>
              <w:rPr>
                <w:rFonts w:ascii="Times New Roman" w:eastAsia="Times New Roman" w:hAnsi="Times New Roman" w:cs="Times New Roman"/>
                <w:bCs/>
              </w:rPr>
              <w:t>- Built-in Microphone</w:t>
            </w:r>
          </w:p>
          <w:p w14:paraId="793A331B" w14:textId="77777777" w:rsidR="005367E7" w:rsidRDefault="005367E7" w:rsidP="005367E7">
            <w:pPr>
              <w:pStyle w:val="ListParagraph"/>
              <w:ind w:left="0" w:firstLine="0"/>
              <w:rPr>
                <w:rFonts w:ascii="Times New Roman" w:eastAsia="Times New Roman" w:hAnsi="Times New Roman" w:cs="Times New Roman"/>
                <w:bCs/>
              </w:rPr>
            </w:pPr>
            <w:r>
              <w:rPr>
                <w:rFonts w:ascii="Times New Roman" w:eastAsia="Times New Roman" w:hAnsi="Times New Roman" w:cs="Times New Roman"/>
                <w:bCs/>
              </w:rPr>
              <w:t>- Built in WiFi and Bluetooth</w:t>
            </w:r>
          </w:p>
          <w:p w14:paraId="48C797CE" w14:textId="77777777" w:rsidR="005367E7" w:rsidRDefault="005367E7" w:rsidP="005367E7">
            <w:pPr>
              <w:pStyle w:val="ListParagraph"/>
              <w:ind w:left="0" w:firstLine="0"/>
              <w:rPr>
                <w:rFonts w:ascii="Times New Roman" w:eastAsia="Times New Roman" w:hAnsi="Times New Roman" w:cs="Times New Roman"/>
                <w:bCs/>
              </w:rPr>
            </w:pPr>
            <w:r>
              <w:rPr>
                <w:rFonts w:ascii="Times New Roman" w:eastAsia="Times New Roman" w:hAnsi="Times New Roman" w:cs="Times New Roman"/>
                <w:bCs/>
              </w:rPr>
              <w:t>- Built in Voice Wake-up and Recognition -support</w:t>
            </w:r>
          </w:p>
          <w:p w14:paraId="2C17A390" w14:textId="77777777" w:rsidR="005367E7" w:rsidRPr="004E109D" w:rsidRDefault="005367E7" w:rsidP="005367E7">
            <w:pPr>
              <w:pStyle w:val="ListParagraph"/>
              <w:ind w:left="0" w:firstLine="0"/>
              <w:rPr>
                <w:rFonts w:ascii="Times New Roman" w:eastAsia="Times New Roman" w:hAnsi="Times New Roman" w:cs="Times New Roman"/>
                <w:bCs/>
              </w:rPr>
            </w:pPr>
            <w:r>
              <w:rPr>
                <w:rFonts w:ascii="Times New Roman" w:eastAsia="Times New Roman" w:hAnsi="Times New Roman" w:cs="Times New Roman"/>
                <w:bCs/>
              </w:rPr>
              <w:t>- Built-in battery power system</w:t>
            </w:r>
          </w:p>
        </w:tc>
        <w:tc>
          <w:tcPr>
            <w:tcW w:w="4272" w:type="dxa"/>
          </w:tcPr>
          <w:p w14:paraId="21EA8A1B" w14:textId="77777777" w:rsidR="005367E7" w:rsidRDefault="005367E7" w:rsidP="005367E7">
            <w:pPr>
              <w:pStyle w:val="ListParagraph"/>
              <w:ind w:left="0" w:firstLine="0"/>
              <w:rPr>
                <w:rFonts w:ascii="Times New Roman" w:eastAsia="Times New Roman" w:hAnsi="Times New Roman" w:cs="Times New Roman"/>
                <w:bCs/>
              </w:rPr>
            </w:pPr>
            <w:r>
              <w:rPr>
                <w:rFonts w:ascii="Times New Roman" w:eastAsia="Times New Roman" w:hAnsi="Times New Roman" w:cs="Times New Roman"/>
                <w:bCs/>
              </w:rPr>
              <w:t>- Big size (</w:t>
            </w:r>
            <w:r w:rsidRPr="005B7D51">
              <w:rPr>
                <w:rFonts w:ascii="Times New Roman" w:eastAsia="Times New Roman" w:hAnsi="Times New Roman" w:cs="Times New Roman"/>
                <w:bCs/>
              </w:rPr>
              <w:t>95.5mm * 80.6mm</w:t>
            </w:r>
            <w:r>
              <w:rPr>
                <w:rFonts w:ascii="Times New Roman" w:eastAsia="Times New Roman" w:hAnsi="Times New Roman" w:cs="Times New Roman"/>
                <w:bCs/>
              </w:rPr>
              <w:t>)</w:t>
            </w:r>
          </w:p>
          <w:p w14:paraId="3DC0E987" w14:textId="5BD0306C" w:rsidR="005367E7" w:rsidRDefault="005367E7" w:rsidP="005367E7">
            <w:pPr>
              <w:pStyle w:val="ListParagraph"/>
              <w:ind w:left="0" w:firstLine="0"/>
              <w:rPr>
                <w:rFonts w:ascii="Times New Roman" w:eastAsia="Times New Roman" w:hAnsi="Times New Roman" w:cs="Times New Roman"/>
                <w:bCs/>
              </w:rPr>
            </w:pPr>
            <w:r>
              <w:rPr>
                <w:rFonts w:ascii="Times New Roman" w:eastAsia="Times New Roman" w:hAnsi="Times New Roman" w:cs="Times New Roman"/>
                <w:bCs/>
              </w:rPr>
              <w:t>- Expensive (RM108) (</w:t>
            </w:r>
            <w:commentRangeStart w:id="319"/>
            <w:r>
              <w:rPr>
                <w:rFonts w:ascii="Times New Roman" w:eastAsia="Times New Roman" w:hAnsi="Times New Roman" w:cs="Times New Roman"/>
                <w:bCs/>
              </w:rPr>
              <w:t>AliExpress,</w:t>
            </w:r>
            <w:ins w:id="320" w:author="Muhammad Fathy Rashad" w:date="2019-11-24T16:14:00Z">
              <w:r w:rsidR="00A87A76">
                <w:rPr>
                  <w:rFonts w:ascii="Times New Roman" w:eastAsia="Times New Roman" w:hAnsi="Times New Roman" w:cs="Times New Roman"/>
                  <w:bCs/>
                </w:rPr>
                <w:t xml:space="preserve"> 2019)</w:t>
              </w:r>
            </w:ins>
            <w:r>
              <w:rPr>
                <w:rFonts w:ascii="Times New Roman" w:eastAsia="Times New Roman" w:hAnsi="Times New Roman" w:cs="Times New Roman"/>
                <w:bCs/>
              </w:rPr>
              <w:t xml:space="preserve"> </w:t>
            </w:r>
            <w:commentRangeEnd w:id="319"/>
            <w:r w:rsidR="00E866CF">
              <w:rPr>
                <w:rStyle w:val="CommentReference"/>
              </w:rPr>
              <w:commentReference w:id="319"/>
            </w:r>
          </w:p>
          <w:p w14:paraId="2CCBB0F8" w14:textId="77777777" w:rsidR="005367E7" w:rsidRDefault="005367E7" w:rsidP="005367E7">
            <w:pPr>
              <w:pStyle w:val="ListParagraph"/>
              <w:ind w:left="0" w:firstLine="0"/>
              <w:rPr>
                <w:rFonts w:ascii="Times New Roman" w:eastAsia="Times New Roman" w:hAnsi="Times New Roman" w:cs="Times New Roman"/>
                <w:bCs/>
              </w:rPr>
            </w:pPr>
            <w:r>
              <w:rPr>
                <w:rFonts w:ascii="Times New Roman" w:eastAsia="Times New Roman" w:hAnsi="Times New Roman" w:cs="Times New Roman"/>
                <w:bCs/>
              </w:rPr>
              <w:t>- Lack of learning resources and tutorial</w:t>
            </w:r>
          </w:p>
          <w:p w14:paraId="1D50D42A" w14:textId="77777777" w:rsidR="005367E7" w:rsidRPr="004E109D" w:rsidRDefault="005367E7" w:rsidP="005367E7">
            <w:pPr>
              <w:pStyle w:val="ListParagraph"/>
              <w:ind w:left="0" w:firstLine="0"/>
              <w:rPr>
                <w:rFonts w:ascii="Times New Roman" w:eastAsia="Times New Roman" w:hAnsi="Times New Roman" w:cs="Times New Roman"/>
                <w:bCs/>
              </w:rPr>
            </w:pPr>
            <w:r>
              <w:rPr>
                <w:rFonts w:ascii="Times New Roman" w:eastAsia="Times New Roman" w:hAnsi="Times New Roman" w:cs="Times New Roman"/>
                <w:bCs/>
              </w:rPr>
              <w:t>- Limited to use their SDK</w:t>
            </w:r>
            <w:r w:rsidRPr="000E237C">
              <w:rPr>
                <w:rFonts w:ascii="Times New Roman" w:eastAsia="Times New Roman" w:hAnsi="Times New Roman" w:cs="Times New Roman"/>
              </w:rPr>
              <w:t xml:space="preserve"> (Software Development Kit)</w:t>
            </w:r>
          </w:p>
        </w:tc>
      </w:tr>
    </w:tbl>
    <w:p w14:paraId="73D24029" w14:textId="77777777" w:rsidR="007C1115" w:rsidRDefault="007C1115" w:rsidP="007C1115">
      <w:pPr>
        <w:ind w:firstLine="0"/>
        <w:jc w:val="center"/>
        <w:rPr>
          <w:rFonts w:ascii="Times New Roman" w:eastAsia="Times New Roman" w:hAnsi="Times New Roman" w:cs="Times New Roman"/>
          <w:b/>
          <w:bCs/>
        </w:rPr>
      </w:pPr>
    </w:p>
    <w:p w14:paraId="2FEBB7DF" w14:textId="77777777" w:rsidR="007C1115" w:rsidRDefault="007C1115" w:rsidP="007C1115">
      <w:pPr>
        <w:ind w:firstLine="0"/>
        <w:jc w:val="center"/>
        <w:rPr>
          <w:rFonts w:ascii="Times New Roman" w:eastAsia="Times New Roman" w:hAnsi="Times New Roman" w:cs="Times New Roman"/>
          <w:b/>
          <w:bCs/>
        </w:rPr>
      </w:pPr>
    </w:p>
    <w:p w14:paraId="72ECE14B" w14:textId="220D08D4" w:rsidR="005367E7" w:rsidDel="001624D3" w:rsidRDefault="005367E7" w:rsidP="007C1115">
      <w:pPr>
        <w:ind w:firstLine="0"/>
        <w:jc w:val="center"/>
        <w:rPr>
          <w:del w:id="321" w:author="Muhammad Fathy Rashad" w:date="2019-11-24T16:58:00Z"/>
          <w:rFonts w:ascii="Times New Roman" w:eastAsia="Times New Roman" w:hAnsi="Times New Roman" w:cs="Times New Roman"/>
          <w:b/>
          <w:bCs/>
        </w:rPr>
      </w:pPr>
      <w:del w:id="322" w:author="Muhammad Fathy Rashad" w:date="2019-11-24T16:58:00Z">
        <w:r w:rsidDel="001624D3">
          <w:rPr>
            <w:noProof/>
          </w:rPr>
          <w:drawing>
            <wp:inline distT="0" distB="0" distL="0" distR="0" wp14:anchorId="2DC5B05F" wp14:editId="7590D9D2">
              <wp:extent cx="3196661" cy="3000375"/>
              <wp:effectExtent l="0" t="0" r="3810" b="0"/>
              <wp:docPr id="3915445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45">
                        <a:extLst>
                          <a:ext uri="{28A0092B-C50C-407E-A947-70E740481C1C}">
                            <a14:useLocalDpi xmlns:a14="http://schemas.microsoft.com/office/drawing/2010/main" val="0"/>
                          </a:ext>
                        </a:extLst>
                      </a:blip>
                      <a:stretch>
                        <a:fillRect/>
                      </a:stretch>
                    </pic:blipFill>
                    <pic:spPr>
                      <a:xfrm>
                        <a:off x="0" y="0"/>
                        <a:ext cx="3196661" cy="3000375"/>
                      </a:xfrm>
                      <a:prstGeom prst="rect">
                        <a:avLst/>
                      </a:prstGeom>
                    </pic:spPr>
                  </pic:pic>
                </a:graphicData>
              </a:graphic>
            </wp:inline>
          </w:drawing>
        </w:r>
      </w:del>
    </w:p>
    <w:p w14:paraId="048BE95E" w14:textId="20B01D07" w:rsidR="005367E7" w:rsidRPr="000E237C" w:rsidDel="001624D3" w:rsidRDefault="005367E7" w:rsidP="005367E7">
      <w:pPr>
        <w:ind w:firstLine="0"/>
        <w:jc w:val="center"/>
        <w:rPr>
          <w:del w:id="323" w:author="Muhammad Fathy Rashad" w:date="2019-11-24T16:58:00Z"/>
          <w:rFonts w:ascii="Times New Roman" w:eastAsia="Times New Roman" w:hAnsi="Times New Roman" w:cs="Times New Roman"/>
          <w:bCs/>
          <w:i/>
        </w:rPr>
      </w:pPr>
      <w:commentRangeStart w:id="324"/>
      <w:del w:id="325" w:author="Muhammad Fathy Rashad" w:date="2019-11-24T16:58:00Z">
        <w:r w:rsidRPr="000E237C" w:rsidDel="001624D3">
          <w:rPr>
            <w:rFonts w:ascii="Times New Roman" w:eastAsia="Times New Roman" w:hAnsi="Times New Roman" w:cs="Times New Roman"/>
            <w:bCs/>
            <w:i/>
          </w:rPr>
          <w:delText xml:space="preserve">Figure </w:delText>
        </w:r>
        <w:r w:rsidR="007C1115" w:rsidDel="001624D3">
          <w:rPr>
            <w:rFonts w:ascii="Times New Roman" w:eastAsia="Times New Roman" w:hAnsi="Times New Roman" w:cs="Times New Roman"/>
            <w:bCs/>
            <w:i/>
          </w:rPr>
          <w:delText>2.3.2</w:delText>
        </w:r>
        <w:r w:rsidRPr="000E237C" w:rsidDel="001624D3">
          <w:rPr>
            <w:rFonts w:ascii="Times New Roman" w:eastAsia="Times New Roman" w:hAnsi="Times New Roman" w:cs="Times New Roman"/>
            <w:bCs/>
            <w:i/>
          </w:rPr>
          <w:delText xml:space="preserve"> </w:delText>
        </w:r>
        <w:commentRangeEnd w:id="324"/>
        <w:r w:rsidR="004F1EE4" w:rsidDel="001624D3">
          <w:rPr>
            <w:rStyle w:val="CommentReference"/>
          </w:rPr>
          <w:commentReference w:id="324"/>
        </w:r>
        <w:r w:rsidR="009C3969" w:rsidDel="001624D3">
          <w:rPr>
            <w:rFonts w:ascii="Times New Roman" w:eastAsia="Times New Roman" w:hAnsi="Times New Roman" w:cs="Times New Roman"/>
            <w:bCs/>
            <w:i/>
          </w:rPr>
          <w:delText>t</w:delText>
        </w:r>
        <w:r w:rsidRPr="000E237C" w:rsidDel="001624D3">
          <w:rPr>
            <w:rFonts w:ascii="Times New Roman" w:eastAsia="Times New Roman" w:hAnsi="Times New Roman" w:cs="Times New Roman"/>
            <w:bCs/>
            <w:i/>
          </w:rPr>
          <w:delText>he circuit design of prototype if using Pi Zero WH</w:delText>
        </w:r>
      </w:del>
    </w:p>
    <w:p w14:paraId="08BFF377" w14:textId="77777777" w:rsidR="00543414" w:rsidRDefault="00543414" w:rsidP="005367E7">
      <w:pPr>
        <w:rPr>
          <w:rFonts w:ascii="Times New Roman" w:eastAsia="Times New Roman" w:hAnsi="Times New Roman" w:cs="Times New Roman"/>
          <w:bCs/>
        </w:rPr>
      </w:pPr>
    </w:p>
    <w:p w14:paraId="04902A6B" w14:textId="77777777" w:rsidR="007C1115" w:rsidRDefault="007C1115">
      <w:pPr>
        <w:spacing w:after="160" w:line="259" w:lineRule="auto"/>
        <w:ind w:firstLine="0"/>
        <w:jc w:val="left"/>
        <w:rPr>
          <w:rFonts w:ascii="Times New Roman" w:eastAsia="Times New Roman" w:hAnsi="Times New Roman" w:cs="Times New Roman"/>
          <w:bCs/>
        </w:rPr>
      </w:pPr>
      <w:r>
        <w:rPr>
          <w:rFonts w:ascii="Times New Roman" w:eastAsia="Times New Roman" w:hAnsi="Times New Roman" w:cs="Times New Roman"/>
          <w:bCs/>
        </w:rPr>
        <w:br w:type="page"/>
      </w:r>
    </w:p>
    <w:p w14:paraId="06847D04" w14:textId="2B13D6DC" w:rsidR="005367E7" w:rsidRDefault="005367E7" w:rsidP="005367E7">
      <w:pPr>
        <w:rPr>
          <w:rFonts w:ascii="Times New Roman" w:eastAsia="Times New Roman" w:hAnsi="Times New Roman" w:cs="Times New Roman"/>
          <w:bCs/>
        </w:rPr>
      </w:pPr>
      <w:r>
        <w:rPr>
          <w:rFonts w:ascii="Times New Roman" w:eastAsia="Times New Roman" w:hAnsi="Times New Roman" w:cs="Times New Roman"/>
          <w:bCs/>
        </w:rPr>
        <w:lastRenderedPageBreak/>
        <w:t xml:space="preserve">Based on </w:t>
      </w:r>
      <w:commentRangeStart w:id="326"/>
      <w:r>
        <w:rPr>
          <w:rFonts w:ascii="Times New Roman" w:eastAsia="Times New Roman" w:hAnsi="Times New Roman" w:cs="Times New Roman"/>
          <w:bCs/>
        </w:rPr>
        <w:t>Raspberry Pi official website</w:t>
      </w:r>
      <w:commentRangeEnd w:id="326"/>
      <w:r w:rsidR="004F1EE4">
        <w:rPr>
          <w:rStyle w:val="CommentReference"/>
        </w:rPr>
        <w:commentReference w:id="326"/>
      </w:r>
      <w:ins w:id="327" w:author="Muhammad Fathy Rashad" w:date="2019-11-24T16:14:00Z">
        <w:r w:rsidR="005636ED">
          <w:rPr>
            <w:rFonts w:ascii="Times New Roman" w:eastAsia="Times New Roman" w:hAnsi="Times New Roman" w:cs="Times New Roman"/>
            <w:bCs/>
          </w:rPr>
          <w:t xml:space="preserve"> (</w:t>
        </w:r>
      </w:ins>
      <w:ins w:id="328" w:author="Muhammad Fathy Rashad" w:date="2019-11-24T16:15:00Z">
        <w:r w:rsidR="005636ED">
          <w:rPr>
            <w:rStyle w:val="normaltextrun"/>
            <w:color w:val="000000"/>
            <w:bdr w:val="none" w:sz="0" w:space="0" w:color="auto" w:frame="1"/>
          </w:rPr>
          <w:t>Raspberry Pi Zero W, 2019)</w:t>
        </w:r>
      </w:ins>
      <w:r>
        <w:rPr>
          <w:rFonts w:ascii="Times New Roman" w:eastAsia="Times New Roman" w:hAnsi="Times New Roman" w:cs="Times New Roman"/>
          <w:bCs/>
        </w:rPr>
        <w:t>, t</w:t>
      </w:r>
      <w:r w:rsidRPr="00C1050C">
        <w:rPr>
          <w:rFonts w:ascii="Times New Roman" w:eastAsia="Times New Roman" w:hAnsi="Times New Roman" w:cs="Times New Roman"/>
          <w:bCs/>
        </w:rPr>
        <w:t>he Raspberry Pi Zero W extends the Pi Zero family and comes with added wireless LAN and Bluetooth connectivity.</w:t>
      </w:r>
      <w:r w:rsidRPr="000E237C">
        <w:rPr>
          <w:rFonts w:ascii="Times New Roman" w:eastAsia="Times New Roman" w:hAnsi="Times New Roman" w:cs="Times New Roman"/>
        </w:rPr>
        <w:t xml:space="preserve"> Raspberry Pi is a mini computer and has </w:t>
      </w:r>
      <w:r>
        <w:rPr>
          <w:rFonts w:ascii="Times New Roman" w:eastAsia="Times New Roman" w:hAnsi="Times New Roman" w:cs="Times New Roman"/>
          <w:bCs/>
        </w:rPr>
        <w:t xml:space="preserve">almost the same capabilities with other normal computers, hence offers more flexibility in terms of the software system. However, as </w:t>
      </w:r>
      <w:r w:rsidRPr="0048428A">
        <w:rPr>
          <w:rFonts w:ascii="Times New Roman" w:eastAsia="Times New Roman" w:hAnsi="Times New Roman" w:cs="Times New Roman"/>
        </w:rPr>
        <w:t>R</w:t>
      </w:r>
      <w:r w:rsidRPr="006B0DE0">
        <w:rPr>
          <w:rFonts w:ascii="Times New Roman" w:eastAsia="Times New Roman" w:hAnsi="Times New Roman" w:cs="Times New Roman"/>
        </w:rPr>
        <w:t xml:space="preserve">aspberry </w:t>
      </w:r>
      <w:r w:rsidRPr="00D81549">
        <w:rPr>
          <w:rFonts w:ascii="Times New Roman" w:eastAsia="Times New Roman" w:hAnsi="Times New Roman" w:cs="Times New Roman"/>
        </w:rPr>
        <w:t>P</w:t>
      </w:r>
      <w:r>
        <w:rPr>
          <w:rFonts w:ascii="Times New Roman" w:eastAsia="Times New Roman" w:hAnsi="Times New Roman" w:cs="Times New Roman"/>
          <w:bCs/>
        </w:rPr>
        <w:t xml:space="preserve">i </w:t>
      </w:r>
      <w:del w:id="329" w:author="Nor Erniza Bt M Rozali - Dr (ACAD/UTP)" w:date="2019-11-21T11:54:00Z">
        <w:r w:rsidDel="004F1EE4">
          <w:rPr>
            <w:rFonts w:ascii="Times New Roman" w:eastAsia="Times New Roman" w:hAnsi="Times New Roman" w:cs="Times New Roman"/>
            <w:bCs/>
          </w:rPr>
          <w:delText xml:space="preserve">did </w:delText>
        </w:r>
      </w:del>
      <w:ins w:id="330" w:author="Nor Erniza Bt M Rozali - Dr (ACAD/UTP)" w:date="2019-11-21T11:54:00Z">
        <w:r w:rsidR="004F1EE4">
          <w:rPr>
            <w:rFonts w:ascii="Times New Roman" w:eastAsia="Times New Roman" w:hAnsi="Times New Roman" w:cs="Times New Roman"/>
            <w:bCs/>
          </w:rPr>
          <w:t xml:space="preserve">do </w:t>
        </w:r>
      </w:ins>
      <w:r>
        <w:rPr>
          <w:rFonts w:ascii="Times New Roman" w:eastAsia="Times New Roman" w:hAnsi="Times New Roman" w:cs="Times New Roman"/>
          <w:bCs/>
        </w:rPr>
        <w:t xml:space="preserve">not come with audio input and power storage support, and an additional USB microphone and </w:t>
      </w:r>
      <w:r w:rsidRPr="00B27DAC">
        <w:rPr>
          <w:rFonts w:ascii="Times New Roman" w:eastAsia="Times New Roman" w:hAnsi="Times New Roman" w:cs="Times New Roman"/>
        </w:rPr>
        <w:t>a p</w:t>
      </w:r>
      <w:r w:rsidRPr="000E237C">
        <w:rPr>
          <w:rFonts w:ascii="Times New Roman" w:eastAsia="Times New Roman" w:hAnsi="Times New Roman" w:cs="Times New Roman"/>
        </w:rPr>
        <w:t xml:space="preserve">owerbank </w:t>
      </w:r>
      <w:del w:id="331" w:author="Nor Erniza Bt M Rozali - Dr (ACAD/UTP)" w:date="2019-11-21T11:55:00Z">
        <w:r w:rsidRPr="000E237C" w:rsidDel="004F1EE4">
          <w:rPr>
            <w:rFonts w:ascii="Times New Roman" w:eastAsia="Times New Roman" w:hAnsi="Times New Roman" w:cs="Times New Roman"/>
          </w:rPr>
          <w:delText xml:space="preserve">is </w:delText>
        </w:r>
      </w:del>
      <w:ins w:id="332" w:author="Nor Erniza Bt M Rozali - Dr (ACAD/UTP)" w:date="2019-11-21T11:55:00Z">
        <w:r w:rsidR="004F1EE4">
          <w:rPr>
            <w:rFonts w:ascii="Times New Roman" w:eastAsia="Times New Roman" w:hAnsi="Times New Roman" w:cs="Times New Roman"/>
          </w:rPr>
          <w:t>are</w:t>
        </w:r>
        <w:r w:rsidR="004F1EE4" w:rsidRPr="000E237C">
          <w:rPr>
            <w:rFonts w:ascii="Times New Roman" w:eastAsia="Times New Roman" w:hAnsi="Times New Roman" w:cs="Times New Roman"/>
          </w:rPr>
          <w:t xml:space="preserve"> </w:t>
        </w:r>
      </w:ins>
      <w:r w:rsidRPr="000E237C">
        <w:rPr>
          <w:rFonts w:ascii="Times New Roman" w:eastAsia="Times New Roman" w:hAnsi="Times New Roman" w:cs="Times New Roman"/>
        </w:rPr>
        <w:t xml:space="preserve">required for the prototype. The pros and cons of Raspberry Pi Zero WH has been analyzed and shown in Table </w:t>
      </w:r>
      <w:r w:rsidR="00C74892">
        <w:rPr>
          <w:rFonts w:ascii="Times New Roman" w:eastAsia="Times New Roman" w:hAnsi="Times New Roman" w:cs="Times New Roman"/>
          <w:bCs/>
        </w:rPr>
        <w:t>2.3.2</w:t>
      </w:r>
      <w:r>
        <w:rPr>
          <w:rFonts w:ascii="Times New Roman" w:eastAsia="Times New Roman" w:hAnsi="Times New Roman" w:cs="Times New Roman"/>
          <w:bCs/>
        </w:rPr>
        <w:t>.</w:t>
      </w:r>
    </w:p>
    <w:p w14:paraId="5B232435" w14:textId="77777777" w:rsidR="009C3969" w:rsidRDefault="009C3969" w:rsidP="005367E7">
      <w:pPr>
        <w:rPr>
          <w:rFonts w:ascii="Times New Roman" w:eastAsia="Times New Roman" w:hAnsi="Times New Roman" w:cs="Times New Roman"/>
          <w:bCs/>
        </w:rPr>
      </w:pPr>
    </w:p>
    <w:tbl>
      <w:tblPr>
        <w:tblStyle w:val="TableGrid"/>
        <w:tblpPr w:leftFromText="180" w:rightFromText="180" w:vertAnchor="text" w:horzAnchor="margin" w:tblpY="511"/>
        <w:tblW w:w="0" w:type="auto"/>
        <w:tblLook w:val="04A0" w:firstRow="1" w:lastRow="0" w:firstColumn="1" w:lastColumn="0" w:noHBand="0" w:noVBand="1"/>
      </w:tblPr>
      <w:tblGrid>
        <w:gridCol w:w="5290"/>
        <w:gridCol w:w="3576"/>
      </w:tblGrid>
      <w:tr w:rsidR="005367E7" w14:paraId="144C8BA9" w14:textId="77777777" w:rsidTr="005367E7">
        <w:trPr>
          <w:trHeight w:val="530"/>
        </w:trPr>
        <w:tc>
          <w:tcPr>
            <w:tcW w:w="5290" w:type="dxa"/>
            <w:vAlign w:val="center"/>
          </w:tcPr>
          <w:p w14:paraId="23BCA8F8" w14:textId="77777777" w:rsidR="005367E7" w:rsidRPr="00655EE2" w:rsidRDefault="005367E7" w:rsidP="005367E7">
            <w:pPr>
              <w:spacing w:line="240" w:lineRule="auto"/>
              <w:ind w:firstLine="0"/>
              <w:jc w:val="center"/>
              <w:rPr>
                <w:rFonts w:ascii="Times New Roman" w:eastAsia="Times New Roman" w:hAnsi="Times New Roman" w:cs="Times New Roman"/>
                <w:b/>
              </w:rPr>
            </w:pPr>
            <w:r w:rsidRPr="00655EE2">
              <w:rPr>
                <w:rFonts w:ascii="Times New Roman" w:eastAsia="Times New Roman" w:hAnsi="Times New Roman" w:cs="Times New Roman"/>
                <w:b/>
              </w:rPr>
              <w:t>Pros</w:t>
            </w:r>
          </w:p>
        </w:tc>
        <w:tc>
          <w:tcPr>
            <w:tcW w:w="3576" w:type="dxa"/>
            <w:vAlign w:val="center"/>
          </w:tcPr>
          <w:p w14:paraId="17AAF382" w14:textId="77777777" w:rsidR="005367E7" w:rsidRPr="00655EE2" w:rsidRDefault="005367E7" w:rsidP="005367E7">
            <w:pPr>
              <w:spacing w:line="240" w:lineRule="auto"/>
              <w:ind w:firstLine="0"/>
              <w:jc w:val="center"/>
              <w:rPr>
                <w:rFonts w:ascii="Times New Roman" w:eastAsia="Times New Roman" w:hAnsi="Times New Roman" w:cs="Times New Roman"/>
                <w:b/>
              </w:rPr>
            </w:pPr>
            <w:r w:rsidRPr="00655EE2">
              <w:rPr>
                <w:rFonts w:ascii="Times New Roman" w:eastAsia="Times New Roman" w:hAnsi="Times New Roman" w:cs="Times New Roman"/>
                <w:b/>
              </w:rPr>
              <w:t>Cons</w:t>
            </w:r>
          </w:p>
        </w:tc>
      </w:tr>
      <w:tr w:rsidR="005367E7" w14:paraId="3D9E1748" w14:textId="77777777" w:rsidTr="008E197C">
        <w:trPr>
          <w:trHeight w:val="2318"/>
        </w:trPr>
        <w:tc>
          <w:tcPr>
            <w:tcW w:w="5290" w:type="dxa"/>
            <w:vAlign w:val="center"/>
          </w:tcPr>
          <w:p w14:paraId="5796862B" w14:textId="77777777" w:rsidR="005367E7" w:rsidRDefault="005367E7" w:rsidP="005367E7">
            <w:pPr>
              <w:pStyle w:val="ListParagraph"/>
              <w:spacing w:line="360" w:lineRule="auto"/>
              <w:ind w:left="0" w:firstLine="0"/>
              <w:jc w:val="left"/>
              <w:rPr>
                <w:rFonts w:ascii="Times New Roman" w:eastAsia="Times New Roman" w:hAnsi="Times New Roman" w:cs="Times New Roman"/>
                <w:bCs/>
              </w:rPr>
            </w:pPr>
            <w:r>
              <w:rPr>
                <w:rFonts w:ascii="Times New Roman" w:eastAsia="Times New Roman" w:hAnsi="Times New Roman" w:cs="Times New Roman"/>
                <w:bCs/>
              </w:rPr>
              <w:t xml:space="preserve">- </w:t>
            </w:r>
            <w:r w:rsidRPr="00B9093E">
              <w:rPr>
                <w:rFonts w:ascii="Times New Roman" w:eastAsia="Times New Roman" w:hAnsi="Times New Roman" w:cs="Times New Roman"/>
                <w:bCs/>
              </w:rPr>
              <w:t>Built in Wi-Fi and Bluetooth</w:t>
            </w:r>
          </w:p>
          <w:p w14:paraId="44A60D2B" w14:textId="77777777" w:rsidR="005367E7" w:rsidRDefault="005367E7" w:rsidP="005367E7">
            <w:pPr>
              <w:pStyle w:val="ListParagraph"/>
              <w:spacing w:line="360" w:lineRule="auto"/>
              <w:ind w:left="0" w:firstLine="0"/>
              <w:jc w:val="left"/>
              <w:rPr>
                <w:rFonts w:ascii="Times New Roman" w:eastAsia="Times New Roman" w:hAnsi="Times New Roman" w:cs="Times New Roman"/>
                <w:bCs/>
              </w:rPr>
            </w:pPr>
            <w:r>
              <w:rPr>
                <w:rFonts w:ascii="Times New Roman" w:eastAsia="Times New Roman" w:hAnsi="Times New Roman" w:cs="Times New Roman"/>
                <w:bCs/>
              </w:rPr>
              <w:t>- Small size (</w:t>
            </w:r>
            <w:r w:rsidRPr="0043710D">
              <w:rPr>
                <w:rFonts w:ascii="Times New Roman" w:eastAsia="Times New Roman" w:hAnsi="Times New Roman" w:cs="Times New Roman"/>
                <w:bCs/>
              </w:rPr>
              <w:t>65mm x 30mm x 5mm</w:t>
            </w:r>
            <w:r>
              <w:rPr>
                <w:rFonts w:ascii="Times New Roman" w:eastAsia="Times New Roman" w:hAnsi="Times New Roman" w:cs="Times New Roman"/>
                <w:bCs/>
              </w:rPr>
              <w:t>)</w:t>
            </w:r>
          </w:p>
          <w:p w14:paraId="3153F387" w14:textId="3F254309" w:rsidR="005367E7" w:rsidRDefault="005367E7" w:rsidP="005367E7">
            <w:pPr>
              <w:pStyle w:val="ListParagraph"/>
              <w:spacing w:line="360" w:lineRule="auto"/>
              <w:ind w:left="0" w:firstLine="0"/>
              <w:jc w:val="left"/>
              <w:rPr>
                <w:rFonts w:ascii="Times New Roman" w:eastAsia="Times New Roman" w:hAnsi="Times New Roman" w:cs="Times New Roman"/>
                <w:bCs/>
              </w:rPr>
            </w:pPr>
            <w:r>
              <w:rPr>
                <w:rFonts w:ascii="Times New Roman" w:eastAsia="Times New Roman" w:hAnsi="Times New Roman" w:cs="Times New Roman"/>
                <w:bCs/>
              </w:rPr>
              <w:t>- Cheap (RM75</w:t>
            </w:r>
            <w:del w:id="333" w:author="Muhammad Fathy Rashad" w:date="2019-11-24T16:15:00Z">
              <w:r w:rsidDel="00612F62">
                <w:rPr>
                  <w:rFonts w:ascii="Times New Roman" w:eastAsia="Times New Roman" w:hAnsi="Times New Roman" w:cs="Times New Roman"/>
                  <w:bCs/>
                </w:rPr>
                <w:delText xml:space="preserve"> - *Shopee</w:delText>
              </w:r>
            </w:del>
            <w:r>
              <w:rPr>
                <w:rFonts w:ascii="Times New Roman" w:eastAsia="Times New Roman" w:hAnsi="Times New Roman" w:cs="Times New Roman"/>
                <w:bCs/>
              </w:rPr>
              <w:t>)</w:t>
            </w:r>
            <w:ins w:id="334" w:author="Muhammad Fathy Rashad" w:date="2019-11-24T16:15:00Z">
              <w:r w:rsidR="00612F62">
                <w:rPr>
                  <w:rFonts w:ascii="Times New Roman" w:eastAsia="Times New Roman" w:hAnsi="Times New Roman" w:cs="Times New Roman"/>
                  <w:bCs/>
                </w:rPr>
                <w:t xml:space="preserve"> (Shopee, 2019)</w:t>
              </w:r>
            </w:ins>
          </w:p>
          <w:p w14:paraId="7CB251C3" w14:textId="77777777" w:rsidR="005367E7" w:rsidRDefault="005367E7" w:rsidP="005367E7">
            <w:pPr>
              <w:pStyle w:val="ListParagraph"/>
              <w:spacing w:line="360" w:lineRule="auto"/>
              <w:ind w:left="0" w:firstLine="0"/>
              <w:jc w:val="left"/>
              <w:rPr>
                <w:rFonts w:ascii="Times New Roman" w:eastAsia="Times New Roman" w:hAnsi="Times New Roman" w:cs="Times New Roman"/>
                <w:bCs/>
              </w:rPr>
            </w:pPr>
            <w:r>
              <w:rPr>
                <w:rFonts w:ascii="Times New Roman" w:eastAsia="Times New Roman" w:hAnsi="Times New Roman" w:cs="Times New Roman"/>
                <w:bCs/>
              </w:rPr>
              <w:t>- Abundance of learning resources and tutorial.</w:t>
            </w:r>
          </w:p>
          <w:p w14:paraId="5FF7B03B" w14:textId="77777777" w:rsidR="005367E7" w:rsidRDefault="005367E7" w:rsidP="005367E7">
            <w:pPr>
              <w:pStyle w:val="ListParagraph"/>
              <w:spacing w:line="360" w:lineRule="auto"/>
              <w:ind w:left="0" w:firstLine="0"/>
              <w:jc w:val="left"/>
              <w:rPr>
                <w:rFonts w:ascii="Times New Roman" w:eastAsia="Times New Roman" w:hAnsi="Times New Roman" w:cs="Times New Roman"/>
                <w:bCs/>
              </w:rPr>
            </w:pPr>
            <w:r>
              <w:rPr>
                <w:rFonts w:ascii="Times New Roman" w:eastAsia="Times New Roman" w:hAnsi="Times New Roman" w:cs="Times New Roman"/>
                <w:bCs/>
              </w:rPr>
              <w:t>- Flexibility of software capability.</w:t>
            </w:r>
          </w:p>
        </w:tc>
        <w:tc>
          <w:tcPr>
            <w:tcW w:w="3576" w:type="dxa"/>
          </w:tcPr>
          <w:p w14:paraId="3C30B428" w14:textId="77777777" w:rsidR="005367E7" w:rsidRDefault="005367E7" w:rsidP="008E197C">
            <w:pPr>
              <w:pStyle w:val="ListParagraph"/>
              <w:spacing w:line="360" w:lineRule="auto"/>
              <w:ind w:left="0" w:firstLine="0"/>
              <w:jc w:val="left"/>
              <w:rPr>
                <w:rFonts w:ascii="Times New Roman" w:eastAsia="Times New Roman" w:hAnsi="Times New Roman" w:cs="Times New Roman"/>
                <w:bCs/>
              </w:rPr>
            </w:pPr>
            <w:r>
              <w:rPr>
                <w:rFonts w:ascii="Times New Roman" w:eastAsia="Times New Roman" w:hAnsi="Times New Roman" w:cs="Times New Roman"/>
                <w:bCs/>
              </w:rPr>
              <w:t>- Need external microphone</w:t>
            </w:r>
          </w:p>
          <w:p w14:paraId="337C2B83" w14:textId="77777777" w:rsidR="005367E7" w:rsidRPr="006424BC" w:rsidRDefault="005367E7" w:rsidP="008E197C">
            <w:pPr>
              <w:pStyle w:val="ListParagraph"/>
              <w:spacing w:line="360" w:lineRule="auto"/>
              <w:ind w:left="0" w:firstLine="0"/>
              <w:jc w:val="left"/>
              <w:rPr>
                <w:rFonts w:ascii="Times New Roman" w:eastAsia="Times New Roman" w:hAnsi="Times New Roman" w:cs="Times New Roman"/>
                <w:bCs/>
              </w:rPr>
            </w:pPr>
            <w:r>
              <w:rPr>
                <w:rFonts w:ascii="Times New Roman" w:eastAsia="Times New Roman" w:hAnsi="Times New Roman" w:cs="Times New Roman"/>
                <w:bCs/>
              </w:rPr>
              <w:t>- No built-in battery system</w:t>
            </w:r>
          </w:p>
        </w:tc>
      </w:tr>
    </w:tbl>
    <w:p w14:paraId="36FF23D6" w14:textId="606F9DB7" w:rsidR="005367E7" w:rsidRPr="00543414" w:rsidRDefault="005367E7" w:rsidP="00543414">
      <w:pPr>
        <w:ind w:firstLine="0"/>
        <w:jc w:val="center"/>
        <w:rPr>
          <w:rFonts w:ascii="Times New Roman" w:eastAsia="Times New Roman" w:hAnsi="Times New Roman" w:cs="Times New Roman"/>
          <w:bCs/>
          <w:i/>
        </w:rPr>
      </w:pPr>
      <w:r w:rsidRPr="00494863">
        <w:rPr>
          <w:rFonts w:ascii="Times New Roman" w:eastAsia="Times New Roman" w:hAnsi="Times New Roman" w:cs="Times New Roman"/>
          <w:bCs/>
          <w:i/>
        </w:rPr>
        <w:t xml:space="preserve">Table </w:t>
      </w:r>
      <w:r w:rsidR="009C3969">
        <w:rPr>
          <w:rFonts w:ascii="Times New Roman" w:eastAsia="Times New Roman" w:hAnsi="Times New Roman" w:cs="Times New Roman"/>
          <w:bCs/>
          <w:i/>
        </w:rPr>
        <w:t>2.3</w:t>
      </w:r>
      <w:r w:rsidRPr="00494863">
        <w:rPr>
          <w:rFonts w:ascii="Times New Roman" w:eastAsia="Times New Roman" w:hAnsi="Times New Roman" w:cs="Times New Roman"/>
          <w:bCs/>
          <w:i/>
        </w:rPr>
        <w:t xml:space="preserve">.2 </w:t>
      </w:r>
      <w:r w:rsidR="009C3969">
        <w:rPr>
          <w:rFonts w:ascii="Times New Roman" w:eastAsia="Times New Roman" w:hAnsi="Times New Roman" w:cs="Times New Roman"/>
          <w:bCs/>
          <w:i/>
        </w:rPr>
        <w:t>P</w:t>
      </w:r>
      <w:r w:rsidRPr="00494863">
        <w:rPr>
          <w:rFonts w:ascii="Times New Roman" w:eastAsia="Times New Roman" w:hAnsi="Times New Roman" w:cs="Times New Roman"/>
          <w:bCs/>
          <w:i/>
        </w:rPr>
        <w:t>ros and cons of Raspberry Pi Zero WH</w:t>
      </w:r>
    </w:p>
    <w:p w14:paraId="65A3399A" w14:textId="77777777" w:rsidR="009C3969" w:rsidRDefault="009C3969" w:rsidP="005367E7">
      <w:pPr>
        <w:rPr>
          <w:rFonts w:ascii="Times New Roman" w:eastAsia="Times New Roman" w:hAnsi="Times New Roman" w:cs="Times New Roman"/>
          <w:bCs/>
        </w:rPr>
      </w:pPr>
    </w:p>
    <w:p w14:paraId="750E874E" w14:textId="4A345F6C" w:rsidR="005367E7" w:rsidRDefault="005367E7" w:rsidP="005367E7">
      <w:pPr>
        <w:rPr>
          <w:rFonts w:ascii="Times New Roman" w:eastAsia="Times New Roman" w:hAnsi="Times New Roman" w:cs="Times New Roman"/>
        </w:rPr>
      </w:pPr>
      <w:r>
        <w:rPr>
          <w:rFonts w:ascii="Times New Roman" w:eastAsia="Times New Roman" w:hAnsi="Times New Roman" w:cs="Times New Roman"/>
          <w:bCs/>
        </w:rPr>
        <w:t>Based on</w:t>
      </w:r>
      <w:r w:rsidRPr="0070457B">
        <w:rPr>
          <w:rFonts w:ascii="Times New Roman" w:eastAsia="Times New Roman" w:hAnsi="Times New Roman" w:cs="Times New Roman"/>
          <w:bCs/>
        </w:rPr>
        <w:t xml:space="preserve"> </w:t>
      </w:r>
      <w:r>
        <w:rPr>
          <w:rFonts w:ascii="Times New Roman" w:eastAsia="Times New Roman" w:hAnsi="Times New Roman" w:cs="Times New Roman"/>
          <w:bCs/>
        </w:rPr>
        <w:t xml:space="preserve">the two microcontrollers considered, the microcontroller that our group opted to </w:t>
      </w:r>
      <w:r w:rsidRPr="00B27DAC">
        <w:rPr>
          <w:rFonts w:ascii="Times New Roman" w:eastAsia="Times New Roman" w:hAnsi="Times New Roman" w:cs="Times New Roman"/>
        </w:rPr>
        <w:t>impl</w:t>
      </w:r>
      <w:r w:rsidRPr="000E237C">
        <w:rPr>
          <w:rFonts w:ascii="Times New Roman" w:eastAsia="Times New Roman" w:hAnsi="Times New Roman" w:cs="Times New Roman"/>
        </w:rPr>
        <w:t xml:space="preserve">ement </w:t>
      </w:r>
      <w:r>
        <w:rPr>
          <w:rFonts w:ascii="Times New Roman" w:eastAsia="Times New Roman" w:hAnsi="Times New Roman" w:cs="Times New Roman"/>
          <w:bCs/>
        </w:rPr>
        <w:t xml:space="preserve">is the Raspberry Pi Zero WH. The main reason for this choice is because </w:t>
      </w:r>
      <w:ins w:id="335" w:author="FIORENTINA RICHELLE ASUN" w:date="2019-11-24T00:25:00Z">
        <w:r w:rsidR="00DB523D">
          <w:rPr>
            <w:rFonts w:ascii="Times New Roman" w:eastAsia="Times New Roman" w:hAnsi="Times New Roman" w:cs="Times New Roman"/>
            <w:bCs/>
          </w:rPr>
          <w:t>Ra</w:t>
        </w:r>
      </w:ins>
      <w:commentRangeStart w:id="336"/>
      <w:del w:id="337" w:author="FIORENTINA RICHELLE ASUN" w:date="2019-11-24T00:25:00Z">
        <w:r w:rsidDel="00DB523D">
          <w:rPr>
            <w:rFonts w:ascii="Times New Roman" w:eastAsia="Times New Roman" w:hAnsi="Times New Roman" w:cs="Times New Roman"/>
            <w:bCs/>
          </w:rPr>
          <w:delText>r</w:delText>
        </w:r>
        <w:commentRangeEnd w:id="336"/>
        <w:r w:rsidR="004F1EE4" w:rsidDel="00DB523D">
          <w:rPr>
            <w:rStyle w:val="CommentReference"/>
          </w:rPr>
          <w:commentReference w:id="336"/>
        </w:r>
        <w:r w:rsidDel="00DB523D">
          <w:rPr>
            <w:rFonts w:ascii="Times New Roman" w:eastAsia="Times New Roman" w:hAnsi="Times New Roman" w:cs="Times New Roman"/>
            <w:bCs/>
          </w:rPr>
          <w:delText>a</w:delText>
        </w:r>
      </w:del>
      <w:r>
        <w:rPr>
          <w:rFonts w:ascii="Times New Roman" w:eastAsia="Times New Roman" w:hAnsi="Times New Roman" w:cs="Times New Roman"/>
          <w:bCs/>
        </w:rPr>
        <w:t xml:space="preserve">spberry pi acts similarly as computer, </w:t>
      </w:r>
      <w:ins w:id="338" w:author="Nor Erniza Bt M Rozali - Dr (ACAD/UTP)" w:date="2019-11-21T11:57:00Z">
        <w:r w:rsidR="004F1EE4">
          <w:rPr>
            <w:rFonts w:ascii="Times New Roman" w:eastAsia="Times New Roman" w:hAnsi="Times New Roman" w:cs="Times New Roman"/>
            <w:bCs/>
          </w:rPr>
          <w:t xml:space="preserve">therefore </w:t>
        </w:r>
      </w:ins>
      <w:r>
        <w:rPr>
          <w:rFonts w:ascii="Times New Roman" w:eastAsia="Times New Roman" w:hAnsi="Times New Roman" w:cs="Times New Roman"/>
          <w:bCs/>
        </w:rPr>
        <w:t xml:space="preserve">the software system that is tested on a computer before would work in </w:t>
      </w:r>
      <w:r w:rsidRPr="00D81549">
        <w:rPr>
          <w:rFonts w:ascii="Times New Roman" w:eastAsia="Times New Roman" w:hAnsi="Times New Roman" w:cs="Times New Roman"/>
        </w:rPr>
        <w:t>R</w:t>
      </w:r>
      <w:r w:rsidRPr="00B27DAC">
        <w:rPr>
          <w:rFonts w:ascii="Times New Roman" w:eastAsia="Times New Roman" w:hAnsi="Times New Roman" w:cs="Times New Roman"/>
        </w:rPr>
        <w:t xml:space="preserve">aspberry </w:t>
      </w:r>
      <w:r w:rsidRPr="000E237C">
        <w:rPr>
          <w:rFonts w:ascii="Times New Roman" w:eastAsia="Times New Roman" w:hAnsi="Times New Roman" w:cs="Times New Roman"/>
        </w:rPr>
        <w:t xml:space="preserve">Pi. On the other hand, if ESP32 LyraT is used, there are risks of failure for the software systems either due to unsupported library or other unforeseen reasons. </w:t>
      </w:r>
      <w:r>
        <w:rPr>
          <w:rFonts w:ascii="Times New Roman" w:eastAsia="Times New Roman" w:hAnsi="Times New Roman" w:cs="Times New Roman"/>
          <w:bCs/>
        </w:rPr>
        <w:t xml:space="preserve">In addition, Raspberry Pi Zero WH is cheaper, smaller, flexible in term of software capabilities, and have more learning resources compared to </w:t>
      </w:r>
      <w:r w:rsidRPr="000E237C">
        <w:rPr>
          <w:rFonts w:ascii="Times New Roman" w:eastAsia="Times New Roman" w:hAnsi="Times New Roman" w:cs="Times New Roman"/>
        </w:rPr>
        <w:t xml:space="preserve">the </w:t>
      </w:r>
      <w:r>
        <w:rPr>
          <w:rFonts w:ascii="Times New Roman" w:eastAsia="Times New Roman" w:hAnsi="Times New Roman" w:cs="Times New Roman"/>
          <w:bCs/>
        </w:rPr>
        <w:t>ESP32 LyraT.</w:t>
      </w:r>
      <w:r w:rsidRPr="00D81549">
        <w:rPr>
          <w:rFonts w:ascii="Times New Roman" w:eastAsia="Times New Roman" w:hAnsi="Times New Roman" w:cs="Times New Roman"/>
        </w:rPr>
        <w:t xml:space="preserve"> The comparison between the two is shown in Table </w:t>
      </w:r>
      <w:r w:rsidR="00C74892">
        <w:rPr>
          <w:rFonts w:ascii="Times New Roman" w:eastAsia="Times New Roman" w:hAnsi="Times New Roman" w:cs="Times New Roman"/>
        </w:rPr>
        <w:t>2.3.3.</w:t>
      </w:r>
    </w:p>
    <w:p w14:paraId="24D325F7" w14:textId="77777777" w:rsidR="009C3969" w:rsidRDefault="009C3969" w:rsidP="008E197C">
      <w:pPr>
        <w:jc w:val="center"/>
        <w:rPr>
          <w:rFonts w:ascii="Times New Roman" w:hAnsi="Times New Roman" w:cs="Times New Roman"/>
          <w:i/>
        </w:rPr>
      </w:pPr>
    </w:p>
    <w:p w14:paraId="472A6B1D" w14:textId="77777777" w:rsidR="009C3969" w:rsidRDefault="009C3969" w:rsidP="008E197C">
      <w:pPr>
        <w:jc w:val="center"/>
        <w:rPr>
          <w:rFonts w:ascii="Times New Roman" w:hAnsi="Times New Roman" w:cs="Times New Roman"/>
          <w:i/>
        </w:rPr>
      </w:pPr>
    </w:p>
    <w:p w14:paraId="4969AEE0" w14:textId="6F98E4C5" w:rsidR="008E197C" w:rsidRPr="000E237C" w:rsidRDefault="008E197C" w:rsidP="008E197C">
      <w:pPr>
        <w:jc w:val="center"/>
        <w:rPr>
          <w:rFonts w:ascii="Times New Roman" w:eastAsia="Times New Roman" w:hAnsi="Times New Roman" w:cs="Times New Roman"/>
        </w:rPr>
      </w:pPr>
      <w:r>
        <w:rPr>
          <w:rFonts w:ascii="Times New Roman" w:hAnsi="Times New Roman" w:cs="Times New Roman"/>
          <w:i/>
        </w:rPr>
        <w:t>Table</w:t>
      </w:r>
      <w:r w:rsidRPr="000E237C">
        <w:rPr>
          <w:rFonts w:ascii="Times New Roman" w:hAnsi="Times New Roman" w:cs="Times New Roman"/>
          <w:i/>
        </w:rPr>
        <w:t xml:space="preserve"> </w:t>
      </w:r>
      <w:r w:rsidR="009C3969">
        <w:rPr>
          <w:rFonts w:ascii="Times New Roman" w:hAnsi="Times New Roman" w:cs="Times New Roman"/>
          <w:i/>
        </w:rPr>
        <w:t>2.3.3</w:t>
      </w:r>
      <w:r w:rsidRPr="000E237C">
        <w:rPr>
          <w:rFonts w:ascii="Times New Roman" w:hAnsi="Times New Roman" w:cs="Times New Roman"/>
          <w:i/>
        </w:rPr>
        <w:t xml:space="preserve"> </w:t>
      </w:r>
      <w:r w:rsidR="009C3969">
        <w:rPr>
          <w:rFonts w:ascii="Times New Roman" w:hAnsi="Times New Roman" w:cs="Times New Roman"/>
          <w:i/>
        </w:rPr>
        <w:t>C</w:t>
      </w:r>
      <w:r w:rsidRPr="000E237C">
        <w:rPr>
          <w:rFonts w:ascii="Times New Roman" w:hAnsi="Times New Roman" w:cs="Times New Roman"/>
          <w:i/>
        </w:rPr>
        <w:t>omparison between ESP32 LyraT and RPi Zero WH</w:t>
      </w:r>
    </w:p>
    <w:tbl>
      <w:tblPr>
        <w:tblStyle w:val="TableGrid"/>
        <w:tblW w:w="9651" w:type="dxa"/>
        <w:tblLook w:val="04A0" w:firstRow="1" w:lastRow="0" w:firstColumn="1" w:lastColumn="0" w:noHBand="0" w:noVBand="1"/>
      </w:tblPr>
      <w:tblGrid>
        <w:gridCol w:w="2092"/>
        <w:gridCol w:w="2247"/>
        <w:gridCol w:w="2047"/>
        <w:gridCol w:w="1606"/>
        <w:gridCol w:w="1659"/>
      </w:tblGrid>
      <w:tr w:rsidR="008E197C" w:rsidRPr="008E197C" w14:paraId="1A104319" w14:textId="77777777" w:rsidTr="008E197C">
        <w:trPr>
          <w:trHeight w:val="430"/>
        </w:trPr>
        <w:tc>
          <w:tcPr>
            <w:tcW w:w="2092" w:type="dxa"/>
            <w:vMerge w:val="restart"/>
            <w:vAlign w:val="center"/>
          </w:tcPr>
          <w:p w14:paraId="7666A4CF" w14:textId="77777777" w:rsidR="008E197C" w:rsidRPr="008E197C" w:rsidRDefault="008E197C" w:rsidP="008E197C">
            <w:pPr>
              <w:spacing w:line="240" w:lineRule="auto"/>
              <w:ind w:firstLine="0"/>
              <w:jc w:val="center"/>
              <w:rPr>
                <w:rFonts w:ascii="Times New Roman" w:eastAsia="Times New Roman" w:hAnsi="Times New Roman" w:cs="Times New Roman"/>
                <w:b/>
              </w:rPr>
            </w:pPr>
            <w:r w:rsidRPr="008E197C">
              <w:rPr>
                <w:rFonts w:ascii="Times New Roman" w:eastAsia="Times New Roman" w:hAnsi="Times New Roman" w:cs="Times New Roman"/>
                <w:b/>
              </w:rPr>
              <w:t>Feature</w:t>
            </w:r>
          </w:p>
        </w:tc>
        <w:tc>
          <w:tcPr>
            <w:tcW w:w="2247" w:type="dxa"/>
            <w:vMerge w:val="restart"/>
            <w:vAlign w:val="center"/>
          </w:tcPr>
          <w:p w14:paraId="5ACD8672" w14:textId="77777777" w:rsidR="008E197C" w:rsidRPr="008E197C" w:rsidRDefault="008E197C" w:rsidP="008E197C">
            <w:pPr>
              <w:spacing w:line="240" w:lineRule="auto"/>
              <w:ind w:firstLine="0"/>
              <w:jc w:val="center"/>
              <w:rPr>
                <w:rFonts w:ascii="Times New Roman" w:eastAsia="Times New Roman" w:hAnsi="Times New Roman" w:cs="Times New Roman"/>
                <w:b/>
              </w:rPr>
            </w:pPr>
            <w:r w:rsidRPr="008E197C">
              <w:rPr>
                <w:rFonts w:ascii="Times New Roman" w:eastAsia="Times New Roman" w:hAnsi="Times New Roman" w:cs="Times New Roman"/>
                <w:b/>
              </w:rPr>
              <w:t>RPi Zero WH</w:t>
            </w:r>
          </w:p>
        </w:tc>
        <w:tc>
          <w:tcPr>
            <w:tcW w:w="2047" w:type="dxa"/>
            <w:vMerge w:val="restart"/>
            <w:vAlign w:val="center"/>
          </w:tcPr>
          <w:p w14:paraId="19AB96F6" w14:textId="77777777" w:rsidR="008E197C" w:rsidRPr="008E197C" w:rsidRDefault="008E197C" w:rsidP="008E197C">
            <w:pPr>
              <w:spacing w:line="240" w:lineRule="auto"/>
              <w:ind w:firstLine="0"/>
              <w:jc w:val="center"/>
              <w:rPr>
                <w:rFonts w:ascii="Times New Roman" w:eastAsia="Times New Roman" w:hAnsi="Times New Roman" w:cs="Times New Roman"/>
                <w:b/>
              </w:rPr>
            </w:pPr>
            <w:r w:rsidRPr="008E197C">
              <w:rPr>
                <w:rFonts w:ascii="Times New Roman" w:eastAsia="Times New Roman" w:hAnsi="Times New Roman" w:cs="Times New Roman"/>
                <w:b/>
              </w:rPr>
              <w:t>ESP32 LyraT</w:t>
            </w:r>
          </w:p>
        </w:tc>
        <w:tc>
          <w:tcPr>
            <w:tcW w:w="3265" w:type="dxa"/>
            <w:gridSpan w:val="2"/>
            <w:vAlign w:val="center"/>
          </w:tcPr>
          <w:p w14:paraId="66CB2325" w14:textId="77777777" w:rsidR="008E197C" w:rsidRPr="008E197C" w:rsidRDefault="008E197C" w:rsidP="008E197C">
            <w:pPr>
              <w:spacing w:line="240" w:lineRule="auto"/>
              <w:ind w:firstLine="0"/>
              <w:jc w:val="center"/>
              <w:rPr>
                <w:rFonts w:ascii="Times New Roman" w:eastAsia="Times New Roman" w:hAnsi="Times New Roman" w:cs="Times New Roman"/>
                <w:b/>
              </w:rPr>
            </w:pPr>
            <w:r w:rsidRPr="008E197C">
              <w:rPr>
                <w:rFonts w:ascii="Times New Roman" w:eastAsia="Times New Roman" w:hAnsi="Times New Roman" w:cs="Times New Roman"/>
                <w:b/>
              </w:rPr>
              <w:t>Suitability</w:t>
            </w:r>
          </w:p>
        </w:tc>
      </w:tr>
      <w:tr w:rsidR="008E197C" w:rsidRPr="008E197C" w14:paraId="6F116B7C" w14:textId="77777777" w:rsidTr="008E197C">
        <w:trPr>
          <w:trHeight w:val="701"/>
        </w:trPr>
        <w:tc>
          <w:tcPr>
            <w:tcW w:w="2092" w:type="dxa"/>
            <w:vMerge/>
            <w:vAlign w:val="center"/>
          </w:tcPr>
          <w:p w14:paraId="7CEAC4D5" w14:textId="77777777" w:rsidR="008E197C" w:rsidRPr="008E197C" w:rsidRDefault="008E197C" w:rsidP="008E197C">
            <w:pPr>
              <w:spacing w:line="240" w:lineRule="auto"/>
              <w:ind w:firstLine="0"/>
              <w:jc w:val="center"/>
              <w:rPr>
                <w:rFonts w:ascii="Times New Roman" w:eastAsia="Times New Roman" w:hAnsi="Times New Roman" w:cs="Times New Roman"/>
                <w:b/>
              </w:rPr>
            </w:pPr>
          </w:p>
        </w:tc>
        <w:tc>
          <w:tcPr>
            <w:tcW w:w="2247" w:type="dxa"/>
            <w:vMerge/>
            <w:vAlign w:val="center"/>
          </w:tcPr>
          <w:p w14:paraId="558E2CC5" w14:textId="77777777" w:rsidR="008E197C" w:rsidRPr="008E197C" w:rsidRDefault="008E197C" w:rsidP="008E197C">
            <w:pPr>
              <w:spacing w:line="240" w:lineRule="auto"/>
              <w:ind w:firstLine="0"/>
              <w:jc w:val="center"/>
              <w:rPr>
                <w:rFonts w:ascii="Times New Roman" w:eastAsia="Times New Roman" w:hAnsi="Times New Roman" w:cs="Times New Roman"/>
                <w:b/>
              </w:rPr>
            </w:pPr>
          </w:p>
        </w:tc>
        <w:tc>
          <w:tcPr>
            <w:tcW w:w="2047" w:type="dxa"/>
            <w:vMerge/>
            <w:vAlign w:val="center"/>
          </w:tcPr>
          <w:p w14:paraId="4A58521D" w14:textId="77777777" w:rsidR="008E197C" w:rsidRPr="008E197C" w:rsidRDefault="008E197C" w:rsidP="008E197C">
            <w:pPr>
              <w:spacing w:line="240" w:lineRule="auto"/>
              <w:ind w:firstLine="0"/>
              <w:jc w:val="center"/>
              <w:rPr>
                <w:rFonts w:ascii="Times New Roman" w:eastAsia="Times New Roman" w:hAnsi="Times New Roman" w:cs="Times New Roman"/>
                <w:b/>
              </w:rPr>
            </w:pPr>
          </w:p>
        </w:tc>
        <w:tc>
          <w:tcPr>
            <w:tcW w:w="1606" w:type="dxa"/>
            <w:vAlign w:val="center"/>
          </w:tcPr>
          <w:p w14:paraId="3953067D" w14:textId="77777777" w:rsidR="008E197C" w:rsidRPr="008E197C" w:rsidRDefault="008E197C" w:rsidP="008E197C">
            <w:pPr>
              <w:spacing w:line="240" w:lineRule="auto"/>
              <w:ind w:firstLine="0"/>
              <w:jc w:val="center"/>
              <w:rPr>
                <w:rFonts w:ascii="Times New Roman" w:eastAsia="Times New Roman" w:hAnsi="Times New Roman" w:cs="Times New Roman"/>
                <w:b/>
              </w:rPr>
            </w:pPr>
            <w:r w:rsidRPr="008E197C">
              <w:rPr>
                <w:rFonts w:ascii="Times New Roman" w:eastAsia="Times New Roman" w:hAnsi="Times New Roman" w:cs="Times New Roman"/>
                <w:b/>
              </w:rPr>
              <w:t>RPi Zero WH</w:t>
            </w:r>
          </w:p>
        </w:tc>
        <w:tc>
          <w:tcPr>
            <w:tcW w:w="1659" w:type="dxa"/>
            <w:vAlign w:val="center"/>
          </w:tcPr>
          <w:p w14:paraId="412CCF17" w14:textId="77777777" w:rsidR="008E197C" w:rsidRPr="008E197C" w:rsidRDefault="008E197C" w:rsidP="008E197C">
            <w:pPr>
              <w:spacing w:line="240" w:lineRule="auto"/>
              <w:ind w:firstLine="0"/>
              <w:jc w:val="center"/>
              <w:rPr>
                <w:rFonts w:ascii="Times New Roman" w:eastAsia="Times New Roman" w:hAnsi="Times New Roman" w:cs="Times New Roman"/>
                <w:b/>
              </w:rPr>
            </w:pPr>
            <w:r w:rsidRPr="008E197C">
              <w:rPr>
                <w:rFonts w:ascii="Times New Roman" w:eastAsia="Times New Roman" w:hAnsi="Times New Roman" w:cs="Times New Roman"/>
                <w:b/>
              </w:rPr>
              <w:t>ESP32 LyraT</w:t>
            </w:r>
          </w:p>
        </w:tc>
      </w:tr>
      <w:tr w:rsidR="008E197C" w:rsidRPr="008E197C" w14:paraId="3D2D62BF" w14:textId="77777777" w:rsidTr="008E197C">
        <w:trPr>
          <w:trHeight w:val="430"/>
        </w:trPr>
        <w:tc>
          <w:tcPr>
            <w:tcW w:w="2092" w:type="dxa"/>
            <w:vAlign w:val="center"/>
          </w:tcPr>
          <w:p w14:paraId="0A5574DA" w14:textId="77777777" w:rsidR="008E197C" w:rsidRPr="008E197C" w:rsidRDefault="008E197C" w:rsidP="008E197C">
            <w:pPr>
              <w:spacing w:line="240" w:lineRule="auto"/>
              <w:ind w:firstLine="0"/>
              <w:jc w:val="center"/>
              <w:rPr>
                <w:rFonts w:ascii="Times New Roman" w:eastAsia="Times New Roman" w:hAnsi="Times New Roman" w:cs="Times New Roman"/>
              </w:rPr>
            </w:pPr>
            <w:r w:rsidRPr="008E197C">
              <w:rPr>
                <w:rFonts w:ascii="Times New Roman" w:eastAsia="Times New Roman" w:hAnsi="Times New Roman" w:cs="Times New Roman"/>
              </w:rPr>
              <w:t>Size</w:t>
            </w:r>
          </w:p>
        </w:tc>
        <w:tc>
          <w:tcPr>
            <w:tcW w:w="2247" w:type="dxa"/>
            <w:vAlign w:val="center"/>
          </w:tcPr>
          <w:p w14:paraId="0B708BF7" w14:textId="77777777" w:rsidR="008E197C" w:rsidRPr="008E197C" w:rsidRDefault="008E197C" w:rsidP="008E197C">
            <w:pPr>
              <w:spacing w:line="240" w:lineRule="auto"/>
              <w:ind w:firstLine="0"/>
              <w:jc w:val="center"/>
              <w:rPr>
                <w:rFonts w:ascii="Times New Roman" w:eastAsia="Times New Roman" w:hAnsi="Times New Roman" w:cs="Times New Roman"/>
              </w:rPr>
            </w:pPr>
            <w:r w:rsidRPr="008E197C">
              <w:rPr>
                <w:rFonts w:ascii="Times New Roman" w:eastAsia="Times New Roman" w:hAnsi="Times New Roman" w:cs="Times New Roman"/>
                <w:bCs/>
              </w:rPr>
              <w:t>65mm*30mm*5mm</w:t>
            </w:r>
          </w:p>
        </w:tc>
        <w:tc>
          <w:tcPr>
            <w:tcW w:w="2047" w:type="dxa"/>
            <w:vAlign w:val="center"/>
          </w:tcPr>
          <w:p w14:paraId="77B6421E" w14:textId="77777777" w:rsidR="008E197C" w:rsidRPr="008E197C" w:rsidRDefault="008E197C" w:rsidP="008E197C">
            <w:pPr>
              <w:spacing w:line="240" w:lineRule="auto"/>
              <w:ind w:firstLine="0"/>
              <w:jc w:val="center"/>
              <w:rPr>
                <w:rFonts w:ascii="Times New Roman" w:eastAsia="Times New Roman" w:hAnsi="Times New Roman" w:cs="Times New Roman"/>
              </w:rPr>
            </w:pPr>
            <w:r w:rsidRPr="008E197C">
              <w:rPr>
                <w:rFonts w:ascii="Times New Roman" w:eastAsia="Times New Roman" w:hAnsi="Times New Roman" w:cs="Times New Roman"/>
                <w:bCs/>
              </w:rPr>
              <w:t>95.5mm*80.6mm</w:t>
            </w:r>
          </w:p>
        </w:tc>
        <w:tc>
          <w:tcPr>
            <w:tcW w:w="1606" w:type="dxa"/>
            <w:vAlign w:val="center"/>
          </w:tcPr>
          <w:p w14:paraId="26136C5D" w14:textId="77777777" w:rsidR="008E197C" w:rsidRPr="008E197C" w:rsidRDefault="008E197C" w:rsidP="008E197C">
            <w:pPr>
              <w:spacing w:line="240" w:lineRule="auto"/>
              <w:ind w:firstLine="0"/>
              <w:jc w:val="center"/>
              <w:rPr>
                <w:rFonts w:ascii="Times New Roman" w:eastAsia="Times New Roman" w:hAnsi="Times New Roman" w:cs="Times New Roman"/>
              </w:rPr>
            </w:pPr>
            <w:r w:rsidRPr="008E197C">
              <w:rPr>
                <w:rFonts w:ascii="Times New Roman" w:eastAsia="Times New Roman" w:hAnsi="Times New Roman" w:cs="Times New Roman"/>
              </w:rPr>
              <w:t>Yes</w:t>
            </w:r>
          </w:p>
        </w:tc>
        <w:tc>
          <w:tcPr>
            <w:tcW w:w="1659" w:type="dxa"/>
            <w:vAlign w:val="center"/>
          </w:tcPr>
          <w:p w14:paraId="5231022D" w14:textId="77777777" w:rsidR="008E197C" w:rsidRPr="008E197C" w:rsidRDefault="008E197C" w:rsidP="008E197C">
            <w:pPr>
              <w:spacing w:line="240" w:lineRule="auto"/>
              <w:ind w:firstLine="0"/>
              <w:jc w:val="center"/>
              <w:rPr>
                <w:rFonts w:ascii="Times New Roman" w:eastAsia="Times New Roman" w:hAnsi="Times New Roman" w:cs="Times New Roman"/>
              </w:rPr>
            </w:pPr>
            <w:r w:rsidRPr="008E197C">
              <w:rPr>
                <w:rFonts w:ascii="Times New Roman" w:eastAsia="Times New Roman" w:hAnsi="Times New Roman" w:cs="Times New Roman"/>
              </w:rPr>
              <w:t>No</w:t>
            </w:r>
          </w:p>
        </w:tc>
      </w:tr>
      <w:tr w:rsidR="008E197C" w:rsidRPr="008E197C" w14:paraId="2BE0F112" w14:textId="77777777" w:rsidTr="008E197C">
        <w:trPr>
          <w:trHeight w:val="860"/>
        </w:trPr>
        <w:tc>
          <w:tcPr>
            <w:tcW w:w="2092" w:type="dxa"/>
            <w:vAlign w:val="center"/>
          </w:tcPr>
          <w:p w14:paraId="11321088" w14:textId="77777777" w:rsidR="008E197C" w:rsidRPr="008E197C" w:rsidRDefault="008E197C" w:rsidP="008E197C">
            <w:pPr>
              <w:spacing w:line="240" w:lineRule="auto"/>
              <w:ind w:firstLine="0"/>
              <w:jc w:val="center"/>
              <w:rPr>
                <w:rFonts w:ascii="Times New Roman" w:eastAsia="Times New Roman" w:hAnsi="Times New Roman" w:cs="Times New Roman"/>
              </w:rPr>
            </w:pPr>
            <w:r w:rsidRPr="008E197C">
              <w:rPr>
                <w:rFonts w:ascii="Times New Roman" w:eastAsia="Times New Roman" w:hAnsi="Times New Roman" w:cs="Times New Roman"/>
              </w:rPr>
              <w:t>Price</w:t>
            </w:r>
          </w:p>
        </w:tc>
        <w:tc>
          <w:tcPr>
            <w:tcW w:w="2247" w:type="dxa"/>
            <w:vAlign w:val="center"/>
          </w:tcPr>
          <w:p w14:paraId="48B0EE66" w14:textId="77777777" w:rsidR="008E197C" w:rsidRPr="008E197C" w:rsidRDefault="008E197C" w:rsidP="008E197C">
            <w:pPr>
              <w:spacing w:line="240" w:lineRule="auto"/>
              <w:ind w:firstLine="0"/>
              <w:jc w:val="center"/>
              <w:rPr>
                <w:rFonts w:ascii="Times New Roman" w:eastAsia="Times New Roman" w:hAnsi="Times New Roman" w:cs="Times New Roman"/>
              </w:rPr>
            </w:pPr>
            <w:r w:rsidRPr="008E197C">
              <w:rPr>
                <w:rFonts w:ascii="Times New Roman" w:eastAsia="Times New Roman" w:hAnsi="Times New Roman" w:cs="Times New Roman"/>
              </w:rPr>
              <w:t>RM75 (Shopee,2019)</w:t>
            </w:r>
          </w:p>
        </w:tc>
        <w:tc>
          <w:tcPr>
            <w:tcW w:w="2047" w:type="dxa"/>
            <w:vAlign w:val="center"/>
          </w:tcPr>
          <w:p w14:paraId="46B69359" w14:textId="77777777" w:rsidR="008E197C" w:rsidRPr="008E197C" w:rsidRDefault="008E197C" w:rsidP="008E197C">
            <w:pPr>
              <w:spacing w:line="240" w:lineRule="auto"/>
              <w:ind w:firstLine="0"/>
              <w:jc w:val="center"/>
              <w:rPr>
                <w:rFonts w:ascii="Times New Roman" w:eastAsia="Times New Roman" w:hAnsi="Times New Roman" w:cs="Times New Roman"/>
              </w:rPr>
            </w:pPr>
            <w:r w:rsidRPr="008E197C">
              <w:rPr>
                <w:rFonts w:ascii="Times New Roman" w:eastAsia="Times New Roman" w:hAnsi="Times New Roman" w:cs="Times New Roman"/>
              </w:rPr>
              <w:t>RM108 (AliExpress,2019)</w:t>
            </w:r>
          </w:p>
        </w:tc>
        <w:tc>
          <w:tcPr>
            <w:tcW w:w="1606" w:type="dxa"/>
            <w:vAlign w:val="center"/>
          </w:tcPr>
          <w:p w14:paraId="653FA46E" w14:textId="77777777" w:rsidR="008E197C" w:rsidRPr="008E197C" w:rsidRDefault="008E197C" w:rsidP="008E197C">
            <w:pPr>
              <w:spacing w:line="240" w:lineRule="auto"/>
              <w:ind w:firstLine="0"/>
              <w:jc w:val="center"/>
              <w:rPr>
                <w:rFonts w:ascii="Times New Roman" w:eastAsia="Times New Roman" w:hAnsi="Times New Roman" w:cs="Times New Roman"/>
              </w:rPr>
            </w:pPr>
            <w:r w:rsidRPr="008E197C">
              <w:rPr>
                <w:rFonts w:ascii="Times New Roman" w:eastAsia="Times New Roman" w:hAnsi="Times New Roman" w:cs="Times New Roman"/>
              </w:rPr>
              <w:t>Yes</w:t>
            </w:r>
          </w:p>
        </w:tc>
        <w:tc>
          <w:tcPr>
            <w:tcW w:w="1659" w:type="dxa"/>
            <w:vAlign w:val="center"/>
          </w:tcPr>
          <w:p w14:paraId="55940DC4" w14:textId="77777777" w:rsidR="008E197C" w:rsidRPr="008E197C" w:rsidRDefault="008E197C" w:rsidP="008E197C">
            <w:pPr>
              <w:spacing w:line="240" w:lineRule="auto"/>
              <w:ind w:firstLine="0"/>
              <w:jc w:val="center"/>
              <w:rPr>
                <w:rFonts w:ascii="Times New Roman" w:eastAsia="Times New Roman" w:hAnsi="Times New Roman" w:cs="Times New Roman"/>
              </w:rPr>
            </w:pPr>
            <w:r w:rsidRPr="008E197C">
              <w:rPr>
                <w:rFonts w:ascii="Times New Roman" w:eastAsia="Times New Roman" w:hAnsi="Times New Roman" w:cs="Times New Roman"/>
              </w:rPr>
              <w:t>No</w:t>
            </w:r>
          </w:p>
        </w:tc>
      </w:tr>
      <w:tr w:rsidR="008E197C" w:rsidRPr="008E197C" w14:paraId="7D1CD962" w14:textId="77777777" w:rsidTr="008E197C">
        <w:trPr>
          <w:trHeight w:val="430"/>
        </w:trPr>
        <w:tc>
          <w:tcPr>
            <w:tcW w:w="2092" w:type="dxa"/>
            <w:vAlign w:val="center"/>
          </w:tcPr>
          <w:p w14:paraId="6F8D0359" w14:textId="77777777" w:rsidR="008E197C" w:rsidRPr="008E197C" w:rsidRDefault="008E197C" w:rsidP="008E197C">
            <w:pPr>
              <w:spacing w:line="240" w:lineRule="auto"/>
              <w:ind w:firstLine="0"/>
              <w:jc w:val="center"/>
              <w:rPr>
                <w:rFonts w:ascii="Times New Roman" w:eastAsia="Times New Roman" w:hAnsi="Times New Roman" w:cs="Times New Roman"/>
              </w:rPr>
            </w:pPr>
            <w:r w:rsidRPr="008E197C">
              <w:rPr>
                <w:rFonts w:ascii="Times New Roman" w:eastAsia="Times New Roman" w:hAnsi="Times New Roman" w:cs="Times New Roman"/>
              </w:rPr>
              <w:t>Wifi &amp; Bluetooth</w:t>
            </w:r>
          </w:p>
        </w:tc>
        <w:tc>
          <w:tcPr>
            <w:tcW w:w="2247" w:type="dxa"/>
            <w:vAlign w:val="center"/>
          </w:tcPr>
          <w:p w14:paraId="0FC655EF" w14:textId="77777777" w:rsidR="008E197C" w:rsidRPr="008E197C" w:rsidRDefault="008E197C" w:rsidP="008E197C">
            <w:pPr>
              <w:spacing w:line="240" w:lineRule="auto"/>
              <w:ind w:firstLine="0"/>
              <w:jc w:val="center"/>
              <w:rPr>
                <w:rFonts w:ascii="Times New Roman" w:eastAsia="Times New Roman" w:hAnsi="Times New Roman" w:cs="Times New Roman"/>
              </w:rPr>
            </w:pPr>
            <w:r w:rsidRPr="008E197C">
              <w:rPr>
                <w:rFonts w:ascii="Times New Roman" w:eastAsia="Times New Roman" w:hAnsi="Times New Roman" w:cs="Times New Roman"/>
              </w:rPr>
              <w:t>Built-in</w:t>
            </w:r>
          </w:p>
        </w:tc>
        <w:tc>
          <w:tcPr>
            <w:tcW w:w="2047" w:type="dxa"/>
            <w:vAlign w:val="center"/>
          </w:tcPr>
          <w:p w14:paraId="46DB7B2E" w14:textId="77777777" w:rsidR="008E197C" w:rsidRPr="008E197C" w:rsidRDefault="008E197C" w:rsidP="008E197C">
            <w:pPr>
              <w:spacing w:line="240" w:lineRule="auto"/>
              <w:ind w:firstLine="0"/>
              <w:jc w:val="center"/>
              <w:rPr>
                <w:rFonts w:ascii="Times New Roman" w:eastAsia="Times New Roman" w:hAnsi="Times New Roman" w:cs="Times New Roman"/>
              </w:rPr>
            </w:pPr>
            <w:r w:rsidRPr="008E197C">
              <w:rPr>
                <w:rFonts w:ascii="Times New Roman" w:eastAsia="Times New Roman" w:hAnsi="Times New Roman" w:cs="Times New Roman"/>
              </w:rPr>
              <w:t>Built-in</w:t>
            </w:r>
          </w:p>
        </w:tc>
        <w:tc>
          <w:tcPr>
            <w:tcW w:w="1606" w:type="dxa"/>
            <w:vAlign w:val="center"/>
          </w:tcPr>
          <w:p w14:paraId="6D1166E1" w14:textId="77777777" w:rsidR="008E197C" w:rsidRPr="008E197C" w:rsidRDefault="008E197C" w:rsidP="008E197C">
            <w:pPr>
              <w:spacing w:line="240" w:lineRule="auto"/>
              <w:ind w:firstLine="0"/>
              <w:jc w:val="center"/>
              <w:rPr>
                <w:rFonts w:ascii="Times New Roman" w:eastAsia="Times New Roman" w:hAnsi="Times New Roman" w:cs="Times New Roman"/>
              </w:rPr>
            </w:pPr>
            <w:r w:rsidRPr="008E197C">
              <w:rPr>
                <w:rFonts w:ascii="Times New Roman" w:eastAsia="Times New Roman" w:hAnsi="Times New Roman" w:cs="Times New Roman"/>
              </w:rPr>
              <w:t>Yes</w:t>
            </w:r>
          </w:p>
        </w:tc>
        <w:tc>
          <w:tcPr>
            <w:tcW w:w="1659" w:type="dxa"/>
            <w:vAlign w:val="center"/>
          </w:tcPr>
          <w:p w14:paraId="4FA4B767" w14:textId="77777777" w:rsidR="008E197C" w:rsidRPr="008E197C" w:rsidRDefault="008E197C" w:rsidP="008E197C">
            <w:pPr>
              <w:spacing w:line="240" w:lineRule="auto"/>
              <w:ind w:firstLine="0"/>
              <w:jc w:val="center"/>
              <w:rPr>
                <w:rFonts w:ascii="Times New Roman" w:eastAsia="Times New Roman" w:hAnsi="Times New Roman" w:cs="Times New Roman"/>
              </w:rPr>
            </w:pPr>
            <w:r w:rsidRPr="008E197C">
              <w:rPr>
                <w:rFonts w:ascii="Times New Roman" w:eastAsia="Times New Roman" w:hAnsi="Times New Roman" w:cs="Times New Roman"/>
              </w:rPr>
              <w:t>Yes</w:t>
            </w:r>
          </w:p>
        </w:tc>
      </w:tr>
      <w:tr w:rsidR="008E197C" w:rsidRPr="008E197C" w14:paraId="42CA522E" w14:textId="77777777" w:rsidTr="008E197C">
        <w:trPr>
          <w:trHeight w:val="830"/>
        </w:trPr>
        <w:tc>
          <w:tcPr>
            <w:tcW w:w="2092" w:type="dxa"/>
            <w:vAlign w:val="center"/>
          </w:tcPr>
          <w:p w14:paraId="56CC852D" w14:textId="77777777" w:rsidR="008E197C" w:rsidRPr="008E197C" w:rsidRDefault="008E197C" w:rsidP="008E197C">
            <w:pPr>
              <w:spacing w:line="240" w:lineRule="auto"/>
              <w:ind w:firstLine="0"/>
              <w:jc w:val="center"/>
              <w:rPr>
                <w:rFonts w:ascii="Times New Roman" w:eastAsia="Times New Roman" w:hAnsi="Times New Roman" w:cs="Times New Roman"/>
              </w:rPr>
            </w:pPr>
            <w:r w:rsidRPr="008E197C">
              <w:rPr>
                <w:rFonts w:ascii="Times New Roman" w:eastAsia="Times New Roman" w:hAnsi="Times New Roman" w:cs="Times New Roman"/>
              </w:rPr>
              <w:t>Learning Resources</w:t>
            </w:r>
          </w:p>
        </w:tc>
        <w:tc>
          <w:tcPr>
            <w:tcW w:w="2247" w:type="dxa"/>
            <w:vAlign w:val="center"/>
          </w:tcPr>
          <w:p w14:paraId="7F1E03DC" w14:textId="77777777" w:rsidR="008E197C" w:rsidRPr="008E197C" w:rsidRDefault="008E197C" w:rsidP="008E197C">
            <w:pPr>
              <w:spacing w:line="240" w:lineRule="auto"/>
              <w:ind w:firstLine="0"/>
              <w:jc w:val="center"/>
              <w:rPr>
                <w:rFonts w:ascii="Times New Roman" w:eastAsia="Times New Roman" w:hAnsi="Times New Roman" w:cs="Times New Roman"/>
              </w:rPr>
            </w:pPr>
            <w:r w:rsidRPr="008E197C">
              <w:rPr>
                <w:rFonts w:ascii="Times New Roman" w:eastAsia="Times New Roman" w:hAnsi="Times New Roman" w:cs="Times New Roman"/>
              </w:rPr>
              <w:t>Common</w:t>
            </w:r>
          </w:p>
        </w:tc>
        <w:tc>
          <w:tcPr>
            <w:tcW w:w="2047" w:type="dxa"/>
            <w:vAlign w:val="center"/>
          </w:tcPr>
          <w:p w14:paraId="3D86FA12" w14:textId="77777777" w:rsidR="008E197C" w:rsidRPr="008E197C" w:rsidRDefault="008E197C" w:rsidP="008E197C">
            <w:pPr>
              <w:spacing w:line="240" w:lineRule="auto"/>
              <w:ind w:firstLine="0"/>
              <w:jc w:val="center"/>
              <w:rPr>
                <w:rFonts w:ascii="Times New Roman" w:eastAsia="Times New Roman" w:hAnsi="Times New Roman" w:cs="Times New Roman"/>
              </w:rPr>
            </w:pPr>
            <w:r w:rsidRPr="008E197C">
              <w:rPr>
                <w:rFonts w:ascii="Times New Roman" w:eastAsia="Times New Roman" w:hAnsi="Times New Roman" w:cs="Times New Roman"/>
              </w:rPr>
              <w:t>Less common</w:t>
            </w:r>
          </w:p>
        </w:tc>
        <w:tc>
          <w:tcPr>
            <w:tcW w:w="1606" w:type="dxa"/>
            <w:vAlign w:val="center"/>
          </w:tcPr>
          <w:p w14:paraId="7E3454C9" w14:textId="77777777" w:rsidR="008E197C" w:rsidRPr="008E197C" w:rsidRDefault="008E197C" w:rsidP="008E197C">
            <w:pPr>
              <w:spacing w:line="240" w:lineRule="auto"/>
              <w:ind w:firstLine="0"/>
              <w:jc w:val="center"/>
              <w:rPr>
                <w:rFonts w:ascii="Times New Roman" w:eastAsia="Times New Roman" w:hAnsi="Times New Roman" w:cs="Times New Roman"/>
              </w:rPr>
            </w:pPr>
            <w:r w:rsidRPr="008E197C">
              <w:rPr>
                <w:rFonts w:ascii="Times New Roman" w:eastAsia="Times New Roman" w:hAnsi="Times New Roman" w:cs="Times New Roman"/>
              </w:rPr>
              <w:t>Yes</w:t>
            </w:r>
          </w:p>
        </w:tc>
        <w:tc>
          <w:tcPr>
            <w:tcW w:w="1659" w:type="dxa"/>
            <w:vAlign w:val="center"/>
          </w:tcPr>
          <w:p w14:paraId="38A59177" w14:textId="77777777" w:rsidR="008E197C" w:rsidRPr="008E197C" w:rsidRDefault="008E197C" w:rsidP="008E197C">
            <w:pPr>
              <w:spacing w:line="240" w:lineRule="auto"/>
              <w:ind w:firstLine="0"/>
              <w:jc w:val="center"/>
              <w:rPr>
                <w:rFonts w:ascii="Times New Roman" w:eastAsia="Times New Roman" w:hAnsi="Times New Roman" w:cs="Times New Roman"/>
              </w:rPr>
            </w:pPr>
            <w:r w:rsidRPr="008E197C">
              <w:rPr>
                <w:rFonts w:ascii="Times New Roman" w:eastAsia="Times New Roman" w:hAnsi="Times New Roman" w:cs="Times New Roman"/>
              </w:rPr>
              <w:t>No</w:t>
            </w:r>
          </w:p>
        </w:tc>
      </w:tr>
      <w:tr w:rsidR="008E197C" w:rsidRPr="008E197C" w14:paraId="530B919D" w14:textId="77777777" w:rsidTr="008E197C">
        <w:trPr>
          <w:trHeight w:val="460"/>
        </w:trPr>
        <w:tc>
          <w:tcPr>
            <w:tcW w:w="2092" w:type="dxa"/>
            <w:vAlign w:val="center"/>
          </w:tcPr>
          <w:p w14:paraId="66BF8148" w14:textId="77777777" w:rsidR="008E197C" w:rsidRPr="008E197C" w:rsidRDefault="008E197C" w:rsidP="008E197C">
            <w:pPr>
              <w:spacing w:line="240" w:lineRule="auto"/>
              <w:ind w:firstLine="0"/>
              <w:jc w:val="center"/>
              <w:rPr>
                <w:rFonts w:ascii="Times New Roman" w:eastAsia="Times New Roman" w:hAnsi="Times New Roman" w:cs="Times New Roman"/>
              </w:rPr>
            </w:pPr>
            <w:r w:rsidRPr="008E197C">
              <w:rPr>
                <w:rFonts w:ascii="Times New Roman" w:eastAsia="Times New Roman" w:hAnsi="Times New Roman" w:cs="Times New Roman"/>
              </w:rPr>
              <w:t>Battery System</w:t>
            </w:r>
          </w:p>
        </w:tc>
        <w:tc>
          <w:tcPr>
            <w:tcW w:w="2247" w:type="dxa"/>
            <w:vAlign w:val="center"/>
          </w:tcPr>
          <w:p w14:paraId="5BCF8770" w14:textId="77777777" w:rsidR="008E197C" w:rsidRPr="008E197C" w:rsidRDefault="008E197C" w:rsidP="008E197C">
            <w:pPr>
              <w:spacing w:line="240" w:lineRule="auto"/>
              <w:ind w:firstLine="0"/>
              <w:jc w:val="center"/>
              <w:rPr>
                <w:rFonts w:ascii="Times New Roman" w:eastAsia="Times New Roman" w:hAnsi="Times New Roman" w:cs="Times New Roman"/>
              </w:rPr>
            </w:pPr>
            <w:r w:rsidRPr="008E197C">
              <w:rPr>
                <w:rFonts w:ascii="Times New Roman" w:eastAsia="Times New Roman" w:hAnsi="Times New Roman" w:cs="Times New Roman"/>
              </w:rPr>
              <w:t>External</w:t>
            </w:r>
          </w:p>
        </w:tc>
        <w:tc>
          <w:tcPr>
            <w:tcW w:w="2047" w:type="dxa"/>
            <w:vAlign w:val="center"/>
          </w:tcPr>
          <w:p w14:paraId="438BBD30" w14:textId="77777777" w:rsidR="008E197C" w:rsidRPr="008E197C" w:rsidRDefault="008E197C" w:rsidP="008E197C">
            <w:pPr>
              <w:spacing w:line="240" w:lineRule="auto"/>
              <w:ind w:firstLine="0"/>
              <w:jc w:val="center"/>
              <w:rPr>
                <w:rFonts w:ascii="Times New Roman" w:eastAsia="Times New Roman" w:hAnsi="Times New Roman" w:cs="Times New Roman"/>
              </w:rPr>
            </w:pPr>
            <w:r w:rsidRPr="008E197C">
              <w:rPr>
                <w:rFonts w:ascii="Times New Roman" w:eastAsia="Times New Roman" w:hAnsi="Times New Roman" w:cs="Times New Roman"/>
              </w:rPr>
              <w:t>Built-in</w:t>
            </w:r>
          </w:p>
        </w:tc>
        <w:tc>
          <w:tcPr>
            <w:tcW w:w="1606" w:type="dxa"/>
            <w:vAlign w:val="center"/>
          </w:tcPr>
          <w:p w14:paraId="62E5AAAF" w14:textId="77777777" w:rsidR="008E197C" w:rsidRPr="008E197C" w:rsidRDefault="008E197C" w:rsidP="008E197C">
            <w:pPr>
              <w:spacing w:line="240" w:lineRule="auto"/>
              <w:ind w:firstLine="0"/>
              <w:jc w:val="center"/>
              <w:rPr>
                <w:rFonts w:ascii="Times New Roman" w:eastAsia="Times New Roman" w:hAnsi="Times New Roman" w:cs="Times New Roman"/>
              </w:rPr>
            </w:pPr>
            <w:r w:rsidRPr="008E197C">
              <w:rPr>
                <w:rFonts w:ascii="Times New Roman" w:eastAsia="Times New Roman" w:hAnsi="Times New Roman" w:cs="Times New Roman"/>
              </w:rPr>
              <w:t>No</w:t>
            </w:r>
          </w:p>
        </w:tc>
        <w:tc>
          <w:tcPr>
            <w:tcW w:w="1659" w:type="dxa"/>
            <w:vAlign w:val="center"/>
          </w:tcPr>
          <w:p w14:paraId="1FD1EA05" w14:textId="77777777" w:rsidR="008E197C" w:rsidRPr="008E197C" w:rsidRDefault="008E197C" w:rsidP="008E197C">
            <w:pPr>
              <w:spacing w:line="240" w:lineRule="auto"/>
              <w:ind w:firstLine="0"/>
              <w:jc w:val="center"/>
              <w:rPr>
                <w:rFonts w:ascii="Times New Roman" w:eastAsia="Times New Roman" w:hAnsi="Times New Roman" w:cs="Times New Roman"/>
              </w:rPr>
            </w:pPr>
            <w:r w:rsidRPr="008E197C">
              <w:rPr>
                <w:rFonts w:ascii="Times New Roman" w:eastAsia="Times New Roman" w:hAnsi="Times New Roman" w:cs="Times New Roman"/>
              </w:rPr>
              <w:t>Yes</w:t>
            </w:r>
          </w:p>
        </w:tc>
      </w:tr>
      <w:tr w:rsidR="008E197C" w:rsidRPr="008E197C" w14:paraId="0B2B36E7" w14:textId="77777777" w:rsidTr="008E197C">
        <w:trPr>
          <w:trHeight w:val="830"/>
        </w:trPr>
        <w:tc>
          <w:tcPr>
            <w:tcW w:w="2092" w:type="dxa"/>
            <w:vAlign w:val="center"/>
          </w:tcPr>
          <w:p w14:paraId="7DDE1F08" w14:textId="77777777" w:rsidR="008E197C" w:rsidRPr="008E197C" w:rsidRDefault="008E197C" w:rsidP="008E197C">
            <w:pPr>
              <w:spacing w:line="240" w:lineRule="auto"/>
              <w:ind w:firstLine="0"/>
              <w:jc w:val="center"/>
              <w:rPr>
                <w:rFonts w:ascii="Times New Roman" w:eastAsia="Times New Roman" w:hAnsi="Times New Roman" w:cs="Times New Roman"/>
              </w:rPr>
            </w:pPr>
            <w:r w:rsidRPr="008E197C">
              <w:rPr>
                <w:rFonts w:ascii="Times New Roman" w:eastAsia="Times New Roman" w:hAnsi="Times New Roman" w:cs="Times New Roman"/>
              </w:rPr>
              <w:t>Software Capability</w:t>
            </w:r>
          </w:p>
        </w:tc>
        <w:tc>
          <w:tcPr>
            <w:tcW w:w="2247" w:type="dxa"/>
            <w:vAlign w:val="center"/>
          </w:tcPr>
          <w:p w14:paraId="4D595E6E" w14:textId="77777777" w:rsidR="008E197C" w:rsidRPr="008E197C" w:rsidRDefault="008E197C" w:rsidP="008E197C">
            <w:pPr>
              <w:spacing w:line="240" w:lineRule="auto"/>
              <w:ind w:firstLine="0"/>
              <w:jc w:val="center"/>
              <w:rPr>
                <w:rFonts w:ascii="Times New Roman" w:eastAsia="Times New Roman" w:hAnsi="Times New Roman" w:cs="Times New Roman"/>
              </w:rPr>
            </w:pPr>
            <w:r w:rsidRPr="008E197C">
              <w:rPr>
                <w:rFonts w:ascii="Times New Roman" w:eastAsia="Times New Roman" w:hAnsi="Times New Roman" w:cs="Times New Roman"/>
              </w:rPr>
              <w:t>Flexible</w:t>
            </w:r>
          </w:p>
        </w:tc>
        <w:tc>
          <w:tcPr>
            <w:tcW w:w="2047" w:type="dxa"/>
            <w:vAlign w:val="center"/>
          </w:tcPr>
          <w:p w14:paraId="78888AC8" w14:textId="77777777" w:rsidR="008E197C" w:rsidRPr="008E197C" w:rsidRDefault="008E197C" w:rsidP="008E197C">
            <w:pPr>
              <w:spacing w:line="240" w:lineRule="auto"/>
              <w:ind w:firstLine="0"/>
              <w:jc w:val="center"/>
              <w:rPr>
                <w:rFonts w:ascii="Times New Roman" w:eastAsia="Times New Roman" w:hAnsi="Times New Roman" w:cs="Times New Roman"/>
              </w:rPr>
            </w:pPr>
            <w:r w:rsidRPr="008E197C">
              <w:rPr>
                <w:rFonts w:ascii="Times New Roman" w:eastAsia="Times New Roman" w:hAnsi="Times New Roman" w:cs="Times New Roman"/>
              </w:rPr>
              <w:t>Limited</w:t>
            </w:r>
          </w:p>
        </w:tc>
        <w:tc>
          <w:tcPr>
            <w:tcW w:w="1606" w:type="dxa"/>
            <w:vAlign w:val="center"/>
          </w:tcPr>
          <w:p w14:paraId="29411F48" w14:textId="77777777" w:rsidR="008E197C" w:rsidRPr="008E197C" w:rsidRDefault="008E197C" w:rsidP="008E197C">
            <w:pPr>
              <w:spacing w:line="240" w:lineRule="auto"/>
              <w:ind w:firstLine="0"/>
              <w:jc w:val="center"/>
              <w:rPr>
                <w:rFonts w:ascii="Times New Roman" w:eastAsia="Times New Roman" w:hAnsi="Times New Roman" w:cs="Times New Roman"/>
              </w:rPr>
            </w:pPr>
            <w:r w:rsidRPr="008E197C">
              <w:rPr>
                <w:rFonts w:ascii="Times New Roman" w:eastAsia="Times New Roman" w:hAnsi="Times New Roman" w:cs="Times New Roman"/>
              </w:rPr>
              <w:t>Yes</w:t>
            </w:r>
          </w:p>
        </w:tc>
        <w:tc>
          <w:tcPr>
            <w:tcW w:w="1659" w:type="dxa"/>
            <w:vAlign w:val="center"/>
          </w:tcPr>
          <w:p w14:paraId="4259D41D" w14:textId="77777777" w:rsidR="008E197C" w:rsidRPr="008E197C" w:rsidRDefault="008E197C" w:rsidP="008E197C">
            <w:pPr>
              <w:spacing w:line="240" w:lineRule="auto"/>
              <w:ind w:firstLine="0"/>
              <w:jc w:val="center"/>
              <w:rPr>
                <w:rFonts w:ascii="Times New Roman" w:eastAsia="Times New Roman" w:hAnsi="Times New Roman" w:cs="Times New Roman"/>
              </w:rPr>
            </w:pPr>
            <w:r w:rsidRPr="008E197C">
              <w:rPr>
                <w:rFonts w:ascii="Times New Roman" w:eastAsia="Times New Roman" w:hAnsi="Times New Roman" w:cs="Times New Roman"/>
              </w:rPr>
              <w:t>No</w:t>
            </w:r>
          </w:p>
        </w:tc>
      </w:tr>
      <w:tr w:rsidR="008E197C" w:rsidRPr="008E197C" w14:paraId="6AF10297" w14:textId="77777777" w:rsidTr="008E197C">
        <w:trPr>
          <w:trHeight w:val="860"/>
        </w:trPr>
        <w:tc>
          <w:tcPr>
            <w:tcW w:w="2092" w:type="dxa"/>
            <w:vAlign w:val="center"/>
          </w:tcPr>
          <w:p w14:paraId="13E5F1A5" w14:textId="77777777" w:rsidR="008E197C" w:rsidRPr="008E197C" w:rsidRDefault="008E197C" w:rsidP="008E197C">
            <w:pPr>
              <w:spacing w:line="240" w:lineRule="auto"/>
              <w:ind w:firstLine="0"/>
              <w:jc w:val="center"/>
              <w:rPr>
                <w:rFonts w:ascii="Times New Roman" w:eastAsia="Times New Roman" w:hAnsi="Times New Roman" w:cs="Times New Roman"/>
              </w:rPr>
            </w:pPr>
            <w:r w:rsidRPr="008E197C">
              <w:rPr>
                <w:rFonts w:ascii="Times New Roman" w:eastAsia="Times New Roman" w:hAnsi="Times New Roman" w:cs="Times New Roman"/>
              </w:rPr>
              <w:t>Microphone Support</w:t>
            </w:r>
          </w:p>
        </w:tc>
        <w:tc>
          <w:tcPr>
            <w:tcW w:w="2247" w:type="dxa"/>
            <w:vAlign w:val="center"/>
          </w:tcPr>
          <w:p w14:paraId="7774037B" w14:textId="77777777" w:rsidR="008E197C" w:rsidRPr="008E197C" w:rsidRDefault="008E197C" w:rsidP="008E197C">
            <w:pPr>
              <w:spacing w:line="240" w:lineRule="auto"/>
              <w:ind w:firstLine="0"/>
              <w:jc w:val="center"/>
              <w:rPr>
                <w:rFonts w:ascii="Times New Roman" w:eastAsia="Times New Roman" w:hAnsi="Times New Roman" w:cs="Times New Roman"/>
              </w:rPr>
            </w:pPr>
            <w:r w:rsidRPr="008E197C">
              <w:rPr>
                <w:rFonts w:ascii="Times New Roman" w:eastAsia="Times New Roman" w:hAnsi="Times New Roman" w:cs="Times New Roman"/>
              </w:rPr>
              <w:t>External</w:t>
            </w:r>
          </w:p>
        </w:tc>
        <w:tc>
          <w:tcPr>
            <w:tcW w:w="2047" w:type="dxa"/>
            <w:vAlign w:val="center"/>
          </w:tcPr>
          <w:p w14:paraId="38B67CE5" w14:textId="77777777" w:rsidR="008E197C" w:rsidRPr="008E197C" w:rsidRDefault="008E197C" w:rsidP="008E197C">
            <w:pPr>
              <w:spacing w:line="240" w:lineRule="auto"/>
              <w:ind w:firstLine="0"/>
              <w:jc w:val="center"/>
              <w:rPr>
                <w:rFonts w:ascii="Times New Roman" w:eastAsia="Times New Roman" w:hAnsi="Times New Roman" w:cs="Times New Roman"/>
              </w:rPr>
            </w:pPr>
            <w:r w:rsidRPr="008E197C">
              <w:rPr>
                <w:rFonts w:ascii="Times New Roman" w:eastAsia="Times New Roman" w:hAnsi="Times New Roman" w:cs="Times New Roman"/>
              </w:rPr>
              <w:t>Built-in</w:t>
            </w:r>
          </w:p>
        </w:tc>
        <w:tc>
          <w:tcPr>
            <w:tcW w:w="1606" w:type="dxa"/>
            <w:vAlign w:val="center"/>
          </w:tcPr>
          <w:p w14:paraId="4BE236BB" w14:textId="77777777" w:rsidR="008E197C" w:rsidRPr="008E197C" w:rsidRDefault="008E197C" w:rsidP="008E197C">
            <w:pPr>
              <w:spacing w:line="240" w:lineRule="auto"/>
              <w:ind w:firstLine="0"/>
              <w:jc w:val="center"/>
              <w:rPr>
                <w:rFonts w:ascii="Times New Roman" w:eastAsia="Times New Roman" w:hAnsi="Times New Roman" w:cs="Times New Roman"/>
              </w:rPr>
            </w:pPr>
            <w:r w:rsidRPr="008E197C">
              <w:rPr>
                <w:rFonts w:ascii="Times New Roman" w:eastAsia="Times New Roman" w:hAnsi="Times New Roman" w:cs="Times New Roman"/>
              </w:rPr>
              <w:t>No</w:t>
            </w:r>
          </w:p>
        </w:tc>
        <w:tc>
          <w:tcPr>
            <w:tcW w:w="1659" w:type="dxa"/>
            <w:vAlign w:val="center"/>
          </w:tcPr>
          <w:p w14:paraId="405A8018" w14:textId="77777777" w:rsidR="008E197C" w:rsidRPr="008E197C" w:rsidRDefault="008E197C" w:rsidP="008E197C">
            <w:pPr>
              <w:spacing w:line="240" w:lineRule="auto"/>
              <w:ind w:firstLine="0"/>
              <w:jc w:val="center"/>
              <w:rPr>
                <w:rFonts w:ascii="Times New Roman" w:eastAsia="Times New Roman" w:hAnsi="Times New Roman" w:cs="Times New Roman"/>
              </w:rPr>
            </w:pPr>
            <w:r w:rsidRPr="008E197C">
              <w:rPr>
                <w:rFonts w:ascii="Times New Roman" w:eastAsia="Times New Roman" w:hAnsi="Times New Roman" w:cs="Times New Roman"/>
              </w:rPr>
              <w:t>Yes</w:t>
            </w:r>
          </w:p>
        </w:tc>
      </w:tr>
    </w:tbl>
    <w:p w14:paraId="3AFD4DF2" w14:textId="77777777" w:rsidR="005367E7" w:rsidRPr="000E237C" w:rsidRDefault="005367E7" w:rsidP="008E197C">
      <w:pPr>
        <w:spacing w:before="240"/>
        <w:ind w:firstLine="0"/>
        <w:jc w:val="center"/>
        <w:rPr>
          <w:rFonts w:ascii="Times New Roman" w:hAnsi="Times New Roman" w:cs="Times New Roman"/>
          <w:i/>
        </w:rPr>
      </w:pPr>
    </w:p>
    <w:p w14:paraId="22A416C1" w14:textId="77777777" w:rsidR="008E197C" w:rsidRDefault="008E197C">
      <w:pPr>
        <w:spacing w:after="160" w:line="259" w:lineRule="auto"/>
        <w:ind w:firstLine="0"/>
        <w:jc w:val="left"/>
        <w:rPr>
          <w:rFonts w:ascii="Times New Roman" w:hAnsi="Times New Roman" w:cs="Times New Roman"/>
          <w:b/>
        </w:rPr>
      </w:pPr>
      <w:r>
        <w:rPr>
          <w:rFonts w:ascii="Times New Roman" w:hAnsi="Times New Roman" w:cs="Times New Roman"/>
          <w:b/>
        </w:rPr>
        <w:br w:type="page"/>
      </w:r>
    </w:p>
    <w:p w14:paraId="0C09BBCA" w14:textId="77777777" w:rsidR="008E197C" w:rsidRDefault="008E197C" w:rsidP="008E197C">
      <w:pPr>
        <w:ind w:firstLine="0"/>
        <w:jc w:val="left"/>
        <w:rPr>
          <w:rFonts w:ascii="Times New Roman" w:hAnsi="Times New Roman" w:cs="Times New Roman"/>
          <w:b/>
        </w:rPr>
      </w:pPr>
      <w:r>
        <w:rPr>
          <w:rFonts w:ascii="Times New Roman" w:hAnsi="Times New Roman" w:cs="Times New Roman"/>
          <w:b/>
        </w:rPr>
        <w:lastRenderedPageBreak/>
        <w:t xml:space="preserve">FABRICATION </w:t>
      </w:r>
      <w:r w:rsidRPr="000E237C">
        <w:rPr>
          <w:rFonts w:ascii="Times New Roman" w:hAnsi="Times New Roman" w:cs="Times New Roman"/>
          <w:b/>
          <w:bCs/>
        </w:rPr>
        <w:t>MATERIAL</w:t>
      </w:r>
    </w:p>
    <w:p w14:paraId="6C75E768" w14:textId="77777777" w:rsidR="008E197C" w:rsidRPr="005B78E6" w:rsidRDefault="008E197C" w:rsidP="008E197C">
      <w:pPr>
        <w:rPr>
          <w:rFonts w:ascii="Times New Roman" w:hAnsi="Times New Roman" w:cs="Times New Roman"/>
        </w:rPr>
      </w:pPr>
      <w:r>
        <w:rPr>
          <w:rFonts w:ascii="Times New Roman" w:hAnsi="Times New Roman" w:cs="Times New Roman"/>
        </w:rPr>
        <w:t>Various fabrication materials and methods have been explored and researched. 3D printed plastic material and cardboard have been considered to be applied in our project.</w:t>
      </w:r>
    </w:p>
    <w:p w14:paraId="023B7560" w14:textId="77777777" w:rsidR="008E197C" w:rsidRPr="00116DB8" w:rsidRDefault="008E197C" w:rsidP="008E197C">
      <w:pPr>
        <w:rPr>
          <w:rFonts w:ascii="Times New Roman" w:hAnsi="Times New Roman" w:cs="Times New Roman"/>
        </w:rPr>
      </w:pPr>
      <w:r w:rsidRPr="00116DB8">
        <w:rPr>
          <w:rFonts w:ascii="Times New Roman" w:hAnsi="Times New Roman" w:cs="Times New Roman"/>
        </w:rPr>
        <w:t>3D printing essentially is the process of using 3D digital models to create three-dimensional solid objects.</w:t>
      </w:r>
      <w:r w:rsidRPr="00B90085">
        <w:t xml:space="preserve"> </w:t>
      </w:r>
      <w:r w:rsidRPr="00B90085">
        <w:rPr>
          <w:rFonts w:ascii="Times New Roman" w:hAnsi="Times New Roman" w:cs="Times New Roman"/>
        </w:rPr>
        <w:t>The process of building these solid objects is additive, which means the object is created by successively adding layers of a particular material</w:t>
      </w:r>
      <w:r>
        <w:rPr>
          <w:rFonts w:ascii="Times New Roman" w:hAnsi="Times New Roman" w:cs="Times New Roman"/>
        </w:rPr>
        <w:t xml:space="preserve"> which in this case is plastic</w:t>
      </w:r>
      <w:r w:rsidRPr="00B90085">
        <w:rPr>
          <w:rFonts w:ascii="Times New Roman" w:hAnsi="Times New Roman" w:cs="Times New Roman"/>
        </w:rPr>
        <w:t>. The layers are proportionate to successive cross-sections of the original digital model.</w:t>
      </w:r>
    </w:p>
    <w:p w14:paraId="3E128944" w14:textId="77777777" w:rsidR="008E197C" w:rsidRPr="00116DB8" w:rsidRDefault="008E197C" w:rsidP="008E197C">
      <w:pPr>
        <w:rPr>
          <w:rFonts w:ascii="Times New Roman" w:hAnsi="Times New Roman" w:cs="Times New Roman"/>
        </w:rPr>
      </w:pPr>
      <w:r>
        <w:rPr>
          <w:rFonts w:ascii="Times New Roman" w:hAnsi="Times New Roman" w:cs="Times New Roman"/>
        </w:rPr>
        <w:t>By using 3D printing method to fabricate the casing, there are several benefits that can be gained. The advantages are less costly due to small prototype compared to molding method or other traditional fabrication method, lightweight due to plastic material, rapid prototyping, and flexible design customizability.</w:t>
      </w:r>
    </w:p>
    <w:p w14:paraId="6828C1AE" w14:textId="77777777" w:rsidR="008E197C" w:rsidRPr="006C705B" w:rsidRDefault="008E197C" w:rsidP="008E197C">
      <w:pPr>
        <w:rPr>
          <w:rFonts w:ascii="Times New Roman" w:hAnsi="Times New Roman" w:cs="Times New Roman"/>
        </w:rPr>
      </w:pPr>
      <w:r>
        <w:rPr>
          <w:rFonts w:ascii="Times New Roman" w:hAnsi="Times New Roman" w:cs="Times New Roman"/>
        </w:rPr>
        <w:t>Cardboard as casing material is a very cheap way of fabrication with almost negligible cost, and it is also lightweight which can be suitable for prototype and early testing. However, it comes with several drawbacks such as low durability, non-waterproof, required more work due to manual cu</w:t>
      </w:r>
      <w:r w:rsidRPr="000E237C">
        <w:rPr>
          <w:rFonts w:ascii="Times New Roman" w:hAnsi="Times New Roman" w:cs="Times New Roman"/>
        </w:rPr>
        <w:t>t and assembly</w:t>
      </w:r>
      <w:r>
        <w:rPr>
          <w:rFonts w:ascii="Times New Roman" w:hAnsi="Times New Roman" w:cs="Times New Roman"/>
        </w:rPr>
        <w:t>, and inflexible design customizability.</w:t>
      </w:r>
    </w:p>
    <w:p w14:paraId="7E9B2818" w14:textId="77777777" w:rsidR="008E197C" w:rsidRDefault="008E197C" w:rsidP="008E197C">
      <w:pPr>
        <w:rPr>
          <w:rFonts w:ascii="Times New Roman" w:hAnsi="Times New Roman" w:cs="Times New Roman"/>
          <w:b/>
        </w:rPr>
      </w:pPr>
      <w:r>
        <w:rPr>
          <w:rFonts w:ascii="Times New Roman" w:hAnsi="Times New Roman" w:cs="Times New Roman"/>
          <w:b/>
        </w:rPr>
        <w:br w:type="page"/>
      </w:r>
    </w:p>
    <w:p w14:paraId="215E1289" w14:textId="0D42F015" w:rsidR="008E197C" w:rsidRPr="000E237C" w:rsidRDefault="0718D267" w:rsidP="0718D267">
      <w:pPr>
        <w:rPr>
          <w:rFonts w:ascii="Times New Roman" w:hAnsi="Times New Roman" w:cs="Times New Roman"/>
        </w:rPr>
      </w:pPr>
      <w:r w:rsidRPr="0718D267">
        <w:rPr>
          <w:rFonts w:ascii="Times New Roman" w:hAnsi="Times New Roman" w:cs="Times New Roman"/>
        </w:rPr>
        <w:lastRenderedPageBreak/>
        <w:t xml:space="preserve">After taking into account the pros and cons of both options, the ideal fabrication method for the prototype would be 3D printing. There are three key reasons for this decision. Firstly, 3D printing is faster than traditional manufacturing methods such as injection molding or </w:t>
      </w:r>
      <w:commentRangeStart w:id="339"/>
      <w:r w:rsidRPr="0718D267">
        <w:rPr>
          <w:rFonts w:ascii="Times New Roman" w:hAnsi="Times New Roman" w:cs="Times New Roman"/>
        </w:rPr>
        <w:t>CNC</w:t>
      </w:r>
      <w:commentRangeEnd w:id="339"/>
      <w:r w:rsidR="00897396">
        <w:rPr>
          <w:rStyle w:val="CommentReference"/>
        </w:rPr>
        <w:commentReference w:id="339"/>
      </w:r>
      <w:ins w:id="340" w:author="Muhammad Fathy Rashad" w:date="2019-11-24T16:16:00Z">
        <w:r w:rsidR="00E835EC">
          <w:rPr>
            <w:rFonts w:ascii="Times New Roman" w:hAnsi="Times New Roman" w:cs="Times New Roman"/>
          </w:rPr>
          <w:t xml:space="preserve"> (Computer Numerical Control)</w:t>
        </w:r>
      </w:ins>
      <w:r w:rsidRPr="0718D267">
        <w:rPr>
          <w:rFonts w:ascii="Times New Roman" w:hAnsi="Times New Roman" w:cs="Times New Roman"/>
        </w:rPr>
        <w:t xml:space="preserve"> machining. It is well known for its rapid prototyping capability which is very suited to our needs as the time constraint of the project is short. </w:t>
      </w:r>
    </w:p>
    <w:p w14:paraId="30F9E850" w14:textId="77777777" w:rsidR="008E197C" w:rsidRPr="000E237C" w:rsidRDefault="008E197C" w:rsidP="008E197C">
      <w:pPr>
        <w:rPr>
          <w:rFonts w:ascii="Times New Roman" w:hAnsi="Times New Roman" w:cs="Times New Roman"/>
        </w:rPr>
      </w:pPr>
      <w:r w:rsidRPr="42FBC80B">
        <w:rPr>
          <w:rFonts w:ascii="Times New Roman" w:hAnsi="Times New Roman" w:cs="Times New Roman"/>
        </w:rPr>
        <w:t xml:space="preserve">Secondly, 3D printing is </w:t>
      </w:r>
      <w:r>
        <w:rPr>
          <w:rFonts w:ascii="Times New Roman" w:hAnsi="Times New Roman" w:cs="Times New Roman"/>
        </w:rPr>
        <w:t>economical</w:t>
      </w:r>
      <w:r w:rsidRPr="42FBC80B">
        <w:rPr>
          <w:rFonts w:ascii="Times New Roman" w:hAnsi="Times New Roman" w:cs="Times New Roman"/>
        </w:rPr>
        <w:t xml:space="preserve"> in our case. As the casing parts are small, the 3D printing costs would be considerably cheap compared to using traditional method such as injectio</w:t>
      </w:r>
      <w:r w:rsidRPr="000E237C">
        <w:rPr>
          <w:rFonts w:ascii="Times New Roman" w:hAnsi="Times New Roman" w:cs="Times New Roman"/>
        </w:rPr>
        <w:t>n molding or CNC machining</w:t>
      </w:r>
      <w:r>
        <w:rPr>
          <w:rFonts w:ascii="Times New Roman" w:hAnsi="Times New Roman" w:cs="Times New Roman"/>
        </w:rPr>
        <w:t>, although it is still more expensive compared to using cardboard</w:t>
      </w:r>
      <w:r w:rsidRPr="42FBC80B">
        <w:rPr>
          <w:rFonts w:ascii="Times New Roman" w:hAnsi="Times New Roman" w:cs="Times New Roman"/>
        </w:rPr>
        <w:t xml:space="preserve">. </w:t>
      </w:r>
    </w:p>
    <w:p w14:paraId="7E521708" w14:textId="2EAF3549" w:rsidR="008E197C" w:rsidRDefault="008E197C" w:rsidP="008E197C">
      <w:pPr>
        <w:rPr>
          <w:rFonts w:ascii="Times New Roman" w:hAnsi="Times New Roman" w:cs="Times New Roman"/>
        </w:rPr>
      </w:pPr>
      <w:r w:rsidRPr="42FBC80B">
        <w:rPr>
          <w:rFonts w:ascii="Times New Roman" w:hAnsi="Times New Roman" w:cs="Times New Roman"/>
        </w:rPr>
        <w:t xml:space="preserve">Thirdly, 3D printing offers more customizability. Designing geometrically complex shapes can be hard and expensive with other methods of fabrication, however, 3D printing takes on this challenge with ease. Furthermore, it </w:t>
      </w:r>
      <w:r>
        <w:rPr>
          <w:rFonts w:ascii="Times New Roman" w:hAnsi="Times New Roman" w:cs="Times New Roman"/>
        </w:rPr>
        <w:t xml:space="preserve">is </w:t>
      </w:r>
      <w:r w:rsidRPr="42FBC80B">
        <w:rPr>
          <w:rFonts w:ascii="Times New Roman" w:hAnsi="Times New Roman" w:cs="Times New Roman"/>
        </w:rPr>
        <w:t xml:space="preserve">also accompanied </w:t>
      </w:r>
      <w:r>
        <w:rPr>
          <w:rFonts w:ascii="Times New Roman" w:hAnsi="Times New Roman" w:cs="Times New Roman"/>
        </w:rPr>
        <w:t>by</w:t>
      </w:r>
      <w:r w:rsidRPr="42FBC80B">
        <w:rPr>
          <w:rFonts w:ascii="Times New Roman" w:hAnsi="Times New Roman" w:cs="Times New Roman"/>
        </w:rPr>
        <w:t xml:space="preserve"> convenient designing software such as AutoCad.</w:t>
      </w:r>
      <w:r>
        <w:rPr>
          <w:rFonts w:ascii="Times New Roman" w:hAnsi="Times New Roman" w:cs="Times New Roman"/>
        </w:rPr>
        <w:t xml:space="preserve"> Table </w:t>
      </w:r>
      <w:r w:rsidR="00C74892">
        <w:rPr>
          <w:rFonts w:ascii="Times New Roman" w:hAnsi="Times New Roman" w:cs="Times New Roman"/>
        </w:rPr>
        <w:t>2.3.4.</w:t>
      </w:r>
      <w:r>
        <w:rPr>
          <w:rFonts w:ascii="Times New Roman" w:hAnsi="Times New Roman" w:cs="Times New Roman"/>
        </w:rPr>
        <w:t xml:space="preserve"> shows the comparison analysis between 3D printed plastic and </w:t>
      </w:r>
      <w:commentRangeStart w:id="341"/>
      <w:del w:id="342" w:author="Muhammad Fathy Rashad" w:date="2019-11-24T16:16:00Z">
        <w:r w:rsidDel="006F2086">
          <w:rPr>
            <w:rFonts w:ascii="Times New Roman" w:hAnsi="Times New Roman" w:cs="Times New Roman"/>
          </w:rPr>
          <w:delText>materials</w:delText>
        </w:r>
        <w:commentRangeEnd w:id="341"/>
        <w:r w:rsidR="00B7358C" w:rsidDel="006F2086">
          <w:rPr>
            <w:rStyle w:val="CommentReference"/>
          </w:rPr>
          <w:commentReference w:id="341"/>
        </w:r>
      </w:del>
      <w:ins w:id="343" w:author="Muhammad Fathy Rashad" w:date="2019-11-24T16:16:00Z">
        <w:r w:rsidR="006F2086">
          <w:rPr>
            <w:rFonts w:ascii="Times New Roman" w:hAnsi="Times New Roman" w:cs="Times New Roman"/>
          </w:rPr>
          <w:t>cardboard</w:t>
        </w:r>
      </w:ins>
      <w:r>
        <w:rPr>
          <w:rFonts w:ascii="Times New Roman" w:hAnsi="Times New Roman" w:cs="Times New Roman"/>
        </w:rPr>
        <w:t>.</w:t>
      </w:r>
    </w:p>
    <w:p w14:paraId="2E4A832C" w14:textId="77777777" w:rsidR="008E197C" w:rsidRDefault="008E197C" w:rsidP="008E197C">
      <w:pPr>
        <w:rPr>
          <w:rFonts w:ascii="Times New Roman" w:hAnsi="Times New Roman" w:cs="Times New Roman"/>
        </w:rPr>
      </w:pPr>
    </w:p>
    <w:p w14:paraId="7B96ECCC" w14:textId="45EB23DE" w:rsidR="008E197C" w:rsidRPr="000E237C" w:rsidRDefault="008E197C" w:rsidP="008E197C">
      <w:pPr>
        <w:jc w:val="center"/>
        <w:rPr>
          <w:rFonts w:ascii="Times New Roman" w:hAnsi="Times New Roman" w:cs="Times New Roman"/>
          <w:i/>
        </w:rPr>
      </w:pPr>
      <w:r w:rsidRPr="00902E45">
        <w:rPr>
          <w:rFonts w:ascii="Times New Roman" w:hAnsi="Times New Roman" w:cs="Times New Roman"/>
          <w:bCs/>
          <w:i/>
        </w:rPr>
        <w:t>Table</w:t>
      </w:r>
      <w:r w:rsidR="009C3969">
        <w:rPr>
          <w:rFonts w:ascii="Times New Roman" w:hAnsi="Times New Roman" w:cs="Times New Roman"/>
          <w:bCs/>
          <w:i/>
        </w:rPr>
        <w:t xml:space="preserve"> 2.3.4</w:t>
      </w:r>
      <w:r w:rsidRPr="00902E45">
        <w:rPr>
          <w:rFonts w:ascii="Times New Roman" w:hAnsi="Times New Roman" w:cs="Times New Roman"/>
          <w:i/>
        </w:rPr>
        <w:t xml:space="preserve"> </w:t>
      </w:r>
      <w:r w:rsidR="009C3969">
        <w:rPr>
          <w:rFonts w:ascii="Times New Roman" w:hAnsi="Times New Roman" w:cs="Times New Roman"/>
          <w:i/>
        </w:rPr>
        <w:t>C</w:t>
      </w:r>
      <w:r w:rsidRPr="00902E45">
        <w:rPr>
          <w:rFonts w:ascii="Times New Roman" w:hAnsi="Times New Roman" w:cs="Times New Roman"/>
          <w:i/>
        </w:rPr>
        <w:t>omparison between 3D printed plastic and cardboard</w:t>
      </w:r>
    </w:p>
    <w:tbl>
      <w:tblPr>
        <w:tblStyle w:val="TableGrid"/>
        <w:tblW w:w="0" w:type="auto"/>
        <w:tblLook w:val="04A0" w:firstRow="1" w:lastRow="0" w:firstColumn="1" w:lastColumn="0" w:noHBand="0" w:noVBand="1"/>
      </w:tblPr>
      <w:tblGrid>
        <w:gridCol w:w="3116"/>
        <w:gridCol w:w="3117"/>
        <w:gridCol w:w="3117"/>
      </w:tblGrid>
      <w:tr w:rsidR="008E197C" w14:paraId="6814C41A" w14:textId="77777777" w:rsidTr="00543414">
        <w:tc>
          <w:tcPr>
            <w:tcW w:w="3116" w:type="dxa"/>
            <w:vAlign w:val="center"/>
          </w:tcPr>
          <w:p w14:paraId="680748B1" w14:textId="77777777" w:rsidR="008E197C" w:rsidRPr="004B324D" w:rsidRDefault="008E197C" w:rsidP="00543414">
            <w:pPr>
              <w:ind w:firstLine="0"/>
              <w:jc w:val="center"/>
              <w:rPr>
                <w:rFonts w:ascii="Times New Roman" w:hAnsi="Times New Roman" w:cs="Times New Roman"/>
                <w:b/>
              </w:rPr>
            </w:pPr>
            <w:r>
              <w:rPr>
                <w:rFonts w:ascii="Times New Roman" w:hAnsi="Times New Roman" w:cs="Times New Roman"/>
                <w:b/>
              </w:rPr>
              <w:t>FEATURE</w:t>
            </w:r>
          </w:p>
        </w:tc>
        <w:tc>
          <w:tcPr>
            <w:tcW w:w="3117" w:type="dxa"/>
            <w:vAlign w:val="center"/>
          </w:tcPr>
          <w:p w14:paraId="7A7C8E6E" w14:textId="77777777" w:rsidR="008E197C" w:rsidRPr="004B324D" w:rsidRDefault="008E197C" w:rsidP="00543414">
            <w:pPr>
              <w:ind w:firstLine="0"/>
              <w:jc w:val="center"/>
              <w:rPr>
                <w:rFonts w:ascii="Times New Roman" w:hAnsi="Times New Roman" w:cs="Times New Roman"/>
                <w:b/>
              </w:rPr>
            </w:pPr>
            <w:r>
              <w:rPr>
                <w:rFonts w:ascii="Times New Roman" w:hAnsi="Times New Roman" w:cs="Times New Roman"/>
                <w:b/>
              </w:rPr>
              <w:t>3D PRINTED PLASTIC</w:t>
            </w:r>
          </w:p>
        </w:tc>
        <w:tc>
          <w:tcPr>
            <w:tcW w:w="3117" w:type="dxa"/>
            <w:vAlign w:val="center"/>
          </w:tcPr>
          <w:p w14:paraId="177113E4" w14:textId="77777777" w:rsidR="008E197C" w:rsidRPr="004B324D" w:rsidRDefault="008E197C" w:rsidP="00543414">
            <w:pPr>
              <w:ind w:firstLine="0"/>
              <w:jc w:val="center"/>
              <w:rPr>
                <w:rFonts w:ascii="Times New Roman" w:hAnsi="Times New Roman" w:cs="Times New Roman"/>
                <w:b/>
              </w:rPr>
            </w:pPr>
            <w:r>
              <w:rPr>
                <w:rFonts w:ascii="Times New Roman" w:hAnsi="Times New Roman" w:cs="Times New Roman"/>
                <w:b/>
              </w:rPr>
              <w:t>CARDBOARD</w:t>
            </w:r>
          </w:p>
        </w:tc>
      </w:tr>
      <w:tr w:rsidR="008E197C" w14:paraId="2B612F59" w14:textId="77777777" w:rsidTr="00543414">
        <w:tc>
          <w:tcPr>
            <w:tcW w:w="3116" w:type="dxa"/>
            <w:vAlign w:val="center"/>
          </w:tcPr>
          <w:p w14:paraId="7FB41513" w14:textId="77777777" w:rsidR="008E197C" w:rsidRDefault="008E197C" w:rsidP="00543414">
            <w:pPr>
              <w:ind w:firstLine="0"/>
              <w:jc w:val="center"/>
              <w:rPr>
                <w:rFonts w:ascii="Times New Roman" w:hAnsi="Times New Roman" w:cs="Times New Roman"/>
              </w:rPr>
            </w:pPr>
            <w:r>
              <w:rPr>
                <w:rFonts w:ascii="Times New Roman" w:hAnsi="Times New Roman" w:cs="Times New Roman"/>
              </w:rPr>
              <w:t>Price</w:t>
            </w:r>
          </w:p>
        </w:tc>
        <w:tc>
          <w:tcPr>
            <w:tcW w:w="3117" w:type="dxa"/>
            <w:vAlign w:val="center"/>
          </w:tcPr>
          <w:p w14:paraId="3A996EDE" w14:textId="77777777" w:rsidR="008E197C" w:rsidRDefault="008E197C" w:rsidP="00543414">
            <w:pPr>
              <w:ind w:firstLine="0"/>
              <w:jc w:val="center"/>
              <w:rPr>
                <w:rFonts w:ascii="Times New Roman" w:hAnsi="Times New Roman" w:cs="Times New Roman"/>
              </w:rPr>
            </w:pPr>
            <w:r>
              <w:rPr>
                <w:rFonts w:ascii="Times New Roman" w:hAnsi="Times New Roman" w:cs="Times New Roman"/>
              </w:rPr>
              <w:t>Cheap (RM1/gram, RM20)</w:t>
            </w:r>
          </w:p>
        </w:tc>
        <w:tc>
          <w:tcPr>
            <w:tcW w:w="3117" w:type="dxa"/>
            <w:vAlign w:val="center"/>
          </w:tcPr>
          <w:p w14:paraId="2B3F02F5" w14:textId="77777777" w:rsidR="008E197C" w:rsidRDefault="008E197C" w:rsidP="00543414">
            <w:pPr>
              <w:ind w:firstLine="0"/>
              <w:jc w:val="center"/>
              <w:rPr>
                <w:rFonts w:ascii="Times New Roman" w:hAnsi="Times New Roman" w:cs="Times New Roman"/>
              </w:rPr>
            </w:pPr>
            <w:r>
              <w:rPr>
                <w:rFonts w:ascii="Times New Roman" w:hAnsi="Times New Roman" w:cs="Times New Roman"/>
              </w:rPr>
              <w:t>Free</w:t>
            </w:r>
          </w:p>
        </w:tc>
      </w:tr>
      <w:tr w:rsidR="008E197C" w14:paraId="364A909F" w14:textId="77777777" w:rsidTr="00543414">
        <w:tc>
          <w:tcPr>
            <w:tcW w:w="3116" w:type="dxa"/>
            <w:vAlign w:val="center"/>
          </w:tcPr>
          <w:p w14:paraId="4A62219A" w14:textId="77777777" w:rsidR="008E197C" w:rsidRDefault="008E197C" w:rsidP="00543414">
            <w:pPr>
              <w:ind w:firstLine="0"/>
              <w:jc w:val="center"/>
              <w:rPr>
                <w:rFonts w:ascii="Times New Roman" w:hAnsi="Times New Roman" w:cs="Times New Roman"/>
              </w:rPr>
            </w:pPr>
            <w:r>
              <w:rPr>
                <w:rFonts w:ascii="Times New Roman" w:hAnsi="Times New Roman" w:cs="Times New Roman"/>
              </w:rPr>
              <w:t>Durability</w:t>
            </w:r>
          </w:p>
        </w:tc>
        <w:tc>
          <w:tcPr>
            <w:tcW w:w="3117" w:type="dxa"/>
            <w:vAlign w:val="center"/>
          </w:tcPr>
          <w:p w14:paraId="31AFFA98" w14:textId="77777777" w:rsidR="008E197C" w:rsidRDefault="008E197C" w:rsidP="00543414">
            <w:pPr>
              <w:ind w:firstLine="0"/>
              <w:jc w:val="center"/>
              <w:rPr>
                <w:rFonts w:ascii="Times New Roman" w:hAnsi="Times New Roman" w:cs="Times New Roman"/>
              </w:rPr>
            </w:pPr>
            <w:r>
              <w:rPr>
                <w:rFonts w:ascii="Times New Roman" w:hAnsi="Times New Roman" w:cs="Times New Roman"/>
              </w:rPr>
              <w:t>Medium</w:t>
            </w:r>
          </w:p>
        </w:tc>
        <w:tc>
          <w:tcPr>
            <w:tcW w:w="3117" w:type="dxa"/>
            <w:vAlign w:val="center"/>
          </w:tcPr>
          <w:p w14:paraId="472D7767" w14:textId="77777777" w:rsidR="008E197C" w:rsidRDefault="008E197C" w:rsidP="00543414">
            <w:pPr>
              <w:ind w:firstLine="0"/>
              <w:jc w:val="center"/>
              <w:rPr>
                <w:rFonts w:ascii="Times New Roman" w:hAnsi="Times New Roman" w:cs="Times New Roman"/>
              </w:rPr>
            </w:pPr>
            <w:r>
              <w:rPr>
                <w:rFonts w:ascii="Times New Roman" w:hAnsi="Times New Roman" w:cs="Times New Roman"/>
              </w:rPr>
              <w:t>Very Low</w:t>
            </w:r>
          </w:p>
        </w:tc>
      </w:tr>
      <w:tr w:rsidR="008E197C" w14:paraId="0D4BA678" w14:textId="77777777" w:rsidTr="00543414">
        <w:tc>
          <w:tcPr>
            <w:tcW w:w="3116" w:type="dxa"/>
            <w:vAlign w:val="center"/>
          </w:tcPr>
          <w:p w14:paraId="659AF44F" w14:textId="77777777" w:rsidR="008E197C" w:rsidRDefault="008E197C" w:rsidP="00543414">
            <w:pPr>
              <w:ind w:firstLine="0"/>
              <w:jc w:val="center"/>
              <w:rPr>
                <w:rFonts w:ascii="Times New Roman" w:hAnsi="Times New Roman" w:cs="Times New Roman"/>
              </w:rPr>
            </w:pPr>
            <w:r>
              <w:rPr>
                <w:rFonts w:ascii="Times New Roman" w:hAnsi="Times New Roman" w:cs="Times New Roman"/>
              </w:rPr>
              <w:t>Water Proof</w:t>
            </w:r>
          </w:p>
        </w:tc>
        <w:tc>
          <w:tcPr>
            <w:tcW w:w="3117" w:type="dxa"/>
            <w:vAlign w:val="center"/>
          </w:tcPr>
          <w:p w14:paraId="049B5EA8" w14:textId="77777777" w:rsidR="008E197C" w:rsidRDefault="008E197C" w:rsidP="00543414">
            <w:pPr>
              <w:ind w:firstLine="0"/>
              <w:jc w:val="center"/>
              <w:rPr>
                <w:rFonts w:ascii="Times New Roman" w:hAnsi="Times New Roman" w:cs="Times New Roman"/>
              </w:rPr>
            </w:pPr>
            <w:r>
              <w:rPr>
                <w:rFonts w:ascii="Times New Roman" w:hAnsi="Times New Roman" w:cs="Times New Roman"/>
              </w:rPr>
              <w:t>Yes</w:t>
            </w:r>
          </w:p>
        </w:tc>
        <w:tc>
          <w:tcPr>
            <w:tcW w:w="3117" w:type="dxa"/>
            <w:vAlign w:val="center"/>
          </w:tcPr>
          <w:p w14:paraId="578B1258" w14:textId="77777777" w:rsidR="008E197C" w:rsidRDefault="008E197C" w:rsidP="00543414">
            <w:pPr>
              <w:ind w:firstLine="0"/>
              <w:jc w:val="center"/>
              <w:rPr>
                <w:rFonts w:ascii="Times New Roman" w:hAnsi="Times New Roman" w:cs="Times New Roman"/>
              </w:rPr>
            </w:pPr>
            <w:r>
              <w:rPr>
                <w:rFonts w:ascii="Times New Roman" w:hAnsi="Times New Roman" w:cs="Times New Roman"/>
              </w:rPr>
              <w:t>No</w:t>
            </w:r>
          </w:p>
        </w:tc>
      </w:tr>
      <w:tr w:rsidR="008E197C" w14:paraId="1F51BE93" w14:textId="77777777" w:rsidTr="00543414">
        <w:tc>
          <w:tcPr>
            <w:tcW w:w="3116" w:type="dxa"/>
            <w:vAlign w:val="center"/>
          </w:tcPr>
          <w:p w14:paraId="2A3DFDAC" w14:textId="77777777" w:rsidR="008E197C" w:rsidRDefault="008E197C" w:rsidP="00543414">
            <w:pPr>
              <w:ind w:firstLine="0"/>
              <w:jc w:val="center"/>
              <w:rPr>
                <w:rFonts w:ascii="Times New Roman" w:hAnsi="Times New Roman" w:cs="Times New Roman"/>
              </w:rPr>
            </w:pPr>
            <w:r>
              <w:rPr>
                <w:rFonts w:ascii="Times New Roman" w:hAnsi="Times New Roman" w:cs="Times New Roman"/>
              </w:rPr>
              <w:t>Ease of Design</w:t>
            </w:r>
          </w:p>
        </w:tc>
        <w:tc>
          <w:tcPr>
            <w:tcW w:w="3117" w:type="dxa"/>
            <w:vAlign w:val="center"/>
          </w:tcPr>
          <w:p w14:paraId="27396C2E" w14:textId="77777777" w:rsidR="008E197C" w:rsidRDefault="008E197C" w:rsidP="00543414">
            <w:pPr>
              <w:ind w:firstLine="0"/>
              <w:jc w:val="center"/>
              <w:rPr>
                <w:rFonts w:ascii="Times New Roman" w:hAnsi="Times New Roman" w:cs="Times New Roman"/>
              </w:rPr>
            </w:pPr>
            <w:r>
              <w:rPr>
                <w:rFonts w:ascii="Times New Roman" w:hAnsi="Times New Roman" w:cs="Times New Roman"/>
              </w:rPr>
              <w:t>Yes</w:t>
            </w:r>
          </w:p>
        </w:tc>
        <w:tc>
          <w:tcPr>
            <w:tcW w:w="3117" w:type="dxa"/>
            <w:vAlign w:val="center"/>
          </w:tcPr>
          <w:p w14:paraId="60F7D921" w14:textId="77777777" w:rsidR="008E197C" w:rsidRDefault="008E197C" w:rsidP="00543414">
            <w:pPr>
              <w:ind w:firstLine="0"/>
              <w:jc w:val="center"/>
              <w:rPr>
                <w:rFonts w:ascii="Times New Roman" w:hAnsi="Times New Roman" w:cs="Times New Roman"/>
              </w:rPr>
            </w:pPr>
            <w:r>
              <w:rPr>
                <w:rFonts w:ascii="Times New Roman" w:hAnsi="Times New Roman" w:cs="Times New Roman"/>
              </w:rPr>
              <w:t>No</w:t>
            </w:r>
          </w:p>
        </w:tc>
      </w:tr>
      <w:tr w:rsidR="008E197C" w14:paraId="359BE545" w14:textId="77777777" w:rsidTr="00543414">
        <w:tc>
          <w:tcPr>
            <w:tcW w:w="3116" w:type="dxa"/>
            <w:vAlign w:val="center"/>
          </w:tcPr>
          <w:p w14:paraId="1E08E359" w14:textId="77777777" w:rsidR="008E197C" w:rsidRDefault="008E197C" w:rsidP="00543414">
            <w:pPr>
              <w:ind w:firstLine="0"/>
              <w:jc w:val="center"/>
              <w:rPr>
                <w:rFonts w:ascii="Times New Roman" w:hAnsi="Times New Roman" w:cs="Times New Roman"/>
              </w:rPr>
            </w:pPr>
            <w:r>
              <w:rPr>
                <w:rFonts w:ascii="Times New Roman" w:hAnsi="Times New Roman" w:cs="Times New Roman"/>
              </w:rPr>
              <w:t>Required Work</w:t>
            </w:r>
          </w:p>
        </w:tc>
        <w:tc>
          <w:tcPr>
            <w:tcW w:w="3117" w:type="dxa"/>
            <w:vAlign w:val="center"/>
          </w:tcPr>
          <w:p w14:paraId="56068DEB" w14:textId="77777777" w:rsidR="008E197C" w:rsidRDefault="008E197C" w:rsidP="00543414">
            <w:pPr>
              <w:ind w:firstLine="0"/>
              <w:jc w:val="center"/>
              <w:rPr>
                <w:rFonts w:ascii="Times New Roman" w:hAnsi="Times New Roman" w:cs="Times New Roman"/>
              </w:rPr>
            </w:pPr>
            <w:r>
              <w:rPr>
                <w:rFonts w:ascii="Times New Roman" w:hAnsi="Times New Roman" w:cs="Times New Roman"/>
              </w:rPr>
              <w:t>Less</w:t>
            </w:r>
          </w:p>
        </w:tc>
        <w:tc>
          <w:tcPr>
            <w:tcW w:w="3117" w:type="dxa"/>
            <w:vAlign w:val="center"/>
          </w:tcPr>
          <w:p w14:paraId="547F603D" w14:textId="77777777" w:rsidR="008E197C" w:rsidRDefault="008E197C" w:rsidP="00543414">
            <w:pPr>
              <w:ind w:firstLine="0"/>
              <w:jc w:val="center"/>
              <w:rPr>
                <w:rFonts w:ascii="Times New Roman" w:hAnsi="Times New Roman" w:cs="Times New Roman"/>
              </w:rPr>
            </w:pPr>
            <w:r>
              <w:rPr>
                <w:rFonts w:ascii="Times New Roman" w:hAnsi="Times New Roman" w:cs="Times New Roman"/>
              </w:rPr>
              <w:t>More (</w:t>
            </w:r>
            <w:r w:rsidRPr="000E237C">
              <w:rPr>
                <w:rFonts w:ascii="Times New Roman" w:hAnsi="Times New Roman" w:cs="Times New Roman"/>
              </w:rPr>
              <w:t>Cutting and assembly)</w:t>
            </w:r>
          </w:p>
        </w:tc>
      </w:tr>
      <w:tr w:rsidR="008E197C" w14:paraId="5DD82790" w14:textId="77777777" w:rsidTr="00543414">
        <w:tc>
          <w:tcPr>
            <w:tcW w:w="3116" w:type="dxa"/>
            <w:vAlign w:val="center"/>
          </w:tcPr>
          <w:p w14:paraId="38B74B21" w14:textId="77777777" w:rsidR="008E197C" w:rsidRDefault="008E197C" w:rsidP="00543414">
            <w:pPr>
              <w:ind w:firstLine="0"/>
              <w:jc w:val="center"/>
              <w:rPr>
                <w:rFonts w:ascii="Times New Roman" w:hAnsi="Times New Roman" w:cs="Times New Roman"/>
              </w:rPr>
            </w:pPr>
            <w:r>
              <w:rPr>
                <w:rFonts w:ascii="Times New Roman" w:hAnsi="Times New Roman" w:cs="Times New Roman"/>
              </w:rPr>
              <w:t>Fabrication Speed</w:t>
            </w:r>
          </w:p>
        </w:tc>
        <w:tc>
          <w:tcPr>
            <w:tcW w:w="3117" w:type="dxa"/>
            <w:vAlign w:val="center"/>
          </w:tcPr>
          <w:p w14:paraId="6AC9FA44" w14:textId="77777777" w:rsidR="008E197C" w:rsidRDefault="008E197C" w:rsidP="00543414">
            <w:pPr>
              <w:ind w:firstLine="0"/>
              <w:jc w:val="center"/>
              <w:rPr>
                <w:rFonts w:ascii="Times New Roman" w:hAnsi="Times New Roman" w:cs="Times New Roman"/>
              </w:rPr>
            </w:pPr>
            <w:r>
              <w:rPr>
                <w:rFonts w:ascii="Times New Roman" w:hAnsi="Times New Roman" w:cs="Times New Roman"/>
              </w:rPr>
              <w:t>Fast</w:t>
            </w:r>
          </w:p>
        </w:tc>
        <w:tc>
          <w:tcPr>
            <w:tcW w:w="3117" w:type="dxa"/>
            <w:vAlign w:val="center"/>
          </w:tcPr>
          <w:p w14:paraId="6192F544" w14:textId="77777777" w:rsidR="008E197C" w:rsidRDefault="008E197C" w:rsidP="00543414">
            <w:pPr>
              <w:ind w:firstLine="0"/>
              <w:jc w:val="center"/>
              <w:rPr>
                <w:rFonts w:ascii="Times New Roman" w:hAnsi="Times New Roman" w:cs="Times New Roman"/>
              </w:rPr>
            </w:pPr>
            <w:r>
              <w:rPr>
                <w:rFonts w:ascii="Times New Roman" w:hAnsi="Times New Roman" w:cs="Times New Roman"/>
              </w:rPr>
              <w:t>Slow (Manual)</w:t>
            </w:r>
          </w:p>
        </w:tc>
      </w:tr>
    </w:tbl>
    <w:p w14:paraId="4872B4CD" w14:textId="77777777" w:rsidR="008E197C" w:rsidRDefault="008E197C" w:rsidP="008E197C">
      <w:pPr>
        <w:rPr>
          <w:rFonts w:ascii="Times New Roman" w:hAnsi="Times New Roman" w:cs="Times New Roman"/>
          <w:b/>
        </w:rPr>
      </w:pPr>
      <w:r>
        <w:rPr>
          <w:rFonts w:ascii="Times New Roman" w:hAnsi="Times New Roman" w:cs="Times New Roman"/>
          <w:b/>
        </w:rPr>
        <w:br w:type="page"/>
      </w:r>
    </w:p>
    <w:p w14:paraId="738EEF1E" w14:textId="77777777" w:rsidR="008E197C" w:rsidRDefault="008E197C" w:rsidP="008E197C">
      <w:pPr>
        <w:ind w:firstLine="0"/>
        <w:jc w:val="left"/>
        <w:rPr>
          <w:rFonts w:ascii="Times New Roman" w:hAnsi="Times New Roman" w:cs="Times New Roman"/>
          <w:b/>
        </w:rPr>
      </w:pPr>
      <w:r>
        <w:rPr>
          <w:rFonts w:ascii="Times New Roman" w:hAnsi="Times New Roman" w:cs="Times New Roman"/>
          <w:b/>
        </w:rPr>
        <w:lastRenderedPageBreak/>
        <w:t>SPEECH RECOGNITION SYSTEM</w:t>
      </w:r>
    </w:p>
    <w:p w14:paraId="4D783926" w14:textId="77777777" w:rsidR="008E197C" w:rsidRPr="00A22974" w:rsidRDefault="008E197C" w:rsidP="008E197C">
      <w:pPr>
        <w:ind w:firstLine="0"/>
        <w:rPr>
          <w:rFonts w:ascii="Times New Roman" w:hAnsi="Times New Roman" w:cs="Times New Roman"/>
        </w:rPr>
      </w:pPr>
      <w:r>
        <w:rPr>
          <w:rFonts w:ascii="Times New Roman" w:hAnsi="Times New Roman" w:cs="Times New Roman"/>
          <w:b/>
        </w:rPr>
        <w:tab/>
      </w:r>
      <w:r>
        <w:rPr>
          <w:rFonts w:ascii="Times New Roman" w:hAnsi="Times New Roman" w:cs="Times New Roman"/>
        </w:rPr>
        <w:t xml:space="preserve">We have explored several approaches for speech recognition system in our prototype. The approaches that we have analyzed and compared are offline speech recognition using CMU Sphinx and Google Cloud Speech-to-Text service. </w:t>
      </w:r>
    </w:p>
    <w:p w14:paraId="18354C56" w14:textId="77777777" w:rsidR="008E197C" w:rsidRPr="000E237C" w:rsidRDefault="008E197C" w:rsidP="008E197C">
      <w:pPr>
        <w:rPr>
          <w:rFonts w:ascii="Times New Roman" w:hAnsi="Times New Roman" w:cs="Times New Roman"/>
        </w:rPr>
      </w:pPr>
      <w:r w:rsidRPr="00DF25D7">
        <w:rPr>
          <w:rFonts w:ascii="Times New Roman" w:hAnsi="Times New Roman" w:cs="Times New Roman"/>
        </w:rPr>
        <w:t>The Sphinx system has been developed at</w:t>
      </w:r>
      <w:r>
        <w:rPr>
          <w:rFonts w:ascii="Times New Roman" w:hAnsi="Times New Roman" w:cs="Times New Roman"/>
        </w:rPr>
        <w:t xml:space="preserve"> </w:t>
      </w:r>
      <w:r w:rsidRPr="00DF25D7">
        <w:rPr>
          <w:rFonts w:ascii="Times New Roman" w:hAnsi="Times New Roman" w:cs="Times New Roman"/>
        </w:rPr>
        <w:t>Carnegie Mellon University</w:t>
      </w:r>
      <w:r>
        <w:rPr>
          <w:rFonts w:ascii="Times New Roman" w:hAnsi="Times New Roman" w:cs="Times New Roman"/>
        </w:rPr>
        <w:t xml:space="preserve"> as an open-source speech recognition software. As CMU Sphinx is a local or offline speech recognition system, they have several advantages and drawbacks compared to cloud system such as Google Cloud Speech-to-Text. </w:t>
      </w:r>
    </w:p>
    <w:p w14:paraId="4FBE3770" w14:textId="47C3B778" w:rsidR="008E197C" w:rsidRPr="000E237C" w:rsidRDefault="008E197C" w:rsidP="008E197C">
      <w:pPr>
        <w:rPr>
          <w:rFonts w:ascii="Times New Roman" w:hAnsi="Times New Roman" w:cs="Times New Roman"/>
        </w:rPr>
      </w:pPr>
      <w:r>
        <w:rPr>
          <w:rFonts w:ascii="Times New Roman" w:hAnsi="Times New Roman" w:cs="Times New Roman"/>
        </w:rPr>
        <w:t>The first advantage is that it does not require WiFi connection as it does the speech processing offline, however this comes with requirement of powerful CPU as general speech recognition is a difficult task and require heavy computation (</w:t>
      </w:r>
      <w:r w:rsidRPr="0085102E">
        <w:rPr>
          <w:rFonts w:ascii="Times New Roman" w:hAnsi="Times New Roman" w:cs="Times New Roman"/>
        </w:rPr>
        <w:t>Gazetić</w:t>
      </w:r>
      <w:r>
        <w:rPr>
          <w:rFonts w:ascii="Times New Roman" w:hAnsi="Times New Roman" w:cs="Times New Roman"/>
        </w:rPr>
        <w:t xml:space="preserve">, 2017). Lower computation power will result in </w:t>
      </w:r>
      <w:ins w:id="344" w:author="Muhammad Fathy Rashad" w:date="2019-11-24T16:22:00Z">
        <w:r w:rsidR="008D3A86">
          <w:rPr>
            <w:rFonts w:ascii="Times New Roman" w:hAnsi="Times New Roman" w:cs="Times New Roman"/>
          </w:rPr>
          <w:t xml:space="preserve">the drawback of </w:t>
        </w:r>
      </w:ins>
      <w:r>
        <w:rPr>
          <w:rFonts w:ascii="Times New Roman" w:hAnsi="Times New Roman" w:cs="Times New Roman"/>
        </w:rPr>
        <w:t>lower accuracy of the speech recognition (</w:t>
      </w:r>
      <w:r w:rsidRPr="0085102E">
        <w:rPr>
          <w:rFonts w:ascii="Times New Roman" w:hAnsi="Times New Roman" w:cs="Times New Roman"/>
        </w:rPr>
        <w:t>Gazetić</w:t>
      </w:r>
      <w:r>
        <w:rPr>
          <w:rFonts w:ascii="Times New Roman" w:hAnsi="Times New Roman" w:cs="Times New Roman"/>
        </w:rPr>
        <w:t xml:space="preserve">, </w:t>
      </w:r>
      <w:commentRangeStart w:id="345"/>
      <w:r>
        <w:rPr>
          <w:rFonts w:ascii="Times New Roman" w:hAnsi="Times New Roman" w:cs="Times New Roman"/>
        </w:rPr>
        <w:t>2017</w:t>
      </w:r>
      <w:commentRangeEnd w:id="345"/>
      <w:r w:rsidR="009A1AE1">
        <w:rPr>
          <w:rStyle w:val="CommentReference"/>
        </w:rPr>
        <w:commentReference w:id="345"/>
      </w:r>
      <w:r>
        <w:rPr>
          <w:rFonts w:ascii="Times New Roman" w:hAnsi="Times New Roman" w:cs="Times New Roman"/>
        </w:rPr>
        <w:t>).</w:t>
      </w:r>
    </w:p>
    <w:p w14:paraId="4F61A65E" w14:textId="54AFD319" w:rsidR="008E197C" w:rsidRPr="004300FE" w:rsidRDefault="008E197C" w:rsidP="008E197C">
      <w:pPr>
        <w:rPr>
          <w:rFonts w:ascii="Times New Roman" w:hAnsi="Times New Roman" w:cs="Times New Roman"/>
          <w:bCs/>
        </w:rPr>
      </w:pPr>
      <w:r>
        <w:rPr>
          <w:rFonts w:ascii="Times New Roman" w:hAnsi="Times New Roman" w:cs="Times New Roman"/>
        </w:rPr>
        <w:t xml:space="preserve">Google Cloud Speech-to-Text API is a cloud speech recognition service offered by Google. </w:t>
      </w:r>
      <w:r>
        <w:rPr>
          <w:rFonts w:ascii="Times New Roman" w:hAnsi="Times New Roman" w:cs="Times New Roman"/>
          <w:bCs/>
        </w:rPr>
        <w:t>Based on Google Cloud official documentation</w:t>
      </w:r>
      <w:ins w:id="346" w:author="Nor Erniza Bt M Rozali - Dr (ACAD/UTP)" w:date="2019-11-21T12:07:00Z">
        <w:r w:rsidR="009A1AE1">
          <w:rPr>
            <w:rFonts w:ascii="Times New Roman" w:hAnsi="Times New Roman" w:cs="Times New Roman"/>
            <w:bCs/>
          </w:rPr>
          <w:t>.</w:t>
        </w:r>
      </w:ins>
      <w:del w:id="347" w:author="Nor Erniza Bt M Rozali - Dr (ACAD/UTP)" w:date="2019-11-21T12:07:00Z">
        <w:r w:rsidDel="009A1AE1">
          <w:rPr>
            <w:rFonts w:ascii="Times New Roman" w:hAnsi="Times New Roman" w:cs="Times New Roman"/>
            <w:bCs/>
          </w:rPr>
          <w:delText>,</w:delText>
        </w:r>
      </w:del>
      <w:r>
        <w:rPr>
          <w:rFonts w:ascii="Times New Roman" w:hAnsi="Times New Roman" w:cs="Times New Roman"/>
          <w:bCs/>
        </w:rPr>
        <w:t xml:space="preserve"> </w:t>
      </w:r>
      <w:r w:rsidRPr="00EB2F85">
        <w:rPr>
          <w:rFonts w:ascii="Times New Roman" w:hAnsi="Times New Roman" w:cs="Times New Roman"/>
          <w:bCs/>
        </w:rPr>
        <w:t>Google Cloud Speech-to-Text enables developers to convert audio to text by applying powerful neural network models in an easy-to-use API</w:t>
      </w:r>
      <w:r>
        <w:rPr>
          <w:rFonts w:ascii="Times New Roman" w:hAnsi="Times New Roman" w:cs="Times New Roman"/>
          <w:bCs/>
        </w:rPr>
        <w:t xml:space="preserve">. </w:t>
      </w:r>
      <w:r w:rsidRPr="00C97D73">
        <w:rPr>
          <w:rFonts w:ascii="Times New Roman" w:hAnsi="Times New Roman" w:cs="Times New Roman"/>
          <w:bCs/>
        </w:rPr>
        <w:t xml:space="preserve">The API recognizes 120 languages and variants to support global user base. </w:t>
      </w:r>
      <w:r>
        <w:rPr>
          <w:rFonts w:ascii="Times New Roman" w:hAnsi="Times New Roman" w:cs="Times New Roman"/>
          <w:bCs/>
        </w:rPr>
        <w:t>It</w:t>
      </w:r>
      <w:r w:rsidRPr="00C97D73">
        <w:rPr>
          <w:rFonts w:ascii="Times New Roman" w:hAnsi="Times New Roman" w:cs="Times New Roman"/>
          <w:bCs/>
        </w:rPr>
        <w:t xml:space="preserve"> can enable voice command-and-control, transcribe audio from call centers, and more.</w:t>
      </w:r>
      <w:r>
        <w:rPr>
          <w:rFonts w:ascii="Times New Roman" w:hAnsi="Times New Roman" w:cs="Times New Roman"/>
          <w:bCs/>
        </w:rPr>
        <w:t xml:space="preserve"> Furthermore,</w:t>
      </w:r>
      <w:r w:rsidRPr="00C97D73">
        <w:rPr>
          <w:rFonts w:ascii="Times New Roman" w:hAnsi="Times New Roman" w:cs="Times New Roman"/>
          <w:bCs/>
        </w:rPr>
        <w:t xml:space="preserve"> </w:t>
      </w:r>
      <w:r>
        <w:rPr>
          <w:rFonts w:ascii="Times New Roman" w:hAnsi="Times New Roman" w:cs="Times New Roman"/>
          <w:bCs/>
        </w:rPr>
        <w:t>i</w:t>
      </w:r>
      <w:r w:rsidRPr="00C97D73">
        <w:rPr>
          <w:rFonts w:ascii="Times New Roman" w:hAnsi="Times New Roman" w:cs="Times New Roman"/>
          <w:bCs/>
        </w:rPr>
        <w:t>t can process real-time streaming or prerecorded audio</w:t>
      </w:r>
      <w:r>
        <w:rPr>
          <w:rFonts w:ascii="Times New Roman" w:hAnsi="Times New Roman" w:cs="Times New Roman"/>
          <w:bCs/>
        </w:rPr>
        <w:t xml:space="preserve">. </w:t>
      </w:r>
      <w:r w:rsidRPr="004300FE">
        <w:rPr>
          <w:rFonts w:ascii="Times New Roman" w:hAnsi="Times New Roman" w:cs="Times New Roman"/>
          <w:bCs/>
        </w:rPr>
        <w:t>After Google has used the new technology</w:t>
      </w:r>
      <w:r>
        <w:rPr>
          <w:rFonts w:ascii="Times New Roman" w:hAnsi="Times New Roman" w:cs="Times New Roman"/>
          <w:bCs/>
        </w:rPr>
        <w:t xml:space="preserve"> </w:t>
      </w:r>
      <w:r w:rsidRPr="004300FE">
        <w:rPr>
          <w:rFonts w:ascii="Times New Roman" w:hAnsi="Times New Roman" w:cs="Times New Roman"/>
          <w:bCs/>
        </w:rPr>
        <w:t>that is the deep learning neural networks, Google</w:t>
      </w:r>
      <w:r>
        <w:rPr>
          <w:rFonts w:ascii="Times New Roman" w:hAnsi="Times New Roman" w:cs="Times New Roman"/>
          <w:bCs/>
        </w:rPr>
        <w:t xml:space="preserve"> </w:t>
      </w:r>
      <w:r w:rsidRPr="004300FE">
        <w:rPr>
          <w:rFonts w:ascii="Times New Roman" w:hAnsi="Times New Roman" w:cs="Times New Roman"/>
          <w:bCs/>
        </w:rPr>
        <w:t xml:space="preserve">achieved an 8 </w:t>
      </w:r>
      <w:r>
        <w:rPr>
          <w:rFonts w:ascii="Times New Roman" w:hAnsi="Times New Roman" w:cs="Times New Roman"/>
          <w:bCs/>
        </w:rPr>
        <w:t>%</w:t>
      </w:r>
      <w:r w:rsidRPr="004300FE">
        <w:rPr>
          <w:rFonts w:ascii="Times New Roman" w:hAnsi="Times New Roman" w:cs="Times New Roman"/>
          <w:bCs/>
        </w:rPr>
        <w:t xml:space="preserve"> error rate in</w:t>
      </w:r>
      <w:r>
        <w:rPr>
          <w:rFonts w:ascii="Times New Roman" w:hAnsi="Times New Roman" w:cs="Times New Roman"/>
          <w:bCs/>
        </w:rPr>
        <w:t xml:space="preserve"> </w:t>
      </w:r>
      <w:r w:rsidRPr="004300FE">
        <w:rPr>
          <w:rFonts w:ascii="Times New Roman" w:hAnsi="Times New Roman" w:cs="Times New Roman"/>
          <w:bCs/>
        </w:rPr>
        <w:t>2015 that is</w:t>
      </w:r>
      <w:r>
        <w:rPr>
          <w:rFonts w:ascii="Times New Roman" w:hAnsi="Times New Roman" w:cs="Times New Roman"/>
          <w:bCs/>
        </w:rPr>
        <w:t xml:space="preserve"> a </w:t>
      </w:r>
      <w:r w:rsidRPr="004300FE">
        <w:rPr>
          <w:rFonts w:ascii="Times New Roman" w:hAnsi="Times New Roman" w:cs="Times New Roman"/>
          <w:bCs/>
        </w:rPr>
        <w:t xml:space="preserve">reduction of more than 23 percent from year </w:t>
      </w:r>
      <w:commentRangeStart w:id="348"/>
      <w:r w:rsidRPr="004300FE">
        <w:rPr>
          <w:rFonts w:ascii="Times New Roman" w:hAnsi="Times New Roman" w:cs="Times New Roman"/>
          <w:bCs/>
        </w:rPr>
        <w:t>2013</w:t>
      </w:r>
      <w:r>
        <w:rPr>
          <w:rFonts w:ascii="Times New Roman" w:hAnsi="Times New Roman" w:cs="Times New Roman"/>
          <w:bCs/>
        </w:rPr>
        <w:t xml:space="preserve"> </w:t>
      </w:r>
      <w:commentRangeEnd w:id="348"/>
      <w:r w:rsidR="009A1AE1">
        <w:rPr>
          <w:rStyle w:val="CommentReference"/>
        </w:rPr>
        <w:commentReference w:id="348"/>
      </w:r>
      <w:ins w:id="349" w:author="Muhammad Fathy Rashad" w:date="2019-11-24T16:21:00Z">
        <w:r w:rsidR="001372D2">
          <w:rPr>
            <w:rFonts w:ascii="Times New Roman" w:hAnsi="Times New Roman" w:cs="Times New Roman"/>
            <w:bCs/>
          </w:rPr>
          <w:t>where it use</w:t>
        </w:r>
        <w:r w:rsidR="009A4AED">
          <w:rPr>
            <w:rFonts w:ascii="Times New Roman" w:hAnsi="Times New Roman" w:cs="Times New Roman"/>
            <w:bCs/>
          </w:rPr>
          <w:t>d HMM</w:t>
        </w:r>
        <w:r w:rsidR="00787B87">
          <w:rPr>
            <w:rFonts w:ascii="Times New Roman" w:hAnsi="Times New Roman" w:cs="Times New Roman"/>
            <w:bCs/>
          </w:rPr>
          <w:t>s</w:t>
        </w:r>
        <w:r w:rsidR="009A4AED">
          <w:rPr>
            <w:rFonts w:ascii="Times New Roman" w:hAnsi="Times New Roman" w:cs="Times New Roman"/>
            <w:bCs/>
          </w:rPr>
          <w:t xml:space="preserve"> (</w:t>
        </w:r>
        <w:r w:rsidR="00E93AD6">
          <w:rPr>
            <w:rFonts w:ascii="Times New Roman" w:hAnsi="Times New Roman" w:cs="Times New Roman"/>
            <w:bCs/>
          </w:rPr>
          <w:t>Hi</w:t>
        </w:r>
        <w:r w:rsidR="00787B87">
          <w:rPr>
            <w:rFonts w:ascii="Times New Roman" w:hAnsi="Times New Roman" w:cs="Times New Roman"/>
            <w:bCs/>
          </w:rPr>
          <w:t>dden Markov Models)</w:t>
        </w:r>
        <w:r w:rsidR="00E93AD6">
          <w:rPr>
            <w:rFonts w:ascii="Times New Roman" w:hAnsi="Times New Roman" w:cs="Times New Roman"/>
            <w:bCs/>
          </w:rPr>
          <w:t xml:space="preserve"> </w:t>
        </w:r>
      </w:ins>
      <w:r>
        <w:rPr>
          <w:rFonts w:ascii="Times New Roman" w:hAnsi="Times New Roman" w:cs="Times New Roman"/>
          <w:bCs/>
        </w:rPr>
        <w:t>(</w:t>
      </w:r>
      <w:r w:rsidRPr="003645FB">
        <w:rPr>
          <w:rFonts w:ascii="Times New Roman" w:hAnsi="Times New Roman" w:cs="Times New Roman"/>
        </w:rPr>
        <w:t xml:space="preserve">Këpuska </w:t>
      </w:r>
      <w:r>
        <w:rPr>
          <w:rFonts w:ascii="Times New Roman" w:hAnsi="Times New Roman" w:cs="Times New Roman"/>
        </w:rPr>
        <w:t>and</w:t>
      </w:r>
      <w:r w:rsidRPr="003645FB">
        <w:rPr>
          <w:rFonts w:ascii="Times New Roman" w:hAnsi="Times New Roman" w:cs="Times New Roman"/>
        </w:rPr>
        <w:t xml:space="preserve"> Bohouta</w:t>
      </w:r>
      <w:r>
        <w:rPr>
          <w:rFonts w:ascii="Times New Roman" w:hAnsi="Times New Roman" w:cs="Times New Roman"/>
        </w:rPr>
        <w:t>, 2017).</w:t>
      </w:r>
    </w:p>
    <w:p w14:paraId="70384674" w14:textId="77777777" w:rsidR="008E197C" w:rsidRPr="000E237C" w:rsidRDefault="008E197C" w:rsidP="008E197C">
      <w:pPr>
        <w:ind w:firstLine="0"/>
        <w:rPr>
          <w:rFonts w:ascii="Times New Roman" w:hAnsi="Times New Roman" w:cs="Times New Roman"/>
          <w:b/>
          <w:bCs/>
        </w:rPr>
      </w:pPr>
      <w:r>
        <w:rPr>
          <w:rFonts w:ascii="Times New Roman" w:hAnsi="Times New Roman" w:cs="Times New Roman"/>
          <w:b/>
        </w:rPr>
        <w:br w:type="page"/>
      </w:r>
    </w:p>
    <w:p w14:paraId="39F3B5F8" w14:textId="7FFFFFAA" w:rsidR="008E197C" w:rsidRDefault="008E197C" w:rsidP="008E197C">
      <w:pPr>
        <w:ind w:firstLine="0"/>
        <w:jc w:val="left"/>
        <w:rPr>
          <w:rFonts w:ascii="Times New Roman" w:hAnsi="Times New Roman" w:cs="Times New Roman"/>
          <w:bCs/>
          <w:i/>
        </w:rPr>
      </w:pPr>
      <w:r>
        <w:rPr>
          <w:rFonts w:ascii="Times New Roman" w:hAnsi="Times New Roman" w:cs="Times New Roman"/>
        </w:rPr>
        <w:lastRenderedPageBreak/>
        <w:t xml:space="preserve">We have considered the pros and cons of each system and made a comparison table as shown in Table </w:t>
      </w:r>
      <w:r w:rsidR="00C74892">
        <w:rPr>
          <w:rFonts w:ascii="Times New Roman" w:hAnsi="Times New Roman" w:cs="Times New Roman"/>
        </w:rPr>
        <w:t>2.3.5</w:t>
      </w:r>
      <w:r>
        <w:rPr>
          <w:rFonts w:ascii="Times New Roman" w:hAnsi="Times New Roman" w:cs="Times New Roman"/>
        </w:rPr>
        <w:t>. Google Cloud Speech-to-Text API does not require high computation power as the processing is done by Google powerful servers in the cloud. However, this comes with the requirement of internet connection, but as the current era has high coverage of internet, this does not pose a huge problem. Google Cloud also offers easier usage compared to CMU Sphinx because CMU Sphinx may require one to adjust all the parameters manually to obtain high accuracy. After careful consideration, we decided that Google Cloud Speech-to-Text API is more suitable for our prototype.</w:t>
      </w:r>
      <w:r w:rsidRPr="00190727">
        <w:rPr>
          <w:rFonts w:ascii="Times New Roman" w:hAnsi="Times New Roman" w:cs="Times New Roman"/>
          <w:bCs/>
          <w:i/>
        </w:rPr>
        <w:t xml:space="preserve"> </w:t>
      </w:r>
    </w:p>
    <w:p w14:paraId="5598BF3D" w14:textId="77777777" w:rsidR="008E197C" w:rsidRDefault="008E197C" w:rsidP="008E197C">
      <w:pPr>
        <w:ind w:firstLine="0"/>
        <w:jc w:val="center"/>
        <w:rPr>
          <w:rFonts w:ascii="Times New Roman" w:hAnsi="Times New Roman" w:cs="Times New Roman"/>
          <w:bCs/>
          <w:i/>
        </w:rPr>
      </w:pPr>
    </w:p>
    <w:p w14:paraId="5FED6053" w14:textId="19A2DA85" w:rsidR="008E197C" w:rsidRPr="000E237C" w:rsidRDefault="008E197C" w:rsidP="008E197C">
      <w:pPr>
        <w:ind w:firstLine="0"/>
        <w:jc w:val="center"/>
        <w:rPr>
          <w:rFonts w:ascii="Times New Roman" w:hAnsi="Times New Roman" w:cs="Times New Roman"/>
          <w:i/>
        </w:rPr>
      </w:pPr>
      <w:r w:rsidRPr="00C62CF7">
        <w:rPr>
          <w:rFonts w:ascii="Times New Roman" w:hAnsi="Times New Roman" w:cs="Times New Roman"/>
          <w:bCs/>
          <w:i/>
        </w:rPr>
        <w:t xml:space="preserve">Table </w:t>
      </w:r>
      <w:r w:rsidR="009C3969">
        <w:rPr>
          <w:rFonts w:ascii="Times New Roman" w:hAnsi="Times New Roman" w:cs="Times New Roman"/>
          <w:i/>
        </w:rPr>
        <w:t>2.3.5</w:t>
      </w:r>
      <w:r w:rsidRPr="00C62CF7">
        <w:rPr>
          <w:rFonts w:ascii="Times New Roman" w:hAnsi="Times New Roman" w:cs="Times New Roman"/>
          <w:i/>
        </w:rPr>
        <w:t xml:space="preserve"> Comparison between the two speech recognition systems</w:t>
      </w:r>
    </w:p>
    <w:tbl>
      <w:tblPr>
        <w:tblStyle w:val="TableGrid"/>
        <w:tblW w:w="9430" w:type="dxa"/>
        <w:tblLook w:val="04A0" w:firstRow="1" w:lastRow="0" w:firstColumn="1" w:lastColumn="0" w:noHBand="0" w:noVBand="1"/>
      </w:tblPr>
      <w:tblGrid>
        <w:gridCol w:w="3142"/>
        <w:gridCol w:w="3144"/>
        <w:gridCol w:w="3144"/>
      </w:tblGrid>
      <w:tr w:rsidR="008E197C" w14:paraId="577FED60" w14:textId="77777777" w:rsidTr="008E197C">
        <w:trPr>
          <w:trHeight w:val="1078"/>
        </w:trPr>
        <w:tc>
          <w:tcPr>
            <w:tcW w:w="3142" w:type="dxa"/>
            <w:vAlign w:val="center"/>
          </w:tcPr>
          <w:p w14:paraId="30952FD6" w14:textId="77777777" w:rsidR="008E197C" w:rsidRPr="004E4141" w:rsidRDefault="008E197C" w:rsidP="008E197C">
            <w:pPr>
              <w:spacing w:line="360" w:lineRule="auto"/>
              <w:ind w:firstLine="0"/>
              <w:jc w:val="center"/>
              <w:rPr>
                <w:rFonts w:ascii="Times New Roman" w:hAnsi="Times New Roman" w:cs="Times New Roman"/>
                <w:b/>
              </w:rPr>
            </w:pPr>
            <w:r w:rsidRPr="004E4141">
              <w:rPr>
                <w:rFonts w:ascii="Times New Roman" w:hAnsi="Times New Roman" w:cs="Times New Roman"/>
                <w:b/>
              </w:rPr>
              <w:t>Feature</w:t>
            </w:r>
          </w:p>
        </w:tc>
        <w:tc>
          <w:tcPr>
            <w:tcW w:w="3144" w:type="dxa"/>
            <w:vAlign w:val="center"/>
          </w:tcPr>
          <w:p w14:paraId="6658FCDB" w14:textId="77777777" w:rsidR="008E197C" w:rsidRPr="004E4141" w:rsidRDefault="008E197C" w:rsidP="008E197C">
            <w:pPr>
              <w:spacing w:line="360" w:lineRule="auto"/>
              <w:ind w:firstLine="0"/>
              <w:jc w:val="center"/>
              <w:rPr>
                <w:rFonts w:ascii="Times New Roman" w:hAnsi="Times New Roman" w:cs="Times New Roman"/>
                <w:b/>
              </w:rPr>
            </w:pPr>
            <w:r w:rsidRPr="004E4141">
              <w:rPr>
                <w:rFonts w:ascii="Times New Roman" w:hAnsi="Times New Roman" w:cs="Times New Roman"/>
                <w:b/>
              </w:rPr>
              <w:t>Google Cloud Speech-to-Text API</w:t>
            </w:r>
          </w:p>
        </w:tc>
        <w:tc>
          <w:tcPr>
            <w:tcW w:w="3144" w:type="dxa"/>
            <w:vAlign w:val="center"/>
          </w:tcPr>
          <w:p w14:paraId="7EE94EC6" w14:textId="77777777" w:rsidR="008E197C" w:rsidRPr="004E4141" w:rsidRDefault="008E197C" w:rsidP="008E197C">
            <w:pPr>
              <w:spacing w:line="360" w:lineRule="auto"/>
              <w:ind w:firstLine="0"/>
              <w:jc w:val="center"/>
              <w:rPr>
                <w:rFonts w:ascii="Times New Roman" w:hAnsi="Times New Roman" w:cs="Times New Roman"/>
                <w:b/>
              </w:rPr>
            </w:pPr>
            <w:r w:rsidRPr="004E4141">
              <w:rPr>
                <w:rFonts w:ascii="Times New Roman" w:hAnsi="Times New Roman" w:cs="Times New Roman"/>
                <w:b/>
              </w:rPr>
              <w:t>Offline system using CMU Sphinx</w:t>
            </w:r>
          </w:p>
        </w:tc>
      </w:tr>
      <w:tr w:rsidR="008E197C" w14:paraId="708151B9" w14:textId="77777777" w:rsidTr="008E197C">
        <w:trPr>
          <w:trHeight w:val="552"/>
        </w:trPr>
        <w:tc>
          <w:tcPr>
            <w:tcW w:w="3142" w:type="dxa"/>
            <w:vAlign w:val="center"/>
          </w:tcPr>
          <w:p w14:paraId="61C267FF" w14:textId="77777777" w:rsidR="008E197C" w:rsidRDefault="008E197C" w:rsidP="008E197C">
            <w:pPr>
              <w:spacing w:line="360" w:lineRule="auto"/>
              <w:ind w:firstLine="0"/>
              <w:jc w:val="center"/>
              <w:rPr>
                <w:rFonts w:ascii="Times New Roman" w:hAnsi="Times New Roman" w:cs="Times New Roman"/>
              </w:rPr>
            </w:pPr>
            <w:r>
              <w:rPr>
                <w:rFonts w:ascii="Times New Roman" w:hAnsi="Times New Roman" w:cs="Times New Roman"/>
              </w:rPr>
              <w:t>Internet Connection</w:t>
            </w:r>
          </w:p>
        </w:tc>
        <w:tc>
          <w:tcPr>
            <w:tcW w:w="3144" w:type="dxa"/>
            <w:vAlign w:val="center"/>
          </w:tcPr>
          <w:p w14:paraId="7A1C7F98" w14:textId="77777777" w:rsidR="008E197C" w:rsidRDefault="008E197C" w:rsidP="008E197C">
            <w:pPr>
              <w:spacing w:line="360" w:lineRule="auto"/>
              <w:ind w:firstLine="0"/>
              <w:jc w:val="center"/>
              <w:rPr>
                <w:rFonts w:ascii="Times New Roman" w:hAnsi="Times New Roman" w:cs="Times New Roman"/>
              </w:rPr>
            </w:pPr>
            <w:r>
              <w:rPr>
                <w:rFonts w:ascii="Times New Roman" w:hAnsi="Times New Roman" w:cs="Times New Roman"/>
              </w:rPr>
              <w:t>Yes</w:t>
            </w:r>
          </w:p>
        </w:tc>
        <w:tc>
          <w:tcPr>
            <w:tcW w:w="3144" w:type="dxa"/>
            <w:vAlign w:val="center"/>
          </w:tcPr>
          <w:p w14:paraId="3257E1E1" w14:textId="77777777" w:rsidR="008E197C" w:rsidRDefault="008E197C" w:rsidP="008E197C">
            <w:pPr>
              <w:spacing w:line="360" w:lineRule="auto"/>
              <w:ind w:firstLine="0"/>
              <w:jc w:val="center"/>
              <w:rPr>
                <w:rFonts w:ascii="Times New Roman" w:hAnsi="Times New Roman" w:cs="Times New Roman"/>
              </w:rPr>
            </w:pPr>
            <w:r>
              <w:rPr>
                <w:rFonts w:ascii="Times New Roman" w:hAnsi="Times New Roman" w:cs="Times New Roman"/>
              </w:rPr>
              <w:t>No</w:t>
            </w:r>
          </w:p>
        </w:tc>
      </w:tr>
      <w:tr w:rsidR="008E197C" w14:paraId="13665707" w14:textId="77777777" w:rsidTr="008E197C">
        <w:trPr>
          <w:trHeight w:val="552"/>
        </w:trPr>
        <w:tc>
          <w:tcPr>
            <w:tcW w:w="3142" w:type="dxa"/>
            <w:vAlign w:val="center"/>
          </w:tcPr>
          <w:p w14:paraId="2C291002" w14:textId="77777777" w:rsidR="008E197C" w:rsidRDefault="008E197C" w:rsidP="008E197C">
            <w:pPr>
              <w:spacing w:line="360" w:lineRule="auto"/>
              <w:ind w:firstLine="0"/>
              <w:jc w:val="center"/>
              <w:rPr>
                <w:rFonts w:ascii="Times New Roman" w:hAnsi="Times New Roman" w:cs="Times New Roman"/>
              </w:rPr>
            </w:pPr>
            <w:r>
              <w:rPr>
                <w:rFonts w:ascii="Times New Roman" w:hAnsi="Times New Roman" w:cs="Times New Roman"/>
              </w:rPr>
              <w:t>Required Processing Power</w:t>
            </w:r>
          </w:p>
        </w:tc>
        <w:tc>
          <w:tcPr>
            <w:tcW w:w="3144" w:type="dxa"/>
            <w:vAlign w:val="center"/>
          </w:tcPr>
          <w:p w14:paraId="3E57E27C" w14:textId="77777777" w:rsidR="008E197C" w:rsidRDefault="008E197C" w:rsidP="008E197C">
            <w:pPr>
              <w:spacing w:line="360" w:lineRule="auto"/>
              <w:ind w:firstLine="0"/>
              <w:jc w:val="center"/>
              <w:rPr>
                <w:rFonts w:ascii="Times New Roman" w:hAnsi="Times New Roman" w:cs="Times New Roman"/>
              </w:rPr>
            </w:pPr>
            <w:r>
              <w:rPr>
                <w:rFonts w:ascii="Times New Roman" w:hAnsi="Times New Roman" w:cs="Times New Roman"/>
              </w:rPr>
              <w:t>Very Low</w:t>
            </w:r>
          </w:p>
        </w:tc>
        <w:tc>
          <w:tcPr>
            <w:tcW w:w="3144" w:type="dxa"/>
            <w:vAlign w:val="center"/>
          </w:tcPr>
          <w:p w14:paraId="4C988D02" w14:textId="77777777" w:rsidR="008E197C" w:rsidRDefault="008E197C" w:rsidP="008E197C">
            <w:pPr>
              <w:spacing w:line="360" w:lineRule="auto"/>
              <w:ind w:firstLine="0"/>
              <w:jc w:val="center"/>
              <w:rPr>
                <w:rFonts w:ascii="Times New Roman" w:hAnsi="Times New Roman" w:cs="Times New Roman"/>
              </w:rPr>
            </w:pPr>
            <w:r>
              <w:rPr>
                <w:rFonts w:ascii="Times New Roman" w:hAnsi="Times New Roman" w:cs="Times New Roman"/>
              </w:rPr>
              <w:t>High</w:t>
            </w:r>
          </w:p>
        </w:tc>
      </w:tr>
      <w:tr w:rsidR="008E197C" w14:paraId="065BC304" w14:textId="77777777" w:rsidTr="008E197C">
        <w:trPr>
          <w:trHeight w:val="552"/>
        </w:trPr>
        <w:tc>
          <w:tcPr>
            <w:tcW w:w="3142" w:type="dxa"/>
            <w:vAlign w:val="center"/>
          </w:tcPr>
          <w:p w14:paraId="58255E17" w14:textId="77777777" w:rsidR="008E197C" w:rsidRDefault="008E197C" w:rsidP="008E197C">
            <w:pPr>
              <w:spacing w:line="360" w:lineRule="auto"/>
              <w:ind w:firstLine="0"/>
              <w:jc w:val="center"/>
              <w:rPr>
                <w:rFonts w:ascii="Times New Roman" w:hAnsi="Times New Roman" w:cs="Times New Roman"/>
              </w:rPr>
            </w:pPr>
            <w:r>
              <w:rPr>
                <w:rFonts w:ascii="Times New Roman" w:hAnsi="Times New Roman" w:cs="Times New Roman"/>
              </w:rPr>
              <w:t>Speed</w:t>
            </w:r>
          </w:p>
        </w:tc>
        <w:tc>
          <w:tcPr>
            <w:tcW w:w="3144" w:type="dxa"/>
            <w:vAlign w:val="center"/>
          </w:tcPr>
          <w:p w14:paraId="2C977B30" w14:textId="77777777" w:rsidR="008E197C" w:rsidRDefault="008E197C" w:rsidP="008E197C">
            <w:pPr>
              <w:spacing w:line="360" w:lineRule="auto"/>
              <w:ind w:firstLine="0"/>
              <w:jc w:val="center"/>
              <w:rPr>
                <w:rFonts w:ascii="Times New Roman" w:hAnsi="Times New Roman" w:cs="Times New Roman"/>
              </w:rPr>
            </w:pPr>
            <w:r>
              <w:rPr>
                <w:rFonts w:ascii="Times New Roman" w:hAnsi="Times New Roman" w:cs="Times New Roman"/>
              </w:rPr>
              <w:t>Fast</w:t>
            </w:r>
          </w:p>
        </w:tc>
        <w:tc>
          <w:tcPr>
            <w:tcW w:w="3144" w:type="dxa"/>
            <w:vAlign w:val="center"/>
          </w:tcPr>
          <w:p w14:paraId="4A5DAA51" w14:textId="77777777" w:rsidR="008E197C" w:rsidRDefault="008E197C" w:rsidP="008E197C">
            <w:pPr>
              <w:spacing w:line="360" w:lineRule="auto"/>
              <w:ind w:firstLine="0"/>
              <w:jc w:val="center"/>
              <w:rPr>
                <w:rFonts w:ascii="Times New Roman" w:hAnsi="Times New Roman" w:cs="Times New Roman"/>
              </w:rPr>
            </w:pPr>
            <w:r>
              <w:rPr>
                <w:rFonts w:ascii="Times New Roman" w:hAnsi="Times New Roman" w:cs="Times New Roman"/>
              </w:rPr>
              <w:t>Slow</w:t>
            </w:r>
          </w:p>
        </w:tc>
      </w:tr>
      <w:tr w:rsidR="008E197C" w14:paraId="7119E1A9" w14:textId="77777777" w:rsidTr="008E197C">
        <w:trPr>
          <w:trHeight w:val="552"/>
        </w:trPr>
        <w:tc>
          <w:tcPr>
            <w:tcW w:w="3142" w:type="dxa"/>
            <w:vAlign w:val="center"/>
          </w:tcPr>
          <w:p w14:paraId="09551EEA" w14:textId="77777777" w:rsidR="008E197C" w:rsidRDefault="008E197C" w:rsidP="008E197C">
            <w:pPr>
              <w:spacing w:line="360" w:lineRule="auto"/>
              <w:ind w:firstLine="0"/>
              <w:jc w:val="center"/>
              <w:rPr>
                <w:rFonts w:ascii="Times New Roman" w:hAnsi="Times New Roman" w:cs="Times New Roman"/>
              </w:rPr>
            </w:pPr>
            <w:r>
              <w:rPr>
                <w:rFonts w:ascii="Times New Roman" w:hAnsi="Times New Roman" w:cs="Times New Roman"/>
              </w:rPr>
              <w:t>Accuracy</w:t>
            </w:r>
          </w:p>
        </w:tc>
        <w:tc>
          <w:tcPr>
            <w:tcW w:w="3144" w:type="dxa"/>
            <w:vAlign w:val="center"/>
          </w:tcPr>
          <w:p w14:paraId="218F9BCD" w14:textId="77777777" w:rsidR="008E197C" w:rsidRDefault="008E197C" w:rsidP="008E197C">
            <w:pPr>
              <w:spacing w:line="360" w:lineRule="auto"/>
              <w:ind w:firstLine="0"/>
              <w:jc w:val="center"/>
              <w:rPr>
                <w:rFonts w:ascii="Times New Roman" w:hAnsi="Times New Roman" w:cs="Times New Roman"/>
              </w:rPr>
            </w:pPr>
            <w:r>
              <w:rPr>
                <w:rFonts w:ascii="Times New Roman" w:hAnsi="Times New Roman" w:cs="Times New Roman"/>
              </w:rPr>
              <w:t>Very High</w:t>
            </w:r>
          </w:p>
        </w:tc>
        <w:tc>
          <w:tcPr>
            <w:tcW w:w="3144" w:type="dxa"/>
            <w:vAlign w:val="center"/>
          </w:tcPr>
          <w:p w14:paraId="1D58C212" w14:textId="77777777" w:rsidR="008E197C" w:rsidRDefault="008E197C" w:rsidP="008E197C">
            <w:pPr>
              <w:spacing w:line="360" w:lineRule="auto"/>
              <w:ind w:firstLine="0"/>
              <w:jc w:val="center"/>
              <w:rPr>
                <w:rFonts w:ascii="Times New Roman" w:hAnsi="Times New Roman" w:cs="Times New Roman"/>
              </w:rPr>
            </w:pPr>
            <w:r>
              <w:rPr>
                <w:rFonts w:ascii="Times New Roman" w:hAnsi="Times New Roman" w:cs="Times New Roman"/>
              </w:rPr>
              <w:t>High</w:t>
            </w:r>
          </w:p>
        </w:tc>
      </w:tr>
      <w:tr w:rsidR="008E197C" w14:paraId="53E8503B" w14:textId="77777777" w:rsidTr="008E197C">
        <w:trPr>
          <w:trHeight w:val="552"/>
        </w:trPr>
        <w:tc>
          <w:tcPr>
            <w:tcW w:w="3142" w:type="dxa"/>
            <w:vAlign w:val="center"/>
          </w:tcPr>
          <w:p w14:paraId="08F30849" w14:textId="77777777" w:rsidR="008E197C" w:rsidRDefault="008E197C" w:rsidP="008E197C">
            <w:pPr>
              <w:spacing w:line="360" w:lineRule="auto"/>
              <w:ind w:firstLine="0"/>
              <w:jc w:val="center"/>
              <w:rPr>
                <w:rFonts w:ascii="Times New Roman" w:hAnsi="Times New Roman" w:cs="Times New Roman"/>
              </w:rPr>
            </w:pPr>
            <w:r>
              <w:rPr>
                <w:rFonts w:ascii="Times New Roman" w:hAnsi="Times New Roman" w:cs="Times New Roman"/>
              </w:rPr>
              <w:t>Ease of use</w:t>
            </w:r>
          </w:p>
        </w:tc>
        <w:tc>
          <w:tcPr>
            <w:tcW w:w="3144" w:type="dxa"/>
            <w:vAlign w:val="center"/>
          </w:tcPr>
          <w:p w14:paraId="6E917D9B" w14:textId="77777777" w:rsidR="008E197C" w:rsidRDefault="008E197C" w:rsidP="008E197C">
            <w:pPr>
              <w:spacing w:line="360" w:lineRule="auto"/>
              <w:ind w:firstLine="0"/>
              <w:jc w:val="center"/>
              <w:rPr>
                <w:rFonts w:ascii="Times New Roman" w:hAnsi="Times New Roman" w:cs="Times New Roman"/>
              </w:rPr>
            </w:pPr>
            <w:r>
              <w:rPr>
                <w:rFonts w:ascii="Times New Roman" w:hAnsi="Times New Roman" w:cs="Times New Roman"/>
              </w:rPr>
              <w:t>Easy</w:t>
            </w:r>
          </w:p>
        </w:tc>
        <w:tc>
          <w:tcPr>
            <w:tcW w:w="3144" w:type="dxa"/>
            <w:vAlign w:val="center"/>
          </w:tcPr>
          <w:p w14:paraId="5E8CA023" w14:textId="77777777" w:rsidR="008E197C" w:rsidRDefault="008E197C" w:rsidP="008E197C">
            <w:pPr>
              <w:spacing w:line="360" w:lineRule="auto"/>
              <w:ind w:firstLine="0"/>
              <w:jc w:val="center"/>
              <w:rPr>
                <w:rFonts w:ascii="Times New Roman" w:hAnsi="Times New Roman" w:cs="Times New Roman"/>
              </w:rPr>
            </w:pPr>
            <w:r>
              <w:rPr>
                <w:rFonts w:ascii="Times New Roman" w:hAnsi="Times New Roman" w:cs="Times New Roman"/>
              </w:rPr>
              <w:t>Complex</w:t>
            </w:r>
          </w:p>
        </w:tc>
      </w:tr>
    </w:tbl>
    <w:p w14:paraId="125AC865" w14:textId="77777777" w:rsidR="008E197C" w:rsidRPr="000E237C" w:rsidRDefault="008E197C" w:rsidP="008E197C">
      <w:pPr>
        <w:ind w:firstLine="0"/>
        <w:rPr>
          <w:rFonts w:ascii="Times New Roman" w:hAnsi="Times New Roman" w:cs="Times New Roman"/>
          <w:i/>
        </w:rPr>
      </w:pPr>
    </w:p>
    <w:p w14:paraId="3FC67FD1" w14:textId="77777777" w:rsidR="008E197C" w:rsidRDefault="008E197C">
      <w:pPr>
        <w:spacing w:after="160" w:line="259" w:lineRule="auto"/>
        <w:ind w:firstLine="0"/>
        <w:jc w:val="left"/>
        <w:rPr>
          <w:rFonts w:ascii="Times New Roman" w:hAnsi="Times New Roman" w:cs="Times New Roman"/>
          <w:b/>
        </w:rPr>
      </w:pPr>
      <w:r>
        <w:rPr>
          <w:rFonts w:ascii="Times New Roman" w:hAnsi="Times New Roman" w:cs="Times New Roman"/>
          <w:b/>
        </w:rPr>
        <w:br w:type="page"/>
      </w:r>
    </w:p>
    <w:p w14:paraId="3D224673" w14:textId="77777777" w:rsidR="008E197C" w:rsidRDefault="008E197C" w:rsidP="008E197C">
      <w:pPr>
        <w:ind w:firstLine="0"/>
        <w:jc w:val="left"/>
        <w:rPr>
          <w:rFonts w:ascii="Times New Roman" w:hAnsi="Times New Roman" w:cs="Times New Roman"/>
          <w:b/>
        </w:rPr>
      </w:pPr>
      <w:r>
        <w:rPr>
          <w:rFonts w:ascii="Times New Roman" w:hAnsi="Times New Roman" w:cs="Times New Roman"/>
          <w:b/>
        </w:rPr>
        <w:lastRenderedPageBreak/>
        <w:t>LIST OF HARDWARE, SOFTWARE, AND TOOLS</w:t>
      </w:r>
    </w:p>
    <w:p w14:paraId="66F5753A" w14:textId="2C5E48A2" w:rsidR="008E197C" w:rsidRDefault="008E197C" w:rsidP="008E197C">
      <w:pPr>
        <w:spacing w:line="360" w:lineRule="auto"/>
        <w:ind w:firstLine="0"/>
        <w:rPr>
          <w:rFonts w:ascii="Times New Roman" w:hAnsi="Times New Roman" w:cs="Times New Roman"/>
          <w:bCs/>
          <w:i/>
        </w:rPr>
      </w:pPr>
      <w:r>
        <w:rPr>
          <w:rFonts w:ascii="Times New Roman" w:hAnsi="Times New Roman" w:cs="Times New Roman"/>
        </w:rPr>
        <w:t xml:space="preserve">Based on the conducted analysis and comparison of all components and approaches alternatives, the hardware, software, and tools required for our final selected design is as shown in </w:t>
      </w:r>
      <w:r w:rsidR="00D454EA">
        <w:rPr>
          <w:rFonts w:ascii="Times New Roman" w:hAnsi="Times New Roman" w:cs="Times New Roman"/>
        </w:rPr>
        <w:t>table 2.3.6</w:t>
      </w:r>
      <w:r>
        <w:rPr>
          <w:rFonts w:ascii="Times New Roman" w:hAnsi="Times New Roman" w:cs="Times New Roman"/>
        </w:rPr>
        <w:t>.</w:t>
      </w:r>
      <w:r w:rsidRPr="00E139FC">
        <w:rPr>
          <w:rFonts w:ascii="Times New Roman" w:hAnsi="Times New Roman" w:cs="Times New Roman"/>
          <w:bCs/>
          <w:i/>
        </w:rPr>
        <w:t xml:space="preserve"> </w:t>
      </w:r>
    </w:p>
    <w:p w14:paraId="719F2EE6" w14:textId="77777777" w:rsidR="008E197C" w:rsidRDefault="008E197C" w:rsidP="008E197C">
      <w:pPr>
        <w:ind w:firstLine="0"/>
        <w:jc w:val="center"/>
        <w:rPr>
          <w:rFonts w:ascii="Times New Roman" w:hAnsi="Times New Roman" w:cs="Times New Roman"/>
          <w:bCs/>
          <w:i/>
        </w:rPr>
      </w:pPr>
    </w:p>
    <w:p w14:paraId="02D71EED" w14:textId="74BEF522" w:rsidR="008E197C" w:rsidRPr="000E237C" w:rsidRDefault="008E197C" w:rsidP="008E197C">
      <w:pPr>
        <w:ind w:firstLine="0"/>
        <w:jc w:val="center"/>
        <w:rPr>
          <w:rFonts w:ascii="Times New Roman" w:hAnsi="Times New Roman" w:cs="Times New Roman"/>
          <w:i/>
        </w:rPr>
      </w:pPr>
      <w:r w:rsidRPr="00BB4115">
        <w:rPr>
          <w:rFonts w:ascii="Times New Roman" w:hAnsi="Times New Roman" w:cs="Times New Roman"/>
          <w:bCs/>
          <w:i/>
        </w:rPr>
        <w:t xml:space="preserve">Table </w:t>
      </w:r>
      <w:r w:rsidR="009C3969">
        <w:rPr>
          <w:rFonts w:ascii="Times New Roman" w:hAnsi="Times New Roman" w:cs="Times New Roman"/>
          <w:i/>
        </w:rPr>
        <w:t>2.3.6</w:t>
      </w:r>
      <w:r w:rsidRPr="00BB4115">
        <w:rPr>
          <w:rFonts w:ascii="Times New Roman" w:hAnsi="Times New Roman" w:cs="Times New Roman"/>
          <w:i/>
        </w:rPr>
        <w:t xml:space="preserve"> </w:t>
      </w:r>
      <w:r w:rsidRPr="00BB4115">
        <w:rPr>
          <w:rFonts w:ascii="Times New Roman" w:hAnsi="Times New Roman" w:cs="Times New Roman"/>
          <w:bCs/>
          <w:i/>
        </w:rPr>
        <w:t>L</w:t>
      </w:r>
      <w:r w:rsidRPr="00BB4115">
        <w:rPr>
          <w:rFonts w:ascii="Times New Roman" w:hAnsi="Times New Roman" w:cs="Times New Roman"/>
          <w:i/>
        </w:rPr>
        <w:t xml:space="preserve">ist of </w:t>
      </w:r>
      <w:r w:rsidRPr="00BB4115">
        <w:rPr>
          <w:rFonts w:ascii="Times New Roman" w:hAnsi="Times New Roman" w:cs="Times New Roman"/>
          <w:bCs/>
          <w:i/>
        </w:rPr>
        <w:t>Hardware, S</w:t>
      </w:r>
      <w:r w:rsidRPr="00BB4115">
        <w:rPr>
          <w:rFonts w:ascii="Times New Roman" w:hAnsi="Times New Roman" w:cs="Times New Roman"/>
          <w:i/>
        </w:rPr>
        <w:t xml:space="preserve">oftware and </w:t>
      </w:r>
      <w:r w:rsidRPr="00BB4115">
        <w:rPr>
          <w:rFonts w:ascii="Times New Roman" w:hAnsi="Times New Roman" w:cs="Times New Roman"/>
          <w:bCs/>
          <w:i/>
        </w:rPr>
        <w:t>Tools Required</w:t>
      </w:r>
    </w:p>
    <w:tbl>
      <w:tblPr>
        <w:tblStyle w:val="TableGrid"/>
        <w:tblW w:w="9449" w:type="dxa"/>
        <w:tblLook w:val="04A0" w:firstRow="1" w:lastRow="0" w:firstColumn="1" w:lastColumn="0" w:noHBand="0" w:noVBand="1"/>
      </w:tblPr>
      <w:tblGrid>
        <w:gridCol w:w="4293"/>
        <w:gridCol w:w="2578"/>
        <w:gridCol w:w="2578"/>
      </w:tblGrid>
      <w:tr w:rsidR="008E197C" w14:paraId="3501ED85" w14:textId="77777777" w:rsidTr="008E197C">
        <w:trPr>
          <w:trHeight w:val="498"/>
        </w:trPr>
        <w:tc>
          <w:tcPr>
            <w:tcW w:w="4293" w:type="dxa"/>
            <w:vAlign w:val="center"/>
          </w:tcPr>
          <w:p w14:paraId="11CA16D5" w14:textId="77777777" w:rsidR="008E197C" w:rsidRPr="00183C6E" w:rsidRDefault="008E197C" w:rsidP="008E197C">
            <w:pPr>
              <w:spacing w:line="360" w:lineRule="auto"/>
              <w:ind w:firstLine="0"/>
              <w:jc w:val="center"/>
              <w:rPr>
                <w:rFonts w:ascii="Times New Roman" w:hAnsi="Times New Roman" w:cs="Times New Roman"/>
                <w:b/>
              </w:rPr>
            </w:pPr>
            <w:r w:rsidRPr="00183C6E">
              <w:rPr>
                <w:rFonts w:ascii="Times New Roman" w:hAnsi="Times New Roman" w:cs="Times New Roman"/>
                <w:b/>
              </w:rPr>
              <w:t>HARDWARE</w:t>
            </w:r>
          </w:p>
        </w:tc>
        <w:tc>
          <w:tcPr>
            <w:tcW w:w="2578" w:type="dxa"/>
            <w:vAlign w:val="center"/>
          </w:tcPr>
          <w:p w14:paraId="10DAADB8" w14:textId="77777777" w:rsidR="008E197C" w:rsidRPr="00183C6E" w:rsidRDefault="008E197C" w:rsidP="008E197C">
            <w:pPr>
              <w:spacing w:line="360" w:lineRule="auto"/>
              <w:ind w:firstLine="0"/>
              <w:jc w:val="center"/>
              <w:rPr>
                <w:rFonts w:ascii="Times New Roman" w:hAnsi="Times New Roman" w:cs="Times New Roman"/>
                <w:b/>
              </w:rPr>
            </w:pPr>
            <w:r w:rsidRPr="00183C6E">
              <w:rPr>
                <w:rFonts w:ascii="Times New Roman" w:hAnsi="Times New Roman" w:cs="Times New Roman"/>
                <w:b/>
              </w:rPr>
              <w:t>SOFTWARE</w:t>
            </w:r>
          </w:p>
        </w:tc>
        <w:tc>
          <w:tcPr>
            <w:tcW w:w="2578" w:type="dxa"/>
            <w:vAlign w:val="center"/>
          </w:tcPr>
          <w:p w14:paraId="30472923" w14:textId="77777777" w:rsidR="008E197C" w:rsidRPr="00183C6E" w:rsidRDefault="008E197C" w:rsidP="008E197C">
            <w:pPr>
              <w:spacing w:line="360" w:lineRule="auto"/>
              <w:ind w:firstLine="0"/>
              <w:jc w:val="center"/>
              <w:rPr>
                <w:rFonts w:ascii="Times New Roman" w:hAnsi="Times New Roman" w:cs="Times New Roman"/>
                <w:b/>
              </w:rPr>
            </w:pPr>
            <w:r w:rsidRPr="00183C6E">
              <w:rPr>
                <w:rFonts w:ascii="Times New Roman" w:hAnsi="Times New Roman" w:cs="Times New Roman"/>
                <w:b/>
              </w:rPr>
              <w:t>TOOLS</w:t>
            </w:r>
          </w:p>
        </w:tc>
      </w:tr>
      <w:tr w:rsidR="008E197C" w14:paraId="16C236A9" w14:textId="77777777" w:rsidTr="004070EA">
        <w:trPr>
          <w:trHeight w:val="3842"/>
        </w:trPr>
        <w:tc>
          <w:tcPr>
            <w:tcW w:w="4293" w:type="dxa"/>
          </w:tcPr>
          <w:p w14:paraId="2601DDEF" w14:textId="77777777" w:rsidR="008E197C" w:rsidRDefault="008E197C" w:rsidP="008E197C">
            <w:pPr>
              <w:pStyle w:val="ListParagraph"/>
              <w:numPr>
                <w:ilvl w:val="0"/>
                <w:numId w:val="2"/>
              </w:numPr>
              <w:spacing w:line="360" w:lineRule="auto"/>
              <w:jc w:val="left"/>
              <w:rPr>
                <w:rFonts w:ascii="Times New Roman" w:hAnsi="Times New Roman" w:cs="Times New Roman"/>
              </w:rPr>
            </w:pPr>
            <w:r>
              <w:rPr>
                <w:rFonts w:ascii="Times New Roman" w:hAnsi="Times New Roman" w:cs="Times New Roman"/>
              </w:rPr>
              <w:t>Raspberry Pi Zero WH</w:t>
            </w:r>
          </w:p>
          <w:p w14:paraId="30ABF2C4" w14:textId="57D0A854" w:rsidR="008E197C" w:rsidRDefault="00034676" w:rsidP="008E197C">
            <w:pPr>
              <w:pStyle w:val="ListParagraph"/>
              <w:numPr>
                <w:ilvl w:val="0"/>
                <w:numId w:val="2"/>
              </w:numPr>
              <w:spacing w:line="360" w:lineRule="auto"/>
              <w:jc w:val="left"/>
              <w:rPr>
                <w:rFonts w:ascii="Times New Roman" w:hAnsi="Times New Roman" w:cs="Times New Roman"/>
              </w:rPr>
            </w:pPr>
            <w:r>
              <w:rPr>
                <w:rFonts w:ascii="Times New Roman" w:hAnsi="Times New Roman" w:cs="Times New Roman"/>
              </w:rPr>
              <w:t>0.96-inch</w:t>
            </w:r>
            <w:r w:rsidR="008E197C">
              <w:rPr>
                <w:rFonts w:ascii="Times New Roman" w:hAnsi="Times New Roman" w:cs="Times New Roman"/>
              </w:rPr>
              <w:t xml:space="preserve"> 128x64 OLED Display</w:t>
            </w:r>
          </w:p>
          <w:p w14:paraId="4F8D13FB" w14:textId="77777777" w:rsidR="008E197C" w:rsidRDefault="008E197C" w:rsidP="008E197C">
            <w:pPr>
              <w:pStyle w:val="ListParagraph"/>
              <w:numPr>
                <w:ilvl w:val="0"/>
                <w:numId w:val="2"/>
              </w:numPr>
              <w:spacing w:line="360" w:lineRule="auto"/>
              <w:jc w:val="left"/>
              <w:rPr>
                <w:rFonts w:ascii="Times New Roman" w:hAnsi="Times New Roman" w:cs="Times New Roman"/>
              </w:rPr>
            </w:pPr>
            <w:r>
              <w:rPr>
                <w:rFonts w:ascii="Times New Roman" w:hAnsi="Times New Roman" w:cs="Times New Roman"/>
              </w:rPr>
              <w:t>Mini USB Microphone</w:t>
            </w:r>
          </w:p>
          <w:p w14:paraId="724468A9" w14:textId="77777777" w:rsidR="008E197C" w:rsidRDefault="008E197C" w:rsidP="008E197C">
            <w:pPr>
              <w:pStyle w:val="ListParagraph"/>
              <w:numPr>
                <w:ilvl w:val="0"/>
                <w:numId w:val="2"/>
              </w:numPr>
              <w:spacing w:line="360" w:lineRule="auto"/>
              <w:jc w:val="left"/>
              <w:rPr>
                <w:rFonts w:ascii="Times New Roman" w:hAnsi="Times New Roman" w:cs="Times New Roman"/>
              </w:rPr>
            </w:pPr>
            <w:r>
              <w:rPr>
                <w:rFonts w:ascii="Times New Roman" w:hAnsi="Times New Roman" w:cs="Times New Roman"/>
              </w:rPr>
              <w:t>Micro USB to OTG Adapter</w:t>
            </w:r>
          </w:p>
          <w:p w14:paraId="45700B7D" w14:textId="77777777" w:rsidR="008E197C" w:rsidRDefault="008E197C" w:rsidP="008E197C">
            <w:pPr>
              <w:pStyle w:val="ListParagraph"/>
              <w:numPr>
                <w:ilvl w:val="0"/>
                <w:numId w:val="2"/>
              </w:numPr>
              <w:spacing w:line="360" w:lineRule="auto"/>
              <w:jc w:val="left"/>
              <w:rPr>
                <w:rFonts w:ascii="Times New Roman" w:hAnsi="Times New Roman" w:cs="Times New Roman"/>
              </w:rPr>
            </w:pPr>
            <w:r>
              <w:rPr>
                <w:rFonts w:ascii="Times New Roman" w:hAnsi="Times New Roman" w:cs="Times New Roman"/>
              </w:rPr>
              <w:t>Mini Powerbank</w:t>
            </w:r>
          </w:p>
          <w:p w14:paraId="76758A0E" w14:textId="77777777" w:rsidR="008E197C" w:rsidRDefault="008E197C" w:rsidP="008E197C">
            <w:pPr>
              <w:pStyle w:val="ListParagraph"/>
              <w:numPr>
                <w:ilvl w:val="0"/>
                <w:numId w:val="2"/>
              </w:numPr>
              <w:spacing w:line="360" w:lineRule="auto"/>
              <w:jc w:val="left"/>
              <w:rPr>
                <w:rFonts w:ascii="Times New Roman" w:hAnsi="Times New Roman" w:cs="Times New Roman"/>
              </w:rPr>
            </w:pPr>
            <w:r>
              <w:rPr>
                <w:rFonts w:ascii="Times New Roman" w:hAnsi="Times New Roman" w:cs="Times New Roman"/>
              </w:rPr>
              <w:t>Mirror</w:t>
            </w:r>
          </w:p>
          <w:p w14:paraId="163E3E83" w14:textId="77777777" w:rsidR="008E197C" w:rsidRDefault="008E197C" w:rsidP="008E197C">
            <w:pPr>
              <w:pStyle w:val="ListParagraph"/>
              <w:numPr>
                <w:ilvl w:val="0"/>
                <w:numId w:val="2"/>
              </w:numPr>
              <w:spacing w:line="360" w:lineRule="auto"/>
              <w:jc w:val="left"/>
              <w:rPr>
                <w:rFonts w:ascii="Times New Roman" w:hAnsi="Times New Roman" w:cs="Times New Roman"/>
              </w:rPr>
            </w:pPr>
            <w:r>
              <w:rPr>
                <w:rFonts w:ascii="Times New Roman" w:hAnsi="Times New Roman" w:cs="Times New Roman"/>
              </w:rPr>
              <w:t>Lens</w:t>
            </w:r>
          </w:p>
          <w:p w14:paraId="6CF0F224" w14:textId="77777777" w:rsidR="008E197C" w:rsidRDefault="008E197C" w:rsidP="008E197C">
            <w:pPr>
              <w:pStyle w:val="ListParagraph"/>
              <w:numPr>
                <w:ilvl w:val="0"/>
                <w:numId w:val="2"/>
              </w:numPr>
              <w:spacing w:line="360" w:lineRule="auto"/>
              <w:jc w:val="left"/>
              <w:rPr>
                <w:rFonts w:ascii="Times New Roman" w:hAnsi="Times New Roman" w:cs="Times New Roman"/>
              </w:rPr>
            </w:pPr>
            <w:r>
              <w:rPr>
                <w:rFonts w:ascii="Times New Roman" w:hAnsi="Times New Roman" w:cs="Times New Roman"/>
              </w:rPr>
              <w:t>Transparent Perspex</w:t>
            </w:r>
          </w:p>
          <w:p w14:paraId="72864503" w14:textId="77777777" w:rsidR="008E197C" w:rsidRPr="00183C6E" w:rsidRDefault="008E197C" w:rsidP="008E197C">
            <w:pPr>
              <w:pStyle w:val="ListParagraph"/>
              <w:numPr>
                <w:ilvl w:val="0"/>
                <w:numId w:val="2"/>
              </w:numPr>
              <w:spacing w:line="360" w:lineRule="auto"/>
              <w:jc w:val="left"/>
              <w:rPr>
                <w:rFonts w:ascii="Times New Roman" w:hAnsi="Times New Roman" w:cs="Times New Roman"/>
              </w:rPr>
            </w:pPr>
            <w:r>
              <w:rPr>
                <w:rFonts w:ascii="Times New Roman" w:hAnsi="Times New Roman" w:cs="Times New Roman"/>
              </w:rPr>
              <w:t>3D Printed Casing</w:t>
            </w:r>
          </w:p>
        </w:tc>
        <w:tc>
          <w:tcPr>
            <w:tcW w:w="2578" w:type="dxa"/>
          </w:tcPr>
          <w:p w14:paraId="241280B3" w14:textId="77777777" w:rsidR="008E197C" w:rsidRDefault="008E197C" w:rsidP="008E197C">
            <w:pPr>
              <w:pStyle w:val="ListParagraph"/>
              <w:numPr>
                <w:ilvl w:val="0"/>
                <w:numId w:val="2"/>
              </w:numPr>
              <w:spacing w:line="360" w:lineRule="auto"/>
              <w:jc w:val="left"/>
              <w:rPr>
                <w:rFonts w:ascii="Times New Roman" w:hAnsi="Times New Roman" w:cs="Times New Roman"/>
              </w:rPr>
            </w:pPr>
            <w:r>
              <w:rPr>
                <w:rFonts w:ascii="Times New Roman" w:hAnsi="Times New Roman" w:cs="Times New Roman"/>
              </w:rPr>
              <w:t>Autocad</w:t>
            </w:r>
          </w:p>
          <w:p w14:paraId="74E00933" w14:textId="77777777" w:rsidR="008E197C" w:rsidRDefault="008E197C" w:rsidP="008E197C">
            <w:pPr>
              <w:pStyle w:val="ListParagraph"/>
              <w:numPr>
                <w:ilvl w:val="0"/>
                <w:numId w:val="2"/>
              </w:numPr>
              <w:spacing w:line="360" w:lineRule="auto"/>
              <w:jc w:val="left"/>
              <w:rPr>
                <w:rFonts w:ascii="Times New Roman" w:hAnsi="Times New Roman" w:cs="Times New Roman"/>
              </w:rPr>
            </w:pPr>
            <w:r>
              <w:rPr>
                <w:rFonts w:ascii="Times New Roman" w:hAnsi="Times New Roman" w:cs="Times New Roman"/>
              </w:rPr>
              <w:t>Fritzing</w:t>
            </w:r>
          </w:p>
          <w:p w14:paraId="51CDCFE1" w14:textId="77777777" w:rsidR="008E197C" w:rsidRDefault="008E197C" w:rsidP="008E197C">
            <w:pPr>
              <w:pStyle w:val="ListParagraph"/>
              <w:numPr>
                <w:ilvl w:val="0"/>
                <w:numId w:val="2"/>
              </w:numPr>
              <w:spacing w:line="360" w:lineRule="auto"/>
              <w:jc w:val="left"/>
              <w:rPr>
                <w:rFonts w:ascii="Times New Roman" w:hAnsi="Times New Roman" w:cs="Times New Roman"/>
              </w:rPr>
            </w:pPr>
            <w:r>
              <w:rPr>
                <w:rFonts w:ascii="Times New Roman" w:hAnsi="Times New Roman" w:cs="Times New Roman"/>
              </w:rPr>
              <w:t>Ubuntu</w:t>
            </w:r>
          </w:p>
          <w:p w14:paraId="5FACC95F" w14:textId="77777777" w:rsidR="008E197C" w:rsidRDefault="008E197C" w:rsidP="008E197C">
            <w:pPr>
              <w:pStyle w:val="ListParagraph"/>
              <w:numPr>
                <w:ilvl w:val="0"/>
                <w:numId w:val="2"/>
              </w:numPr>
              <w:spacing w:line="360" w:lineRule="auto"/>
              <w:jc w:val="left"/>
              <w:rPr>
                <w:rFonts w:ascii="Times New Roman" w:hAnsi="Times New Roman" w:cs="Times New Roman"/>
              </w:rPr>
            </w:pPr>
            <w:r>
              <w:rPr>
                <w:rFonts w:ascii="Times New Roman" w:hAnsi="Times New Roman" w:cs="Times New Roman"/>
              </w:rPr>
              <w:t>Google Cloud Speech-to-Text API</w:t>
            </w:r>
          </w:p>
          <w:p w14:paraId="02B62B2A" w14:textId="77777777" w:rsidR="008E197C" w:rsidRDefault="008E197C" w:rsidP="008E197C">
            <w:pPr>
              <w:pStyle w:val="ListParagraph"/>
              <w:numPr>
                <w:ilvl w:val="0"/>
                <w:numId w:val="2"/>
              </w:numPr>
              <w:spacing w:line="360" w:lineRule="auto"/>
              <w:jc w:val="left"/>
              <w:rPr>
                <w:rFonts w:ascii="Times New Roman" w:hAnsi="Times New Roman" w:cs="Times New Roman"/>
              </w:rPr>
            </w:pPr>
            <w:r>
              <w:rPr>
                <w:rFonts w:ascii="Times New Roman" w:hAnsi="Times New Roman" w:cs="Times New Roman"/>
              </w:rPr>
              <w:t>Adobe Illustrator</w:t>
            </w:r>
          </w:p>
          <w:p w14:paraId="21A2A215" w14:textId="77777777" w:rsidR="008E197C" w:rsidRDefault="008E197C" w:rsidP="008E197C">
            <w:pPr>
              <w:pStyle w:val="ListParagraph"/>
              <w:numPr>
                <w:ilvl w:val="0"/>
                <w:numId w:val="2"/>
              </w:numPr>
              <w:spacing w:line="360" w:lineRule="auto"/>
              <w:jc w:val="left"/>
              <w:rPr>
                <w:rFonts w:ascii="Times New Roman" w:hAnsi="Times New Roman" w:cs="Times New Roman"/>
              </w:rPr>
            </w:pPr>
            <w:r>
              <w:rPr>
                <w:rFonts w:ascii="Times New Roman" w:hAnsi="Times New Roman" w:cs="Times New Roman"/>
              </w:rPr>
              <w:t>Adobe Photoshop</w:t>
            </w:r>
          </w:p>
        </w:tc>
        <w:tc>
          <w:tcPr>
            <w:tcW w:w="2578" w:type="dxa"/>
          </w:tcPr>
          <w:p w14:paraId="7730BF78" w14:textId="77777777" w:rsidR="008E197C" w:rsidRDefault="008E197C" w:rsidP="008E197C">
            <w:pPr>
              <w:pStyle w:val="ListParagraph"/>
              <w:numPr>
                <w:ilvl w:val="0"/>
                <w:numId w:val="2"/>
              </w:numPr>
              <w:spacing w:line="360" w:lineRule="auto"/>
              <w:jc w:val="left"/>
              <w:rPr>
                <w:rFonts w:ascii="Times New Roman" w:hAnsi="Times New Roman" w:cs="Times New Roman"/>
              </w:rPr>
            </w:pPr>
            <w:r>
              <w:rPr>
                <w:rFonts w:ascii="Times New Roman" w:hAnsi="Times New Roman" w:cs="Times New Roman"/>
              </w:rPr>
              <w:t>Soldering Tools</w:t>
            </w:r>
          </w:p>
          <w:p w14:paraId="242E4626" w14:textId="77777777" w:rsidR="008E197C" w:rsidRDefault="008E197C" w:rsidP="008E197C">
            <w:pPr>
              <w:pStyle w:val="ListParagraph"/>
              <w:numPr>
                <w:ilvl w:val="0"/>
                <w:numId w:val="2"/>
              </w:numPr>
              <w:spacing w:line="360" w:lineRule="auto"/>
              <w:jc w:val="left"/>
              <w:rPr>
                <w:rFonts w:ascii="Times New Roman" w:hAnsi="Times New Roman" w:cs="Times New Roman"/>
              </w:rPr>
            </w:pPr>
            <w:r>
              <w:rPr>
                <w:rFonts w:ascii="Times New Roman" w:hAnsi="Times New Roman" w:cs="Times New Roman"/>
              </w:rPr>
              <w:t>3D Printer</w:t>
            </w:r>
          </w:p>
          <w:p w14:paraId="1E45D47B" w14:textId="77777777" w:rsidR="008E197C" w:rsidRDefault="008E197C" w:rsidP="008E197C">
            <w:pPr>
              <w:pStyle w:val="ListParagraph"/>
              <w:numPr>
                <w:ilvl w:val="0"/>
                <w:numId w:val="2"/>
              </w:numPr>
              <w:spacing w:line="360" w:lineRule="auto"/>
              <w:jc w:val="left"/>
              <w:rPr>
                <w:rFonts w:ascii="Times New Roman" w:hAnsi="Times New Roman" w:cs="Times New Roman"/>
              </w:rPr>
            </w:pPr>
            <w:r>
              <w:rPr>
                <w:rFonts w:ascii="Times New Roman" w:hAnsi="Times New Roman" w:cs="Times New Roman"/>
              </w:rPr>
              <w:t>Multimeter</w:t>
            </w:r>
          </w:p>
          <w:p w14:paraId="77F540C1" w14:textId="77777777" w:rsidR="008E197C" w:rsidRDefault="008E197C" w:rsidP="008E197C">
            <w:pPr>
              <w:pStyle w:val="ListParagraph"/>
              <w:numPr>
                <w:ilvl w:val="0"/>
                <w:numId w:val="2"/>
              </w:numPr>
              <w:spacing w:line="360" w:lineRule="auto"/>
              <w:jc w:val="left"/>
              <w:rPr>
                <w:rFonts w:ascii="Times New Roman" w:hAnsi="Times New Roman" w:cs="Times New Roman"/>
              </w:rPr>
            </w:pPr>
            <w:r>
              <w:rPr>
                <w:rFonts w:ascii="Times New Roman" w:hAnsi="Times New Roman" w:cs="Times New Roman"/>
              </w:rPr>
              <w:t>PC</w:t>
            </w:r>
          </w:p>
        </w:tc>
      </w:tr>
    </w:tbl>
    <w:p w14:paraId="337153E8" w14:textId="21944E23" w:rsidR="7E58E5E5" w:rsidRDefault="005367E7" w:rsidP="7E58E5E5">
      <w:pPr>
        <w:ind w:firstLine="0"/>
        <w:rPr>
          <w:rFonts w:ascii="Times New Roman" w:hAnsi="Times New Roman" w:cs="Times New Roman"/>
          <w:b/>
        </w:rPr>
      </w:pPr>
      <w:r w:rsidRPr="7E58E5E5">
        <w:rPr>
          <w:rFonts w:ascii="Times New Roman" w:hAnsi="Times New Roman" w:cs="Times New Roman"/>
          <w:b/>
          <w:bCs/>
        </w:rPr>
        <w:br w:type="page"/>
      </w:r>
      <w:r w:rsidR="7E58E5E5" w:rsidRPr="7E58E5E5">
        <w:rPr>
          <w:rFonts w:ascii="Times New Roman" w:hAnsi="Times New Roman" w:cs="Times New Roman"/>
          <w:b/>
          <w:bCs/>
          <w:sz w:val="28"/>
          <w:szCs w:val="28"/>
          <w:u w:val="single"/>
        </w:rPr>
        <w:lastRenderedPageBreak/>
        <w:t xml:space="preserve">3. RESULTS </w:t>
      </w:r>
    </w:p>
    <w:p w14:paraId="62C71FFB" w14:textId="5CF6C2AA" w:rsidR="206A94A8" w:rsidRDefault="206A94A8" w:rsidP="206A94A8">
      <w:pPr>
        <w:ind w:firstLine="0"/>
        <w:rPr>
          <w:rFonts w:ascii="Times New Roman" w:hAnsi="Times New Roman" w:cs="Times New Roman"/>
        </w:rPr>
      </w:pPr>
      <w:r w:rsidRPr="206A94A8">
        <w:rPr>
          <w:rFonts w:ascii="Times New Roman" w:hAnsi="Times New Roman" w:cs="Times New Roman"/>
        </w:rPr>
        <w:t>At the end of the course, we managed to produce the working prototype as shown in Figure 3.2.1</w:t>
      </w:r>
      <w:del w:id="350" w:author="Nor Erniza Bt M Rozali - Dr (ACAD/UTP)" w:date="2019-11-21T12:14:00Z">
        <w:r w:rsidRPr="206A94A8" w:rsidDel="0024502E">
          <w:rPr>
            <w:rFonts w:ascii="Times New Roman" w:hAnsi="Times New Roman" w:cs="Times New Roman"/>
          </w:rPr>
          <w:delText xml:space="preserve"> below</w:delText>
        </w:r>
      </w:del>
      <w:r w:rsidRPr="206A94A8">
        <w:rPr>
          <w:rFonts w:ascii="Times New Roman" w:hAnsi="Times New Roman" w:cs="Times New Roman"/>
        </w:rPr>
        <w:t xml:space="preserve">. The technical specification, engineering drawings, and performance results </w:t>
      </w:r>
      <w:del w:id="351" w:author="Nor Erniza Bt M Rozali - Dr (ACAD/UTP)" w:date="2019-11-21T12:14:00Z">
        <w:r w:rsidRPr="206A94A8" w:rsidDel="0024502E">
          <w:rPr>
            <w:rFonts w:ascii="Times New Roman" w:hAnsi="Times New Roman" w:cs="Times New Roman"/>
          </w:rPr>
          <w:delText>will be</w:delText>
        </w:r>
      </w:del>
      <w:ins w:id="352" w:author="Nor Erniza Bt M Rozali - Dr (ACAD/UTP)" w:date="2019-11-21T12:14:00Z">
        <w:r w:rsidR="0024502E">
          <w:rPr>
            <w:rFonts w:ascii="Times New Roman" w:hAnsi="Times New Roman" w:cs="Times New Roman"/>
          </w:rPr>
          <w:t>are</w:t>
        </w:r>
      </w:ins>
      <w:r w:rsidRPr="206A94A8">
        <w:rPr>
          <w:rFonts w:ascii="Times New Roman" w:hAnsi="Times New Roman" w:cs="Times New Roman"/>
        </w:rPr>
        <w:t xml:space="preserve"> discussed in this section.</w:t>
      </w:r>
    </w:p>
    <w:p w14:paraId="26681A41" w14:textId="6F8F7BBE" w:rsidR="00A74C14" w:rsidDel="004D4206" w:rsidRDefault="00A74C14" w:rsidP="0081311E">
      <w:pPr>
        <w:ind w:firstLine="0"/>
        <w:rPr>
          <w:del w:id="353" w:author="FIORENTINA RICHELLE ASUN" w:date="2019-11-26T16:44:00Z"/>
          <w:rFonts w:ascii="Times New Roman" w:hAnsi="Times New Roman" w:cs="Times New Roman"/>
          <w:b/>
          <w:sz w:val="28"/>
          <w:szCs w:val="28"/>
        </w:rPr>
      </w:pPr>
      <w:r w:rsidRPr="4D1B32DD">
        <w:rPr>
          <w:rFonts w:ascii="Times New Roman" w:hAnsi="Times New Roman" w:cs="Times New Roman"/>
          <w:b/>
          <w:sz w:val="28"/>
          <w:szCs w:val="28"/>
        </w:rPr>
        <w:t>3.1</w:t>
      </w:r>
      <w:r w:rsidR="00006930" w:rsidRPr="4D1B32DD">
        <w:rPr>
          <w:rFonts w:ascii="Times New Roman" w:hAnsi="Times New Roman" w:cs="Times New Roman"/>
          <w:b/>
          <w:sz w:val="28"/>
          <w:szCs w:val="28"/>
        </w:rPr>
        <w:t>.</w:t>
      </w:r>
      <w:r w:rsidRPr="4D1B32DD">
        <w:rPr>
          <w:rFonts w:ascii="Times New Roman" w:hAnsi="Times New Roman" w:cs="Times New Roman"/>
          <w:b/>
          <w:sz w:val="28"/>
          <w:szCs w:val="28"/>
        </w:rPr>
        <w:t xml:space="preserve"> TECHNICAL SPECIFICATIONS AND ENGINEERING DRAWING</w:t>
      </w:r>
    </w:p>
    <w:p w14:paraId="6E8B151E" w14:textId="77777777" w:rsidR="004D4206" w:rsidRPr="00D846A9" w:rsidRDefault="004D4206" w:rsidP="00A74C14">
      <w:pPr>
        <w:ind w:firstLine="0"/>
        <w:rPr>
          <w:ins w:id="354" w:author="FIORENTINA RICHELLE ASUN" w:date="2019-11-26T16:44:00Z"/>
          <w:rFonts w:ascii="Times New Roman" w:hAnsi="Times New Roman" w:cs="Times New Roman"/>
          <w:b/>
          <w:sz w:val="28"/>
          <w:szCs w:val="28"/>
        </w:rPr>
      </w:pPr>
    </w:p>
    <w:p w14:paraId="053B1FCF" w14:textId="772B6BFA" w:rsidR="004D4206" w:rsidRDefault="206A94A8" w:rsidP="0081311E">
      <w:pPr>
        <w:ind w:firstLine="0"/>
        <w:rPr>
          <w:ins w:id="355" w:author="FIORENTINA RICHELLE ASUN" w:date="2019-11-26T16:44:00Z"/>
          <w:rFonts w:ascii="Times New Roman" w:hAnsi="Times New Roman" w:cs="Times New Roman"/>
        </w:rPr>
      </w:pPr>
      <w:commentRangeStart w:id="356"/>
      <w:r w:rsidRPr="206A94A8">
        <w:rPr>
          <w:rFonts w:ascii="Times New Roman" w:hAnsi="Times New Roman" w:cs="Times New Roman"/>
        </w:rPr>
        <w:t xml:space="preserve">All </w:t>
      </w:r>
      <w:ins w:id="357" w:author="FIORENTINA RICHELLE ASUN" w:date="2019-11-26T16:44:00Z">
        <w:r w:rsidR="004D4206">
          <w:rPr>
            <w:rFonts w:ascii="Times New Roman" w:hAnsi="Times New Roman" w:cs="Times New Roman"/>
          </w:rPr>
          <w:t>t</w:t>
        </w:r>
      </w:ins>
      <w:del w:id="358" w:author="FIORENTINA RICHELLE ASUN" w:date="2019-11-26T16:44:00Z">
        <w:r w:rsidRPr="206A94A8" w:rsidDel="004D4206">
          <w:rPr>
            <w:rFonts w:ascii="Times New Roman" w:hAnsi="Times New Roman" w:cs="Times New Roman"/>
          </w:rPr>
          <w:delText>t</w:delText>
        </w:r>
      </w:del>
      <w:r w:rsidRPr="206A94A8">
        <w:rPr>
          <w:rFonts w:ascii="Times New Roman" w:hAnsi="Times New Roman" w:cs="Times New Roman"/>
        </w:rPr>
        <w:t>h</w:t>
      </w:r>
      <w:commentRangeEnd w:id="356"/>
      <w:r w:rsidR="00844F1C">
        <w:rPr>
          <w:rStyle w:val="CommentReference"/>
        </w:rPr>
        <w:commentReference w:id="356"/>
      </w:r>
      <w:r w:rsidRPr="206A94A8">
        <w:rPr>
          <w:rFonts w:ascii="Times New Roman" w:hAnsi="Times New Roman" w:cs="Times New Roman"/>
        </w:rPr>
        <w:t>e engineering drawings of the protype casing are shown in</w:t>
      </w:r>
      <w:ins w:id="359" w:author="FIORENTINA RICHELLE ASUN" w:date="2019-11-26T16:41:00Z">
        <w:r w:rsidR="005E4C59">
          <w:rPr>
            <w:rFonts w:ascii="Times New Roman" w:hAnsi="Times New Roman" w:cs="Times New Roman"/>
          </w:rPr>
          <w:t xml:space="preserve"> the following figure.</w:t>
        </w:r>
      </w:ins>
      <w:r w:rsidRPr="206A94A8">
        <w:rPr>
          <w:rFonts w:ascii="Times New Roman" w:hAnsi="Times New Roman" w:cs="Times New Roman"/>
        </w:rPr>
        <w:t xml:space="preserve"> </w:t>
      </w:r>
    </w:p>
    <w:p w14:paraId="76DF79BB" w14:textId="63220735" w:rsidR="004D4206" w:rsidRDefault="004D4206">
      <w:pPr>
        <w:spacing w:after="160" w:line="259" w:lineRule="auto"/>
        <w:ind w:firstLine="0"/>
        <w:jc w:val="left"/>
        <w:rPr>
          <w:ins w:id="360" w:author="FIORENTINA RICHELLE ASUN" w:date="2019-11-26T16:45:00Z"/>
          <w:rFonts w:ascii="Times New Roman" w:hAnsi="Times New Roman" w:cs="Times New Roman"/>
        </w:rPr>
        <w:sectPr w:rsidR="004D4206" w:rsidSect="005367E7">
          <w:footerReference w:type="default" r:id="rId46"/>
          <w:pgSz w:w="12240" w:h="15840"/>
          <w:pgMar w:top="1440" w:right="1440" w:bottom="1440" w:left="1440" w:header="720" w:footer="720" w:gutter="0"/>
          <w:cols w:space="720"/>
          <w:titlePg/>
          <w:docGrid w:linePitch="360"/>
        </w:sectPr>
      </w:pPr>
      <w:ins w:id="361" w:author="FIORENTINA RICHELLE ASUN" w:date="2019-11-26T16:44:00Z">
        <w:r>
          <w:rPr>
            <w:rFonts w:ascii="Times New Roman" w:hAnsi="Times New Roman" w:cs="Times New Roman"/>
          </w:rPr>
          <w:br w:type="page"/>
        </w:r>
      </w:ins>
    </w:p>
    <w:p w14:paraId="25354D60" w14:textId="624F1DB7" w:rsidR="0081311E" w:rsidRDefault="004D4206">
      <w:pPr>
        <w:spacing w:after="160" w:line="259" w:lineRule="auto"/>
        <w:ind w:firstLine="0"/>
        <w:rPr>
          <w:ins w:id="362" w:author="FIORENTINA RICHELLE ASUN" w:date="2019-11-26T16:44:00Z"/>
          <w:rFonts w:ascii="Times New Roman" w:hAnsi="Times New Roman" w:cs="Times New Roman"/>
        </w:rPr>
        <w:pPrChange w:id="363" w:author="FIORENTINA RICHELLE ASUN" w:date="2019-11-26T16:47:00Z">
          <w:pPr>
            <w:ind w:firstLine="0"/>
          </w:pPr>
        </w:pPrChange>
      </w:pPr>
      <w:ins w:id="364" w:author="FIORENTINA RICHELLE ASUN" w:date="2019-11-26T16:46:00Z">
        <w:r>
          <w:rPr>
            <w:rFonts w:ascii="Times New Roman" w:hAnsi="Times New Roman" w:cs="Times New Roman"/>
            <w:noProof/>
          </w:rPr>
          <w:lastRenderedPageBreak/>
          <w:drawing>
            <wp:inline distT="0" distB="0" distL="0" distR="0" wp14:anchorId="04EA2EAD" wp14:editId="2D574172">
              <wp:extent cx="7772400" cy="54928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RT1_NEW-1.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790870" cy="5505908"/>
                      </a:xfrm>
                      <a:prstGeom prst="rect">
                        <a:avLst/>
                      </a:prstGeom>
                    </pic:spPr>
                  </pic:pic>
                </a:graphicData>
              </a:graphic>
            </wp:inline>
          </w:drawing>
        </w:r>
      </w:ins>
    </w:p>
    <w:p w14:paraId="0EF73E4B" w14:textId="6BF46B93" w:rsidR="4D1B32DD" w:rsidRPr="00587112" w:rsidRDefault="206A94A8">
      <w:pPr>
        <w:ind w:firstLine="0"/>
        <w:jc w:val="center"/>
        <w:rPr>
          <w:rFonts w:ascii="Times New Roman" w:hAnsi="Times New Roman" w:cs="Times New Roman"/>
          <w:i/>
          <w:noProof/>
          <w:rPrChange w:id="365" w:author="FIORENTINA RICHELLE ASUN" w:date="2019-11-26T16:49:00Z">
            <w:rPr>
              <w:rFonts w:ascii="Times New Roman" w:hAnsi="Times New Roman" w:cs="Times New Roman"/>
            </w:rPr>
          </w:rPrChange>
        </w:rPr>
        <w:pPrChange w:id="366" w:author="FIORENTINA RICHELLE ASUN" w:date="2019-11-26T16:47:00Z">
          <w:pPr/>
        </w:pPrChange>
      </w:pPr>
      <w:del w:id="367" w:author="FIORENTINA RICHELLE ASUN" w:date="2019-11-26T16:40:00Z">
        <w:r w:rsidRPr="00587112" w:rsidDel="005E4C59">
          <w:rPr>
            <w:rFonts w:ascii="Times New Roman" w:hAnsi="Times New Roman" w:cs="Times New Roman"/>
            <w:i/>
            <w:rPrChange w:id="368" w:author="FIORENTINA RICHELLE ASUN" w:date="2019-11-26T16:49:00Z">
              <w:rPr>
                <w:rFonts w:ascii="Times New Roman" w:hAnsi="Times New Roman" w:cs="Times New Roman"/>
              </w:rPr>
            </w:rPrChange>
          </w:rPr>
          <w:delText xml:space="preserve">Figure </w:delText>
        </w:r>
        <w:r w:rsidRPr="00587112" w:rsidDel="001D49BB">
          <w:rPr>
            <w:rFonts w:ascii="Times New Roman" w:hAnsi="Times New Roman" w:cs="Times New Roman"/>
            <w:i/>
            <w:rPrChange w:id="369" w:author="FIORENTINA RICHELLE ASUN" w:date="2019-11-26T16:49:00Z">
              <w:rPr>
                <w:rFonts w:ascii="Times New Roman" w:hAnsi="Times New Roman" w:cs="Times New Roman"/>
              </w:rPr>
            </w:rPrChange>
          </w:rPr>
          <w:delText>3.1</w:delText>
        </w:r>
        <w:r w:rsidRPr="00587112" w:rsidDel="005E4C59">
          <w:rPr>
            <w:rFonts w:ascii="Times New Roman" w:hAnsi="Times New Roman" w:cs="Times New Roman"/>
            <w:i/>
            <w:rPrChange w:id="370" w:author="FIORENTINA RICHELLE ASUN" w:date="2019-11-26T16:49:00Z">
              <w:rPr>
                <w:rFonts w:ascii="Times New Roman" w:hAnsi="Times New Roman" w:cs="Times New Roman"/>
              </w:rPr>
            </w:rPrChange>
          </w:rPr>
          <w:delText xml:space="preserve"> below.</w:delText>
        </w:r>
      </w:del>
      <w:ins w:id="371" w:author="SYED AMIR HILMY BIN SYED HALIM" w:date="2019-11-24T17:17:00Z">
        <w:del w:id="372" w:author="FIORENTINA RICHELLE ASUN" w:date="2019-11-26T16:40:00Z">
          <w:r w:rsidR="00C93909" w:rsidRPr="00587112" w:rsidDel="005E4C59">
            <w:rPr>
              <w:rFonts w:ascii="Times New Roman" w:hAnsi="Times New Roman" w:cs="Times New Roman"/>
              <w:i/>
              <w:noProof/>
              <w:rPrChange w:id="373" w:author="FIORENTINA RICHELLE ASUN" w:date="2019-11-26T16:49:00Z">
                <w:rPr>
                  <w:rFonts w:ascii="Times New Roman" w:hAnsi="Times New Roman" w:cs="Times New Roman"/>
                  <w:noProof/>
                </w:rPr>
              </w:rPrChange>
            </w:rPr>
            <w:delText xml:space="preserve"> </w:delText>
          </w:r>
        </w:del>
      </w:ins>
      <w:moveToRangeStart w:id="374" w:author="SYED AMIR HILMY BIN SYED HALIM" w:date="2019-11-24T17:17:00Z" w:name="move25508288"/>
      <w:moveTo w:id="375" w:author="SYED AMIR HILMY BIN SYED HALIM" w:date="2019-11-24T17:17:00Z">
        <w:del w:id="376" w:author="FIORENTINA RICHELLE ASUN" w:date="2019-11-26T16:46:00Z">
          <w:r w:rsidR="00C93909" w:rsidRPr="00587112" w:rsidDel="004D4206">
            <w:rPr>
              <w:rFonts w:ascii="Times New Roman" w:hAnsi="Times New Roman" w:cs="Times New Roman"/>
              <w:i/>
              <w:noProof/>
              <w:rPrChange w:id="377" w:author="FIORENTINA RICHELLE ASUN" w:date="2019-11-26T16:49:00Z">
                <w:rPr>
                  <w:rFonts w:ascii="Times New Roman" w:hAnsi="Times New Roman" w:cs="Times New Roman"/>
                  <w:noProof/>
                </w:rPr>
              </w:rPrChange>
            </w:rPr>
            <w:drawing>
              <wp:inline distT="0" distB="0" distL="0" distR="0" wp14:anchorId="2C456D70" wp14:editId="617A20D3">
                <wp:extent cx="8436429" cy="5237480"/>
                <wp:effectExtent l="0" t="0" r="317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RT1_NEW-1.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8479728" cy="5264361"/>
                        </a:xfrm>
                        <a:prstGeom prst="rect">
                          <a:avLst/>
                        </a:prstGeom>
                      </pic:spPr>
                    </pic:pic>
                  </a:graphicData>
                </a:graphic>
              </wp:inline>
            </w:drawing>
          </w:r>
        </w:del>
      </w:moveTo>
      <w:moveToRangeEnd w:id="374"/>
      <w:ins w:id="378" w:author="FIORENTINA RICHELLE ASUN" w:date="2019-11-26T16:44:00Z">
        <w:r w:rsidR="0081311E" w:rsidRPr="00587112">
          <w:rPr>
            <w:rFonts w:ascii="Times New Roman" w:hAnsi="Times New Roman" w:cs="Times New Roman"/>
            <w:i/>
            <w:rPrChange w:id="379" w:author="FIORENTINA RICHELLE ASUN" w:date="2019-11-26T16:49:00Z">
              <w:rPr/>
            </w:rPrChange>
          </w:rPr>
          <w:t xml:space="preserve">Figure </w:t>
        </w:r>
      </w:ins>
      <w:ins w:id="380" w:author="FIORENTINA RICHELLE ASUN" w:date="2019-11-26T16:48:00Z">
        <w:r w:rsidR="004D4206" w:rsidRPr="00587112">
          <w:rPr>
            <w:rFonts w:ascii="Times New Roman" w:hAnsi="Times New Roman" w:cs="Times New Roman"/>
            <w:i/>
            <w:rPrChange w:id="381" w:author="FIORENTINA RICHELLE ASUN" w:date="2019-11-26T16:49:00Z">
              <w:rPr/>
            </w:rPrChange>
          </w:rPr>
          <w:t>3.</w:t>
        </w:r>
        <w:r w:rsidR="00587112" w:rsidRPr="00587112">
          <w:rPr>
            <w:rFonts w:ascii="Times New Roman" w:hAnsi="Times New Roman" w:cs="Times New Roman"/>
            <w:i/>
            <w:rPrChange w:id="382" w:author="FIORENTINA RICHELLE ASUN" w:date="2019-11-26T16:49:00Z">
              <w:rPr/>
            </w:rPrChange>
          </w:rPr>
          <w:t>1.</w:t>
        </w:r>
      </w:ins>
      <w:ins w:id="383" w:author="FIORENTINA RICHELLE ASUN" w:date="2019-11-26T16:44:00Z">
        <w:r w:rsidR="0081311E" w:rsidRPr="00587112">
          <w:rPr>
            <w:rFonts w:ascii="Times New Roman" w:hAnsi="Times New Roman" w:cs="Times New Roman"/>
            <w:i/>
            <w:rPrChange w:id="384" w:author="FIORENTINA RICHELLE ASUN" w:date="2019-11-26T16:49:00Z">
              <w:rPr/>
            </w:rPrChange>
          </w:rPr>
          <w:fldChar w:fldCharType="begin"/>
        </w:r>
        <w:r w:rsidR="0081311E" w:rsidRPr="00587112">
          <w:rPr>
            <w:rFonts w:ascii="Times New Roman" w:hAnsi="Times New Roman" w:cs="Times New Roman"/>
            <w:i/>
            <w:rPrChange w:id="385" w:author="FIORENTINA RICHELLE ASUN" w:date="2019-11-26T16:49:00Z">
              <w:rPr/>
            </w:rPrChange>
          </w:rPr>
          <w:instrText xml:space="preserve"> SEQ Figure \* ARABIC </w:instrText>
        </w:r>
      </w:ins>
      <w:r w:rsidR="0081311E" w:rsidRPr="00587112">
        <w:rPr>
          <w:rFonts w:ascii="Times New Roman" w:hAnsi="Times New Roman" w:cs="Times New Roman"/>
          <w:i/>
          <w:rPrChange w:id="386" w:author="FIORENTINA RICHELLE ASUN" w:date="2019-11-26T16:49:00Z">
            <w:rPr/>
          </w:rPrChange>
        </w:rPr>
        <w:fldChar w:fldCharType="separate"/>
      </w:r>
      <w:ins w:id="387" w:author="FIORENTINA RICHELLE ASUN" w:date="2019-11-26T16:44:00Z">
        <w:r w:rsidR="0081311E" w:rsidRPr="00587112">
          <w:rPr>
            <w:rFonts w:ascii="Times New Roman" w:hAnsi="Times New Roman" w:cs="Times New Roman"/>
            <w:i/>
            <w:noProof/>
            <w:rPrChange w:id="388" w:author="FIORENTINA RICHELLE ASUN" w:date="2019-11-26T16:49:00Z">
              <w:rPr>
                <w:noProof/>
              </w:rPr>
            </w:rPrChange>
          </w:rPr>
          <w:t>1</w:t>
        </w:r>
        <w:r w:rsidR="0081311E" w:rsidRPr="00587112">
          <w:rPr>
            <w:rFonts w:ascii="Times New Roman" w:hAnsi="Times New Roman" w:cs="Times New Roman"/>
            <w:i/>
            <w:rPrChange w:id="389" w:author="FIORENTINA RICHELLE ASUN" w:date="2019-11-26T16:49:00Z">
              <w:rPr/>
            </w:rPrChange>
          </w:rPr>
          <w:fldChar w:fldCharType="end"/>
        </w:r>
        <w:r w:rsidR="0081311E" w:rsidRPr="00587112">
          <w:rPr>
            <w:rFonts w:ascii="Times New Roman" w:hAnsi="Times New Roman" w:cs="Times New Roman"/>
            <w:i/>
            <w:rPrChange w:id="390" w:author="FIORENTINA RICHELLE ASUN" w:date="2019-11-26T16:49:00Z">
              <w:rPr/>
            </w:rPrChange>
          </w:rPr>
          <w:t xml:space="preserve"> engineering drawing of 3D casing at the bottom back of the casing</w:t>
        </w:r>
      </w:ins>
      <w:ins w:id="391" w:author="FIORENTINA RICHELLE ASUN" w:date="2019-11-26T17:12:00Z">
        <w:r w:rsidR="004C371D">
          <w:rPr>
            <w:rFonts w:ascii="Times New Roman" w:hAnsi="Times New Roman" w:cs="Times New Roman"/>
            <w:i/>
          </w:rPr>
          <w:t xml:space="preserve"> (part 1)</w:t>
        </w:r>
      </w:ins>
    </w:p>
    <w:p w14:paraId="658C9C19" w14:textId="55CB717B" w:rsidR="00CD2349" w:rsidRDefault="00695863" w:rsidP="00A74C14">
      <w:pPr>
        <w:ind w:firstLine="0"/>
        <w:rPr>
          <w:rFonts w:ascii="Times New Roman" w:hAnsi="Times New Roman" w:cs="Times New Roman"/>
        </w:rPr>
        <w:sectPr w:rsidR="00CD2349" w:rsidSect="004D4206">
          <w:pgSz w:w="15840" w:h="12240" w:orient="landscape"/>
          <w:pgMar w:top="1440" w:right="1440" w:bottom="1440" w:left="1440" w:header="720" w:footer="720" w:gutter="0"/>
          <w:cols w:space="720"/>
          <w:titlePg/>
          <w:docGrid w:linePitch="360"/>
          <w:sectPrChange w:id="392" w:author="FIORENTINA RICHELLE ASUN" w:date="2019-11-26T16:45:00Z">
            <w:sectPr w:rsidR="00CD2349" w:rsidSect="004D4206">
              <w:pgSz w:w="12240" w:h="15840" w:orient="portrait"/>
              <w:pgMar w:top="1440" w:right="1440" w:bottom="1440" w:left="1440" w:header="720" w:footer="720" w:gutter="0"/>
            </w:sectPr>
          </w:sectPrChange>
        </w:sectPr>
      </w:pPr>
      <w:moveFromRangeStart w:id="393" w:author="SYED AMIR HILMY BIN SYED HALIM" w:date="2019-11-24T17:17:00Z" w:name="move25508288"/>
      <w:moveFrom w:id="394" w:author="SYED AMIR HILMY BIN SYED HALIM" w:date="2019-11-24T17:17:00Z">
        <w:r w:rsidDel="00C93909">
          <w:rPr>
            <w:rFonts w:ascii="Times New Roman" w:hAnsi="Times New Roman" w:cs="Times New Roman"/>
            <w:noProof/>
          </w:rPr>
          <w:drawing>
            <wp:inline distT="0" distB="0" distL="0" distR="0" wp14:anchorId="11371F7F" wp14:editId="6008BC6E">
              <wp:extent cx="6602856" cy="5769855"/>
              <wp:effectExtent l="0" t="254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RT1_NEW-1.jpg"/>
                      <pic:cNvPicPr/>
                    </pic:nvPicPr>
                    <pic:blipFill>
                      <a:blip r:embed="rId49" cstate="print">
                        <a:extLst>
                          <a:ext uri="{28A0092B-C50C-407E-A947-70E740481C1C}">
                            <a14:useLocalDpi xmlns:a14="http://schemas.microsoft.com/office/drawing/2010/main" val="0"/>
                          </a:ext>
                        </a:extLst>
                      </a:blip>
                      <a:stretch>
                        <a:fillRect/>
                      </a:stretch>
                    </pic:blipFill>
                    <pic:spPr>
                      <a:xfrm rot="16200000">
                        <a:off x="0" y="0"/>
                        <a:ext cx="6630993" cy="5794442"/>
                      </a:xfrm>
                      <a:prstGeom prst="rect">
                        <a:avLst/>
                      </a:prstGeom>
                    </pic:spPr>
                  </pic:pic>
                </a:graphicData>
              </a:graphic>
            </wp:inline>
          </w:drawing>
        </w:r>
      </w:moveFrom>
      <w:moveFromRangeEnd w:id="393"/>
    </w:p>
    <w:p w14:paraId="3FDE482F" w14:textId="11F812E4" w:rsidR="00CD2349" w:rsidRDefault="00CD2349">
      <w:pPr>
        <w:ind w:firstLine="0"/>
        <w:jc w:val="center"/>
        <w:rPr>
          <w:ins w:id="395" w:author="FIORENTINA RICHELLE ASUN" w:date="2019-11-26T16:48:00Z"/>
          <w:rFonts w:ascii="Times New Roman" w:hAnsi="Times New Roman" w:cs="Times New Roman"/>
        </w:rPr>
        <w:pPrChange w:id="396" w:author="FIORENTINA RICHELLE ASUN" w:date="2019-11-26T16:50:00Z">
          <w:pPr>
            <w:ind w:firstLine="0"/>
          </w:pPr>
        </w:pPrChange>
      </w:pPr>
      <w:r>
        <w:rPr>
          <w:noProof/>
        </w:rPr>
        <w:lastRenderedPageBreak/>
        <w:drawing>
          <wp:inline distT="0" distB="0" distL="0" distR="0" wp14:anchorId="4B0FD38C" wp14:editId="439D20FD">
            <wp:extent cx="7728857" cy="5462082"/>
            <wp:effectExtent l="0" t="0" r="5715" b="5715"/>
            <wp:docPr id="3067564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50" cstate="print">
                      <a:extLst>
                        <a:ext uri="{28A0092B-C50C-407E-A947-70E740481C1C}">
                          <a14:useLocalDpi xmlns:a14="http://schemas.microsoft.com/office/drawing/2010/main" val="0"/>
                        </a:ext>
                      </a:extLst>
                    </a:blip>
                    <a:stretch>
                      <a:fillRect/>
                    </a:stretch>
                  </pic:blipFill>
                  <pic:spPr>
                    <a:xfrm>
                      <a:off x="0" y="0"/>
                      <a:ext cx="7736516" cy="5467494"/>
                    </a:xfrm>
                    <a:prstGeom prst="rect">
                      <a:avLst/>
                    </a:prstGeom>
                  </pic:spPr>
                </pic:pic>
              </a:graphicData>
            </a:graphic>
          </wp:inline>
        </w:drawing>
      </w:r>
    </w:p>
    <w:p w14:paraId="6D187DA6" w14:textId="72939604" w:rsidR="00587112" w:rsidRPr="0087285F" w:rsidRDefault="00587112" w:rsidP="00587112">
      <w:pPr>
        <w:ind w:firstLine="0"/>
        <w:jc w:val="center"/>
        <w:rPr>
          <w:ins w:id="397" w:author="FIORENTINA RICHELLE ASUN" w:date="2019-11-26T16:49:00Z"/>
          <w:rFonts w:ascii="Times New Roman" w:hAnsi="Times New Roman" w:cs="Times New Roman"/>
          <w:i/>
          <w:noProof/>
        </w:rPr>
      </w:pPr>
      <w:ins w:id="398" w:author="FIORENTINA RICHELLE ASUN" w:date="2019-11-26T16:49:00Z">
        <w:r w:rsidRPr="0087285F">
          <w:rPr>
            <w:rFonts w:ascii="Times New Roman" w:hAnsi="Times New Roman" w:cs="Times New Roman"/>
            <w:i/>
          </w:rPr>
          <w:t>Figure 3.1.</w:t>
        </w:r>
        <w:r>
          <w:rPr>
            <w:rFonts w:ascii="Times New Roman" w:hAnsi="Times New Roman" w:cs="Times New Roman"/>
            <w:i/>
          </w:rPr>
          <w:t>2</w:t>
        </w:r>
        <w:r w:rsidRPr="0087285F">
          <w:rPr>
            <w:rFonts w:ascii="Times New Roman" w:hAnsi="Times New Roman" w:cs="Times New Roman"/>
            <w:i/>
          </w:rPr>
          <w:t xml:space="preserve"> engineering drawing of 3D casing at the </w:t>
        </w:r>
        <w:r>
          <w:rPr>
            <w:rFonts w:ascii="Times New Roman" w:hAnsi="Times New Roman" w:cs="Times New Roman"/>
            <w:i/>
          </w:rPr>
          <w:t>top</w:t>
        </w:r>
        <w:r w:rsidRPr="0087285F">
          <w:rPr>
            <w:rFonts w:ascii="Times New Roman" w:hAnsi="Times New Roman" w:cs="Times New Roman"/>
            <w:i/>
          </w:rPr>
          <w:t xml:space="preserve"> back of the casing</w:t>
        </w:r>
      </w:ins>
      <w:ins w:id="399" w:author="FIORENTINA RICHELLE ASUN" w:date="2019-11-26T17:12:00Z">
        <w:r w:rsidR="004C371D">
          <w:rPr>
            <w:rFonts w:ascii="Times New Roman" w:hAnsi="Times New Roman" w:cs="Times New Roman"/>
            <w:i/>
          </w:rPr>
          <w:t xml:space="preserve"> (part 2)</w:t>
        </w:r>
      </w:ins>
    </w:p>
    <w:p w14:paraId="74F96A06" w14:textId="17A4FD27" w:rsidR="00587112" w:rsidDel="00587112" w:rsidRDefault="00587112" w:rsidP="00A74C14">
      <w:pPr>
        <w:ind w:firstLine="0"/>
        <w:rPr>
          <w:del w:id="400" w:author="FIORENTINA RICHELLE ASUN" w:date="2019-11-26T16:49:00Z"/>
          <w:rFonts w:ascii="Times New Roman" w:hAnsi="Times New Roman" w:cs="Times New Roman"/>
        </w:rPr>
      </w:pPr>
    </w:p>
    <w:p w14:paraId="3A03DEFF" w14:textId="163F7FEB" w:rsidR="00CD2349" w:rsidRDefault="00CD2349">
      <w:pPr>
        <w:ind w:firstLine="0"/>
        <w:jc w:val="center"/>
        <w:rPr>
          <w:ins w:id="401" w:author="FIORENTINA RICHELLE ASUN" w:date="2019-11-26T16:50:00Z"/>
          <w:rFonts w:ascii="Times New Roman" w:hAnsi="Times New Roman" w:cs="Times New Roman"/>
        </w:rPr>
        <w:pPrChange w:id="402" w:author="FIORENTINA RICHELLE ASUN" w:date="2019-11-26T16:50:00Z">
          <w:pPr>
            <w:ind w:firstLine="0"/>
          </w:pPr>
        </w:pPrChange>
      </w:pPr>
      <w:r>
        <w:rPr>
          <w:noProof/>
        </w:rPr>
        <w:drawing>
          <wp:inline distT="0" distB="0" distL="0" distR="0" wp14:anchorId="37838532" wp14:editId="36665229">
            <wp:extent cx="7750629" cy="5477469"/>
            <wp:effectExtent l="0" t="0" r="3175" b="9525"/>
            <wp:docPr id="13792129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51" cstate="print">
                      <a:extLst>
                        <a:ext uri="{28A0092B-C50C-407E-A947-70E740481C1C}">
                          <a14:useLocalDpi xmlns:a14="http://schemas.microsoft.com/office/drawing/2010/main" val="0"/>
                        </a:ext>
                      </a:extLst>
                    </a:blip>
                    <a:stretch>
                      <a:fillRect/>
                    </a:stretch>
                  </pic:blipFill>
                  <pic:spPr>
                    <a:xfrm>
                      <a:off x="0" y="0"/>
                      <a:ext cx="7758627" cy="5483122"/>
                    </a:xfrm>
                    <a:prstGeom prst="rect">
                      <a:avLst/>
                    </a:prstGeom>
                  </pic:spPr>
                </pic:pic>
              </a:graphicData>
            </a:graphic>
          </wp:inline>
        </w:drawing>
      </w:r>
    </w:p>
    <w:p w14:paraId="1D1B071B" w14:textId="1903A7E8" w:rsidR="00587112" w:rsidRPr="00587112" w:rsidRDefault="00587112">
      <w:pPr>
        <w:ind w:firstLine="0"/>
        <w:jc w:val="center"/>
        <w:rPr>
          <w:rFonts w:ascii="Times New Roman" w:hAnsi="Times New Roman" w:cs="Times New Roman"/>
          <w:i/>
          <w:noProof/>
          <w:rPrChange w:id="403" w:author="FIORENTINA RICHELLE ASUN" w:date="2019-11-26T16:50:00Z">
            <w:rPr>
              <w:rFonts w:ascii="Times New Roman" w:hAnsi="Times New Roman" w:cs="Times New Roman"/>
            </w:rPr>
          </w:rPrChange>
        </w:rPr>
        <w:pPrChange w:id="404" w:author="FIORENTINA RICHELLE ASUN" w:date="2019-11-26T16:50:00Z">
          <w:pPr>
            <w:ind w:firstLine="0"/>
          </w:pPr>
        </w:pPrChange>
      </w:pPr>
      <w:ins w:id="405" w:author="FIORENTINA RICHELLE ASUN" w:date="2019-11-26T16:50:00Z">
        <w:r w:rsidRPr="0087285F">
          <w:rPr>
            <w:rFonts w:ascii="Times New Roman" w:hAnsi="Times New Roman" w:cs="Times New Roman"/>
            <w:i/>
          </w:rPr>
          <w:t>Figure 3.1.</w:t>
        </w:r>
      </w:ins>
      <w:ins w:id="406" w:author="FIORENTINA RICHELLE ASUN" w:date="2019-11-26T16:51:00Z">
        <w:r>
          <w:rPr>
            <w:rFonts w:ascii="Times New Roman" w:hAnsi="Times New Roman" w:cs="Times New Roman"/>
            <w:i/>
          </w:rPr>
          <w:t>3</w:t>
        </w:r>
      </w:ins>
      <w:ins w:id="407" w:author="FIORENTINA RICHELLE ASUN" w:date="2019-11-26T16:50:00Z">
        <w:r w:rsidRPr="0087285F">
          <w:rPr>
            <w:rFonts w:ascii="Times New Roman" w:hAnsi="Times New Roman" w:cs="Times New Roman"/>
            <w:i/>
          </w:rPr>
          <w:t xml:space="preserve"> engineering drawing of 3D casing at the</w:t>
        </w:r>
      </w:ins>
      <w:ins w:id="408" w:author="FIORENTINA RICHELLE ASUN" w:date="2019-11-26T16:52:00Z">
        <w:r>
          <w:rPr>
            <w:rFonts w:ascii="Times New Roman" w:hAnsi="Times New Roman" w:cs="Times New Roman"/>
            <w:i/>
          </w:rPr>
          <w:t xml:space="preserve"> bottom</w:t>
        </w:r>
      </w:ins>
      <w:ins w:id="409" w:author="FIORENTINA RICHELLE ASUN" w:date="2019-11-26T16:50:00Z">
        <w:r w:rsidRPr="0087285F">
          <w:rPr>
            <w:rFonts w:ascii="Times New Roman" w:hAnsi="Times New Roman" w:cs="Times New Roman"/>
            <w:i/>
          </w:rPr>
          <w:t xml:space="preserve"> </w:t>
        </w:r>
      </w:ins>
      <w:ins w:id="410" w:author="FIORENTINA RICHELLE ASUN" w:date="2019-11-26T16:52:00Z">
        <w:r>
          <w:rPr>
            <w:rFonts w:ascii="Times New Roman" w:hAnsi="Times New Roman" w:cs="Times New Roman"/>
            <w:i/>
          </w:rPr>
          <w:t>front</w:t>
        </w:r>
      </w:ins>
      <w:ins w:id="411" w:author="FIORENTINA RICHELLE ASUN" w:date="2019-11-26T16:50:00Z">
        <w:r w:rsidRPr="0087285F">
          <w:rPr>
            <w:rFonts w:ascii="Times New Roman" w:hAnsi="Times New Roman" w:cs="Times New Roman"/>
            <w:i/>
          </w:rPr>
          <w:t xml:space="preserve"> of the casing</w:t>
        </w:r>
      </w:ins>
      <w:ins w:id="412" w:author="FIORENTINA RICHELLE ASUN" w:date="2019-11-26T17:12:00Z">
        <w:r w:rsidR="004C371D">
          <w:rPr>
            <w:rFonts w:ascii="Times New Roman" w:hAnsi="Times New Roman" w:cs="Times New Roman"/>
            <w:i/>
          </w:rPr>
          <w:t xml:space="preserve"> (part 3)</w:t>
        </w:r>
      </w:ins>
    </w:p>
    <w:p w14:paraId="625113B3" w14:textId="58E737DC" w:rsidR="00CD2349" w:rsidRDefault="00CD2349" w:rsidP="00587112">
      <w:pPr>
        <w:ind w:firstLine="0"/>
        <w:jc w:val="center"/>
        <w:rPr>
          <w:ins w:id="413" w:author="FIORENTINA RICHELLE ASUN" w:date="2019-11-26T16:50:00Z"/>
          <w:rFonts w:ascii="Times New Roman" w:hAnsi="Times New Roman" w:cs="Times New Roman"/>
        </w:rPr>
      </w:pPr>
      <w:r>
        <w:rPr>
          <w:noProof/>
        </w:rPr>
        <w:lastRenderedPageBreak/>
        <w:drawing>
          <wp:inline distT="0" distB="0" distL="0" distR="0" wp14:anchorId="3A5A7DCB" wp14:editId="75EBCE49">
            <wp:extent cx="7750628" cy="5477468"/>
            <wp:effectExtent l="0" t="0" r="3175" b="9525"/>
            <wp:docPr id="1908558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754735" cy="5480370"/>
                    </a:xfrm>
                    <a:prstGeom prst="rect">
                      <a:avLst/>
                    </a:prstGeom>
                  </pic:spPr>
                </pic:pic>
              </a:graphicData>
            </a:graphic>
          </wp:inline>
        </w:drawing>
      </w:r>
    </w:p>
    <w:p w14:paraId="3956E69D" w14:textId="3C3C78AA" w:rsidR="00587112" w:rsidRPr="00587112" w:rsidRDefault="00587112">
      <w:pPr>
        <w:ind w:firstLine="0"/>
        <w:jc w:val="center"/>
        <w:rPr>
          <w:rFonts w:ascii="Times New Roman" w:hAnsi="Times New Roman" w:cs="Times New Roman"/>
          <w:i/>
          <w:noProof/>
          <w:rPrChange w:id="414" w:author="FIORENTINA RICHELLE ASUN" w:date="2019-11-26T16:50:00Z">
            <w:rPr>
              <w:rFonts w:ascii="Times New Roman" w:hAnsi="Times New Roman" w:cs="Times New Roman"/>
            </w:rPr>
          </w:rPrChange>
        </w:rPr>
        <w:pPrChange w:id="415" w:author="FIORENTINA RICHELLE ASUN" w:date="2019-11-26T16:50:00Z">
          <w:pPr>
            <w:ind w:firstLine="0"/>
          </w:pPr>
        </w:pPrChange>
      </w:pPr>
      <w:ins w:id="416" w:author="FIORENTINA RICHELLE ASUN" w:date="2019-11-26T16:50:00Z">
        <w:r w:rsidRPr="0087285F">
          <w:rPr>
            <w:rFonts w:ascii="Times New Roman" w:hAnsi="Times New Roman" w:cs="Times New Roman"/>
            <w:i/>
          </w:rPr>
          <w:t>Figure 3.1.</w:t>
        </w:r>
      </w:ins>
      <w:ins w:id="417" w:author="FIORENTINA RICHELLE ASUN" w:date="2019-11-26T16:52:00Z">
        <w:r>
          <w:rPr>
            <w:rFonts w:ascii="Times New Roman" w:hAnsi="Times New Roman" w:cs="Times New Roman"/>
            <w:i/>
          </w:rPr>
          <w:t>4</w:t>
        </w:r>
      </w:ins>
      <w:ins w:id="418" w:author="FIORENTINA RICHELLE ASUN" w:date="2019-11-26T16:50:00Z">
        <w:r w:rsidRPr="0087285F">
          <w:rPr>
            <w:rFonts w:ascii="Times New Roman" w:hAnsi="Times New Roman" w:cs="Times New Roman"/>
            <w:i/>
          </w:rPr>
          <w:t xml:space="preserve"> engineering drawing of 3D casing at the </w:t>
        </w:r>
      </w:ins>
      <w:ins w:id="419" w:author="FIORENTINA RICHELLE ASUN" w:date="2019-11-26T16:52:00Z">
        <w:r>
          <w:rPr>
            <w:rFonts w:ascii="Times New Roman" w:hAnsi="Times New Roman" w:cs="Times New Roman"/>
            <w:i/>
          </w:rPr>
          <w:t xml:space="preserve">top front </w:t>
        </w:r>
      </w:ins>
      <w:ins w:id="420" w:author="FIORENTINA RICHELLE ASUN" w:date="2019-11-26T16:50:00Z">
        <w:r w:rsidRPr="0087285F">
          <w:rPr>
            <w:rFonts w:ascii="Times New Roman" w:hAnsi="Times New Roman" w:cs="Times New Roman"/>
            <w:i/>
          </w:rPr>
          <w:t>of the casing</w:t>
        </w:r>
      </w:ins>
      <w:ins w:id="421" w:author="FIORENTINA RICHELLE ASUN" w:date="2019-11-26T17:12:00Z">
        <w:r w:rsidR="004C371D">
          <w:rPr>
            <w:rFonts w:ascii="Times New Roman" w:hAnsi="Times New Roman" w:cs="Times New Roman"/>
            <w:i/>
          </w:rPr>
          <w:t xml:space="preserve"> (part 4)</w:t>
        </w:r>
      </w:ins>
    </w:p>
    <w:p w14:paraId="1E95DBAA" w14:textId="6094C1B9" w:rsidR="00CD2349" w:rsidRDefault="00CD2349" w:rsidP="00587112">
      <w:pPr>
        <w:ind w:firstLine="0"/>
        <w:jc w:val="center"/>
        <w:rPr>
          <w:ins w:id="422" w:author="FIORENTINA RICHELLE ASUN" w:date="2019-11-26T16:50:00Z"/>
          <w:rFonts w:ascii="Times New Roman" w:hAnsi="Times New Roman" w:cs="Times New Roman"/>
        </w:rPr>
      </w:pPr>
      <w:r>
        <w:rPr>
          <w:noProof/>
        </w:rPr>
        <w:lastRenderedPageBreak/>
        <w:drawing>
          <wp:inline distT="0" distB="0" distL="0" distR="0" wp14:anchorId="1CF0BE0C" wp14:editId="29452AA5">
            <wp:extent cx="7532914" cy="5323607"/>
            <wp:effectExtent l="0" t="0" r="0" b="0"/>
            <wp:docPr id="5615329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53" cstate="print">
                      <a:extLst>
                        <a:ext uri="{28A0092B-C50C-407E-A947-70E740481C1C}">
                          <a14:useLocalDpi xmlns:a14="http://schemas.microsoft.com/office/drawing/2010/main" val="0"/>
                        </a:ext>
                      </a:extLst>
                    </a:blip>
                    <a:stretch>
                      <a:fillRect/>
                    </a:stretch>
                  </pic:blipFill>
                  <pic:spPr>
                    <a:xfrm>
                      <a:off x="0" y="0"/>
                      <a:ext cx="7541015" cy="5329332"/>
                    </a:xfrm>
                    <a:prstGeom prst="rect">
                      <a:avLst/>
                    </a:prstGeom>
                  </pic:spPr>
                </pic:pic>
              </a:graphicData>
            </a:graphic>
          </wp:inline>
        </w:drawing>
      </w:r>
    </w:p>
    <w:p w14:paraId="0EA012E3" w14:textId="556DB734" w:rsidR="00587112" w:rsidRPr="0087285F" w:rsidRDefault="00587112" w:rsidP="00587112">
      <w:pPr>
        <w:ind w:firstLine="0"/>
        <w:jc w:val="center"/>
        <w:rPr>
          <w:ins w:id="423" w:author="FIORENTINA RICHELLE ASUN" w:date="2019-11-26T16:50:00Z"/>
          <w:rFonts w:ascii="Times New Roman" w:hAnsi="Times New Roman" w:cs="Times New Roman"/>
          <w:i/>
          <w:noProof/>
        </w:rPr>
      </w:pPr>
      <w:ins w:id="424" w:author="FIORENTINA RICHELLE ASUN" w:date="2019-11-26T16:50:00Z">
        <w:r w:rsidRPr="0087285F">
          <w:rPr>
            <w:rFonts w:ascii="Times New Roman" w:hAnsi="Times New Roman" w:cs="Times New Roman"/>
            <w:i/>
          </w:rPr>
          <w:t>Figure 3.1.</w:t>
        </w:r>
        <w:r>
          <w:rPr>
            <w:rFonts w:ascii="Times New Roman" w:hAnsi="Times New Roman" w:cs="Times New Roman"/>
            <w:i/>
          </w:rPr>
          <w:t>2</w:t>
        </w:r>
        <w:r w:rsidRPr="0087285F">
          <w:rPr>
            <w:rFonts w:ascii="Times New Roman" w:hAnsi="Times New Roman" w:cs="Times New Roman"/>
            <w:i/>
          </w:rPr>
          <w:t xml:space="preserve"> engineering drawing of 3D casing </w:t>
        </w:r>
      </w:ins>
      <w:ins w:id="425" w:author="FIORENTINA RICHELLE ASUN" w:date="2019-11-26T16:53:00Z">
        <w:r w:rsidR="00D8643A">
          <w:rPr>
            <w:rFonts w:ascii="Times New Roman" w:hAnsi="Times New Roman" w:cs="Times New Roman"/>
            <w:i/>
          </w:rPr>
          <w:t>that connect the casing with the reflector(lens)</w:t>
        </w:r>
      </w:ins>
      <w:ins w:id="426" w:author="FIORENTINA RICHELLE ASUN" w:date="2019-11-26T17:12:00Z">
        <w:r w:rsidR="00A239D9">
          <w:rPr>
            <w:rFonts w:ascii="Times New Roman" w:hAnsi="Times New Roman" w:cs="Times New Roman"/>
            <w:i/>
          </w:rPr>
          <w:t xml:space="preserve"> (part 5)</w:t>
        </w:r>
      </w:ins>
    </w:p>
    <w:p w14:paraId="45D8BF08" w14:textId="77777777" w:rsidR="00587112" w:rsidRPr="00D846A9" w:rsidRDefault="00587112">
      <w:pPr>
        <w:ind w:firstLine="0"/>
        <w:jc w:val="center"/>
        <w:rPr>
          <w:rFonts w:ascii="Times New Roman" w:hAnsi="Times New Roman" w:cs="Times New Roman"/>
        </w:rPr>
        <w:pPrChange w:id="427" w:author="FIORENTINA RICHELLE ASUN" w:date="2019-11-26T16:50:00Z">
          <w:pPr>
            <w:ind w:firstLine="0"/>
          </w:pPr>
        </w:pPrChange>
      </w:pPr>
    </w:p>
    <w:p w14:paraId="52062A87" w14:textId="3FB3A778" w:rsidR="00826A0E" w:rsidRDefault="00CD2349">
      <w:pPr>
        <w:spacing w:after="160" w:line="259" w:lineRule="auto"/>
        <w:ind w:firstLine="0"/>
        <w:jc w:val="center"/>
        <w:rPr>
          <w:rFonts w:ascii="Times New Roman" w:hAnsi="Times New Roman" w:cs="Times New Roman"/>
          <w:sz w:val="28"/>
        </w:rPr>
        <w:pPrChange w:id="428" w:author="FIORENTINA RICHELLE ASUN" w:date="2019-11-26T16:51:00Z">
          <w:pPr>
            <w:spacing w:after="160" w:line="259" w:lineRule="auto"/>
            <w:ind w:firstLine="0"/>
            <w:jc w:val="left"/>
          </w:pPr>
        </w:pPrChange>
      </w:pPr>
      <w:r>
        <w:rPr>
          <w:noProof/>
        </w:rPr>
        <w:drawing>
          <wp:inline distT="0" distB="0" distL="0" distR="0" wp14:anchorId="0265F722" wp14:editId="1DD3608B">
            <wp:extent cx="7326086" cy="5177440"/>
            <wp:effectExtent l="0" t="0" r="8255" b="4445"/>
            <wp:docPr id="1657769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54" cstate="print">
                      <a:extLst>
                        <a:ext uri="{28A0092B-C50C-407E-A947-70E740481C1C}">
                          <a14:useLocalDpi xmlns:a14="http://schemas.microsoft.com/office/drawing/2010/main" val="0"/>
                        </a:ext>
                      </a:extLst>
                    </a:blip>
                    <a:stretch>
                      <a:fillRect/>
                    </a:stretch>
                  </pic:blipFill>
                  <pic:spPr>
                    <a:xfrm>
                      <a:off x="0" y="0"/>
                      <a:ext cx="7329031" cy="5179521"/>
                    </a:xfrm>
                    <a:prstGeom prst="rect">
                      <a:avLst/>
                    </a:prstGeom>
                  </pic:spPr>
                </pic:pic>
              </a:graphicData>
            </a:graphic>
          </wp:inline>
        </w:drawing>
      </w:r>
    </w:p>
    <w:p w14:paraId="214F2B8C" w14:textId="6F33D441" w:rsidR="00587112" w:rsidRPr="0087285F" w:rsidRDefault="00587112" w:rsidP="00587112">
      <w:pPr>
        <w:ind w:firstLine="0"/>
        <w:jc w:val="center"/>
        <w:rPr>
          <w:ins w:id="429" w:author="FIORENTINA RICHELLE ASUN" w:date="2019-11-26T16:51:00Z"/>
          <w:rFonts w:ascii="Times New Roman" w:hAnsi="Times New Roman" w:cs="Times New Roman"/>
          <w:i/>
          <w:noProof/>
        </w:rPr>
      </w:pPr>
      <w:ins w:id="430" w:author="FIORENTINA RICHELLE ASUN" w:date="2019-11-26T16:51:00Z">
        <w:r w:rsidRPr="0087285F">
          <w:rPr>
            <w:rFonts w:ascii="Times New Roman" w:hAnsi="Times New Roman" w:cs="Times New Roman"/>
            <w:i/>
          </w:rPr>
          <w:t>Figure 3.1.</w:t>
        </w:r>
        <w:r>
          <w:rPr>
            <w:rFonts w:ascii="Times New Roman" w:hAnsi="Times New Roman" w:cs="Times New Roman"/>
            <w:i/>
          </w:rPr>
          <w:t>2</w:t>
        </w:r>
      </w:ins>
      <w:ins w:id="431" w:author="FIORENTINA RICHELLE ASUN" w:date="2019-11-26T16:53:00Z">
        <w:r w:rsidR="00D8643A">
          <w:rPr>
            <w:rFonts w:ascii="Times New Roman" w:hAnsi="Times New Roman" w:cs="Times New Roman"/>
            <w:i/>
          </w:rPr>
          <w:t xml:space="preserve"> Overall engineering drawing of </w:t>
        </w:r>
      </w:ins>
      <w:ins w:id="432" w:author="FIORENTINA RICHELLE ASUN" w:date="2019-11-26T16:54:00Z">
        <w:r w:rsidR="00D8643A">
          <w:rPr>
            <w:rFonts w:ascii="Times New Roman" w:hAnsi="Times New Roman" w:cs="Times New Roman"/>
            <w:i/>
          </w:rPr>
          <w:t>3D printed casing</w:t>
        </w:r>
      </w:ins>
    </w:p>
    <w:p w14:paraId="54DAE63A" w14:textId="7A2DEF3C" w:rsidR="6DFA7804" w:rsidRDefault="005459C6" w:rsidP="6DFA7804">
      <w:pPr>
        <w:ind w:firstLine="0"/>
        <w:jc w:val="center"/>
        <w:rPr>
          <w:rFonts w:ascii="Times New Roman" w:hAnsi="Times New Roman" w:cs="Times New Roman"/>
          <w:i/>
          <w:iCs/>
        </w:rPr>
        <w:sectPr w:rsidR="6DFA7804" w:rsidSect="00CD2349">
          <w:pgSz w:w="15840" w:h="12240" w:orient="landscape"/>
          <w:pgMar w:top="1440" w:right="1440" w:bottom="1440" w:left="1440" w:header="720" w:footer="720" w:gutter="0"/>
          <w:cols w:space="720"/>
          <w:titlePg/>
          <w:docGrid w:linePitch="360"/>
        </w:sectPr>
      </w:pPr>
      <w:commentRangeStart w:id="433"/>
      <w:del w:id="434" w:author="FIORENTINA RICHELLE ASUN" w:date="2019-11-26T16:51:00Z">
        <w:r w:rsidDel="00587112">
          <w:rPr>
            <w:rFonts w:ascii="Times New Roman" w:hAnsi="Times New Roman" w:cs="Times New Roman"/>
            <w:i/>
            <w:iCs/>
          </w:rPr>
          <w:delText>Figure 3.1</w:delText>
        </w:r>
        <w:r w:rsidR="6DFA7804" w:rsidRPr="6DFA7804" w:rsidDel="00587112">
          <w:rPr>
            <w:rFonts w:ascii="Times New Roman" w:hAnsi="Times New Roman" w:cs="Times New Roman"/>
            <w:i/>
            <w:iCs/>
          </w:rPr>
          <w:delText xml:space="preserve"> </w:delText>
        </w:r>
        <w:commentRangeEnd w:id="433"/>
        <w:r w:rsidR="00B17646" w:rsidDel="00587112">
          <w:rPr>
            <w:rStyle w:val="CommentReference"/>
          </w:rPr>
          <w:commentReference w:id="433"/>
        </w:r>
        <w:r w:rsidR="6DFA7804" w:rsidRPr="6DFA7804" w:rsidDel="00587112">
          <w:rPr>
            <w:rFonts w:ascii="Times New Roman" w:hAnsi="Times New Roman" w:cs="Times New Roman"/>
            <w:i/>
            <w:iCs/>
          </w:rPr>
          <w:delText>Engineering Drawing of the Prototype Casing.</w:delText>
        </w:r>
      </w:del>
    </w:p>
    <w:p w14:paraId="45796074" w14:textId="77777777" w:rsidR="00A74C14" w:rsidRPr="00A41019" w:rsidRDefault="00A74C14" w:rsidP="00A74C14">
      <w:pPr>
        <w:ind w:firstLine="0"/>
        <w:rPr>
          <w:rFonts w:ascii="Times New Roman" w:hAnsi="Times New Roman" w:cs="Times New Roman"/>
          <w:b/>
          <w:sz w:val="28"/>
        </w:rPr>
      </w:pPr>
      <w:r w:rsidRPr="00A41019">
        <w:rPr>
          <w:rFonts w:ascii="Times New Roman" w:hAnsi="Times New Roman" w:cs="Times New Roman"/>
          <w:b/>
          <w:sz w:val="28"/>
        </w:rPr>
        <w:lastRenderedPageBreak/>
        <w:t>3.2. PROJECT OUTPUT</w:t>
      </w:r>
    </w:p>
    <w:p w14:paraId="3B7A92C1" w14:textId="6ABE5783" w:rsidR="007B4627" w:rsidRDefault="00F95F29" w:rsidP="206A94A8">
      <w:pPr>
        <w:ind w:firstLine="0"/>
        <w:rPr>
          <w:rFonts w:ascii="Times New Roman" w:hAnsi="Times New Roman" w:cs="Times New Roman"/>
        </w:rPr>
      </w:pPr>
      <w:r>
        <w:rPr>
          <w:rFonts w:ascii="Times New Roman" w:hAnsi="Times New Roman" w:cs="Times New Roman"/>
        </w:rPr>
        <w:tab/>
        <w:t xml:space="preserve">For this project, we have produced a prototype of Aide </w:t>
      </w:r>
      <w:r w:rsidR="003F3738">
        <w:rPr>
          <w:rFonts w:ascii="Times New Roman" w:hAnsi="Times New Roman" w:cs="Times New Roman"/>
        </w:rPr>
        <w:t>Glass</w:t>
      </w:r>
      <w:r w:rsidR="00A8096F">
        <w:rPr>
          <w:rFonts w:ascii="Times New Roman" w:hAnsi="Times New Roman" w:cs="Times New Roman"/>
        </w:rPr>
        <w:t>es as shown in Figure 3.2.1</w:t>
      </w:r>
      <w:r w:rsidR="003F3738">
        <w:rPr>
          <w:rFonts w:ascii="Times New Roman" w:hAnsi="Times New Roman" w:cs="Times New Roman"/>
        </w:rPr>
        <w:t xml:space="preserve"> and developed a mobile application named Aide Glass. Figure 3.2.2 shows the </w:t>
      </w:r>
      <w:r w:rsidR="004E190C">
        <w:rPr>
          <w:rFonts w:ascii="Times New Roman" w:hAnsi="Times New Roman" w:cs="Times New Roman"/>
        </w:rPr>
        <w:t xml:space="preserve">screenshot of the </w:t>
      </w:r>
      <w:r w:rsidR="00C279FF">
        <w:rPr>
          <w:rFonts w:ascii="Times New Roman" w:hAnsi="Times New Roman" w:cs="Times New Roman"/>
        </w:rPr>
        <w:t>mobile application. The app</w:t>
      </w:r>
      <w:r w:rsidR="00725775">
        <w:rPr>
          <w:rFonts w:ascii="Times New Roman" w:hAnsi="Times New Roman" w:cs="Times New Roman"/>
        </w:rPr>
        <w:t>l</w:t>
      </w:r>
      <w:r w:rsidR="00C279FF">
        <w:rPr>
          <w:rFonts w:ascii="Times New Roman" w:hAnsi="Times New Roman" w:cs="Times New Roman"/>
        </w:rPr>
        <w:t>ication</w:t>
      </w:r>
      <w:r w:rsidR="00F7006A">
        <w:rPr>
          <w:rFonts w:ascii="Times New Roman" w:hAnsi="Times New Roman" w:cs="Times New Roman"/>
        </w:rPr>
        <w:t xml:space="preserve"> </w:t>
      </w:r>
      <w:r w:rsidR="00C279FF">
        <w:rPr>
          <w:rFonts w:ascii="Times New Roman" w:hAnsi="Times New Roman" w:cs="Times New Roman"/>
        </w:rPr>
        <w:t>allow</w:t>
      </w:r>
      <w:r w:rsidR="00F7006A">
        <w:rPr>
          <w:rFonts w:ascii="Times New Roman" w:hAnsi="Times New Roman" w:cs="Times New Roman"/>
        </w:rPr>
        <w:t>s</w:t>
      </w:r>
      <w:r w:rsidR="00C279FF">
        <w:rPr>
          <w:rFonts w:ascii="Times New Roman" w:hAnsi="Times New Roman" w:cs="Times New Roman"/>
        </w:rPr>
        <w:t xml:space="preserve"> </w:t>
      </w:r>
      <w:r w:rsidR="00D45308">
        <w:rPr>
          <w:rFonts w:ascii="Times New Roman" w:hAnsi="Times New Roman" w:cs="Times New Roman"/>
        </w:rPr>
        <w:t xml:space="preserve">different choice </w:t>
      </w:r>
      <w:r w:rsidR="00725775">
        <w:rPr>
          <w:rFonts w:ascii="Times New Roman" w:hAnsi="Times New Roman" w:cs="Times New Roman"/>
        </w:rPr>
        <w:t>of</w:t>
      </w:r>
      <w:r w:rsidR="00C279FF">
        <w:rPr>
          <w:rFonts w:ascii="Times New Roman" w:hAnsi="Times New Roman" w:cs="Times New Roman"/>
        </w:rPr>
        <w:t xml:space="preserve"> language</w:t>
      </w:r>
      <w:r w:rsidR="00725775">
        <w:rPr>
          <w:rFonts w:ascii="Times New Roman" w:hAnsi="Times New Roman" w:cs="Times New Roman"/>
        </w:rPr>
        <w:t xml:space="preserve"> either English or Malay.</w:t>
      </w:r>
      <w:r w:rsidR="00C279FF">
        <w:rPr>
          <w:rFonts w:ascii="Times New Roman" w:hAnsi="Times New Roman" w:cs="Times New Roman"/>
        </w:rPr>
        <w:t xml:space="preserve"> </w:t>
      </w:r>
      <w:r w:rsidR="00C05901">
        <w:rPr>
          <w:rFonts w:ascii="Times New Roman" w:hAnsi="Times New Roman" w:cs="Times New Roman"/>
        </w:rPr>
        <w:t xml:space="preserve">The application works by prompting the user to </w:t>
      </w:r>
      <w:r w:rsidR="00E134B5">
        <w:rPr>
          <w:rFonts w:ascii="Times New Roman" w:hAnsi="Times New Roman" w:cs="Times New Roman"/>
        </w:rPr>
        <w:t xml:space="preserve">choose the preferred language </w:t>
      </w:r>
      <w:r w:rsidR="00264F64">
        <w:rPr>
          <w:rFonts w:ascii="Times New Roman" w:hAnsi="Times New Roman" w:cs="Times New Roman"/>
        </w:rPr>
        <w:t xml:space="preserve">either English or Malay and the conversation can be started. </w:t>
      </w:r>
      <w:r w:rsidR="00FB0A0E">
        <w:rPr>
          <w:rFonts w:ascii="Times New Roman" w:hAnsi="Times New Roman" w:cs="Times New Roman"/>
        </w:rPr>
        <w:t xml:space="preserve">Once the conversation started, </w:t>
      </w:r>
      <w:r w:rsidR="00C61508">
        <w:rPr>
          <w:rFonts w:ascii="Times New Roman" w:hAnsi="Times New Roman" w:cs="Times New Roman"/>
        </w:rPr>
        <w:t xml:space="preserve">the </w:t>
      </w:r>
      <w:r w:rsidR="004F2931">
        <w:rPr>
          <w:rFonts w:ascii="Times New Roman" w:hAnsi="Times New Roman" w:cs="Times New Roman"/>
        </w:rPr>
        <w:t>transcription</w:t>
      </w:r>
      <w:r w:rsidR="00C61508">
        <w:rPr>
          <w:rFonts w:ascii="Times New Roman" w:hAnsi="Times New Roman" w:cs="Times New Roman"/>
        </w:rPr>
        <w:t xml:space="preserve"> will be displayed on the OLED display and later on reflected to the mirror and finally to the </w:t>
      </w:r>
      <w:r w:rsidR="004F2931">
        <w:rPr>
          <w:rFonts w:ascii="Times New Roman" w:hAnsi="Times New Roman" w:cs="Times New Roman"/>
        </w:rPr>
        <w:t xml:space="preserve">Perspex screen. Furthermore, the result and history of transcription </w:t>
      </w:r>
      <w:del w:id="435" w:author="Nor Erniza Bt M Rozali - Dr (ACAD/UTP)" w:date="2019-11-21T12:32:00Z">
        <w:r w:rsidR="004F2931" w:rsidDel="00446DF9">
          <w:rPr>
            <w:rFonts w:ascii="Times New Roman" w:hAnsi="Times New Roman" w:cs="Times New Roman"/>
          </w:rPr>
          <w:delText xml:space="preserve">will </w:delText>
        </w:r>
        <w:r w:rsidR="004316B8" w:rsidDel="00446DF9">
          <w:rPr>
            <w:rFonts w:ascii="Times New Roman" w:hAnsi="Times New Roman" w:cs="Times New Roman"/>
          </w:rPr>
          <w:delText>be displayed</w:delText>
        </w:r>
      </w:del>
      <w:ins w:id="436" w:author="Nor Erniza Bt M Rozali - Dr (ACAD/UTP)" w:date="2019-11-21T12:32:00Z">
        <w:r w:rsidR="00446DF9">
          <w:rPr>
            <w:rFonts w:ascii="Times New Roman" w:hAnsi="Times New Roman" w:cs="Times New Roman"/>
          </w:rPr>
          <w:t>can be viewed</w:t>
        </w:r>
      </w:ins>
      <w:r w:rsidR="004F2931">
        <w:rPr>
          <w:rFonts w:ascii="Times New Roman" w:hAnsi="Times New Roman" w:cs="Times New Roman"/>
        </w:rPr>
        <w:t xml:space="preserve"> in the </w:t>
      </w:r>
      <w:r w:rsidR="007B4627">
        <w:rPr>
          <w:rFonts w:ascii="Times New Roman" w:hAnsi="Times New Roman" w:cs="Times New Roman"/>
        </w:rPr>
        <w:t xml:space="preserve">mobile </w:t>
      </w:r>
      <w:r w:rsidR="004F2931">
        <w:rPr>
          <w:rFonts w:ascii="Times New Roman" w:hAnsi="Times New Roman" w:cs="Times New Roman"/>
        </w:rPr>
        <w:t>application</w:t>
      </w:r>
      <w:r w:rsidR="007B4627">
        <w:rPr>
          <w:rFonts w:ascii="Times New Roman" w:hAnsi="Times New Roman" w:cs="Times New Roman"/>
        </w:rPr>
        <w:t>.</w:t>
      </w:r>
    </w:p>
    <w:p w14:paraId="33F79CD2" w14:textId="66A9011B" w:rsidR="206A94A8" w:rsidRDefault="206A94A8" w:rsidP="206A94A8">
      <w:pPr>
        <w:rPr>
          <w:rFonts w:ascii="Times New Roman" w:hAnsi="Times New Roman" w:cs="Times New Roman"/>
        </w:rPr>
      </w:pPr>
      <w:r w:rsidRPr="206A94A8">
        <w:rPr>
          <w:rFonts w:ascii="Times New Roman" w:hAnsi="Times New Roman" w:cs="Times New Roman"/>
        </w:rPr>
        <w:t>The application</w:t>
      </w:r>
      <w:ins w:id="437" w:author="FIORENTINA RICHELLE ASUN" w:date="2019-11-24T00:24:00Z">
        <w:r w:rsidR="00725F1D">
          <w:rPr>
            <w:rFonts w:ascii="Times New Roman" w:hAnsi="Times New Roman" w:cs="Times New Roman"/>
          </w:rPr>
          <w:t xml:space="preserve"> </w:t>
        </w:r>
        <w:r w:rsidR="00A433CA">
          <w:rPr>
            <w:rFonts w:ascii="Times New Roman" w:hAnsi="Times New Roman" w:cs="Times New Roman"/>
          </w:rPr>
          <w:t>were</w:t>
        </w:r>
      </w:ins>
      <w:ins w:id="438" w:author="Muhammad Fathy Rashad" w:date="2019-11-24T16:49:00Z">
        <w:r w:rsidR="006770E7">
          <w:rPr>
            <w:rFonts w:ascii="Times New Roman" w:hAnsi="Times New Roman" w:cs="Times New Roman"/>
          </w:rPr>
          <w:t xml:space="preserve"> </w:t>
        </w:r>
      </w:ins>
      <w:del w:id="439" w:author="Muhammad Fathy Rashad" w:date="2019-11-24T16:49:00Z">
        <w:r w:rsidRPr="206A94A8" w:rsidDel="006770E7">
          <w:rPr>
            <w:rFonts w:ascii="Times New Roman" w:hAnsi="Times New Roman" w:cs="Times New Roman"/>
          </w:rPr>
          <w:delText xml:space="preserve"> </w:delText>
        </w:r>
      </w:del>
      <w:commentRangeStart w:id="440"/>
      <w:del w:id="441" w:author="FIORENTINA RICHELLE ASUN" w:date="2019-11-24T00:23:00Z">
        <w:r w:rsidRPr="206A94A8" w:rsidDel="00725F1D">
          <w:rPr>
            <w:rFonts w:ascii="Times New Roman" w:hAnsi="Times New Roman" w:cs="Times New Roman"/>
          </w:rPr>
          <w:delText>is</w:delText>
        </w:r>
        <w:commentRangeEnd w:id="440"/>
        <w:r w:rsidR="00446DF9" w:rsidDel="00725F1D">
          <w:rPr>
            <w:rStyle w:val="CommentReference"/>
          </w:rPr>
          <w:commentReference w:id="440"/>
        </w:r>
        <w:r w:rsidRPr="206A94A8" w:rsidDel="00B11E35">
          <w:rPr>
            <w:rFonts w:ascii="Times New Roman" w:hAnsi="Times New Roman" w:cs="Times New Roman"/>
          </w:rPr>
          <w:delText xml:space="preserve"> </w:delText>
        </w:r>
      </w:del>
      <w:r w:rsidRPr="206A94A8">
        <w:rPr>
          <w:rFonts w:ascii="Times New Roman" w:hAnsi="Times New Roman" w:cs="Times New Roman"/>
        </w:rPr>
        <w:t>made using React Native, a mobile development framework developed by Facebook. The transcriptions are stored in database using Firebase service by Google.</w:t>
      </w:r>
      <w:ins w:id="442" w:author="Muhammad Fathy Rashad" w:date="2019-11-24T16:49:00Z">
        <w:r w:rsidR="006770E7">
          <w:rPr>
            <w:rFonts w:ascii="Times New Roman" w:hAnsi="Times New Roman" w:cs="Times New Roman"/>
          </w:rPr>
          <w:t xml:space="preserve"> As the program that records audio</w:t>
        </w:r>
        <w:r w:rsidR="00BC76BC">
          <w:rPr>
            <w:rFonts w:ascii="Times New Roman" w:hAnsi="Times New Roman" w:cs="Times New Roman"/>
          </w:rPr>
          <w:t xml:space="preserve">, </w:t>
        </w:r>
        <w:r w:rsidR="00EF08F1">
          <w:rPr>
            <w:rFonts w:ascii="Times New Roman" w:hAnsi="Times New Roman" w:cs="Times New Roman"/>
          </w:rPr>
          <w:t xml:space="preserve">transcribe, and display </w:t>
        </w:r>
        <w:r w:rsidR="005A3EF8">
          <w:rPr>
            <w:rFonts w:ascii="Times New Roman" w:hAnsi="Times New Roman" w:cs="Times New Roman"/>
          </w:rPr>
          <w:t xml:space="preserve">the transcribed text run separately inside the microcontroller of Aide Glass, </w:t>
        </w:r>
        <w:r w:rsidR="00891871">
          <w:rPr>
            <w:rFonts w:ascii="Times New Roman" w:hAnsi="Times New Roman" w:cs="Times New Roman"/>
          </w:rPr>
          <w:t xml:space="preserve">Aide Glass </w:t>
        </w:r>
        <w:r w:rsidR="00CA22CA">
          <w:rPr>
            <w:rFonts w:ascii="Times New Roman" w:hAnsi="Times New Roman" w:cs="Times New Roman"/>
          </w:rPr>
          <w:t>can run indepen</w:t>
        </w:r>
      </w:ins>
      <w:ins w:id="443" w:author="Muhammad Fathy Rashad" w:date="2019-11-24T16:50:00Z">
        <w:r w:rsidR="00CA22CA">
          <w:rPr>
            <w:rFonts w:ascii="Times New Roman" w:hAnsi="Times New Roman" w:cs="Times New Roman"/>
          </w:rPr>
          <w:t>dently without the app. Howev</w:t>
        </w:r>
        <w:r w:rsidR="000848B7">
          <w:rPr>
            <w:rFonts w:ascii="Times New Roman" w:hAnsi="Times New Roman" w:cs="Times New Roman"/>
          </w:rPr>
          <w:t xml:space="preserve">er, the app provides the capability of </w:t>
        </w:r>
        <w:r w:rsidR="000171C4">
          <w:rPr>
            <w:rFonts w:ascii="Times New Roman" w:hAnsi="Times New Roman" w:cs="Times New Roman"/>
          </w:rPr>
          <w:t xml:space="preserve">changing the language and </w:t>
        </w:r>
        <w:r w:rsidR="004C3A3B">
          <w:rPr>
            <w:rFonts w:ascii="Times New Roman" w:hAnsi="Times New Roman" w:cs="Times New Roman"/>
          </w:rPr>
          <w:t xml:space="preserve">seeing </w:t>
        </w:r>
        <w:r w:rsidR="00F41161">
          <w:rPr>
            <w:rFonts w:ascii="Times New Roman" w:hAnsi="Times New Roman" w:cs="Times New Roman"/>
          </w:rPr>
          <w:t>the transcription history.</w:t>
        </w:r>
      </w:ins>
    </w:p>
    <w:p w14:paraId="7051D9A7" w14:textId="62962C3C" w:rsidR="206A94A8" w:rsidRDefault="206A94A8" w:rsidP="206A94A8">
      <w:pPr>
        <w:ind w:firstLine="0"/>
        <w:jc w:val="center"/>
      </w:pPr>
      <w:r>
        <w:rPr>
          <w:noProof/>
        </w:rPr>
        <w:lastRenderedPageBreak/>
        <w:drawing>
          <wp:inline distT="0" distB="0" distL="0" distR="0" wp14:anchorId="7DE0E66C" wp14:editId="195088BB">
            <wp:extent cx="4572000" cy="3429000"/>
            <wp:effectExtent l="0" t="0" r="0" b="0"/>
            <wp:docPr id="249403595" name="Picture 47778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78203"/>
                    <pic:cNvPicPr/>
                  </pic:nvPicPr>
                  <pic:blipFill>
                    <a:blip r:embed="rId55">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4F1E577B" w14:textId="3B928E88" w:rsidR="206A94A8" w:rsidRDefault="206A94A8" w:rsidP="206A94A8">
      <w:pPr>
        <w:ind w:firstLine="0"/>
        <w:jc w:val="center"/>
        <w:rPr>
          <w:rFonts w:ascii="Times New Roman" w:eastAsia="Times New Roman" w:hAnsi="Times New Roman" w:cs="Times New Roman"/>
          <w:i/>
          <w:iCs/>
        </w:rPr>
      </w:pPr>
      <w:r w:rsidRPr="206A94A8">
        <w:rPr>
          <w:rFonts w:ascii="Times New Roman" w:eastAsia="Times New Roman" w:hAnsi="Times New Roman" w:cs="Times New Roman"/>
          <w:i/>
          <w:iCs/>
        </w:rPr>
        <w:t>Figure 3.2.1 Aide Glass Prototype</w:t>
      </w:r>
    </w:p>
    <w:p w14:paraId="55F5DB03" w14:textId="29E30594" w:rsidR="206A94A8" w:rsidDel="006B6C7D" w:rsidRDefault="206A94A8" w:rsidP="206A94A8">
      <w:pPr>
        <w:rPr>
          <w:del w:id="444" w:author="FIORENTINA RICHELLE ASUN" w:date="2019-11-26T16:59:00Z"/>
          <w:rFonts w:ascii="Times New Roman" w:hAnsi="Times New Roman" w:cs="Times New Roman"/>
        </w:rPr>
      </w:pPr>
    </w:p>
    <w:p w14:paraId="5DCDEBE1" w14:textId="403E922D" w:rsidR="1CC6774A" w:rsidRDefault="004F2931" w:rsidP="1CC6774A">
      <w:pPr>
        <w:ind w:firstLine="0"/>
        <w:rPr>
          <w:rFonts w:ascii="Times New Roman" w:hAnsi="Times New Roman" w:cs="Times New Roman"/>
        </w:rPr>
      </w:pPr>
      <w:del w:id="445" w:author="FIORENTINA RICHELLE ASUN" w:date="2019-11-26T16:59:00Z">
        <w:r w:rsidDel="006B6C7D">
          <w:rPr>
            <w:rFonts w:ascii="Times New Roman" w:hAnsi="Times New Roman" w:cs="Times New Roman"/>
          </w:rPr>
          <w:delText xml:space="preserve"> </w:delText>
        </w:r>
      </w:del>
    </w:p>
    <w:p w14:paraId="1436DE36" w14:textId="77777777" w:rsidR="004A2356" w:rsidRDefault="004A2356" w:rsidP="00410587">
      <w:pPr>
        <w:keepNext/>
        <w:ind w:firstLine="0"/>
        <w:jc w:val="center"/>
      </w:pPr>
      <w:r>
        <w:rPr>
          <w:noProof/>
        </w:rPr>
        <w:drawing>
          <wp:inline distT="0" distB="0" distL="0" distR="0" wp14:anchorId="390ED446" wp14:editId="68780403">
            <wp:extent cx="3793067" cy="2914908"/>
            <wp:effectExtent l="0" t="0" r="0" b="0"/>
            <wp:docPr id="15982344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793067" cy="2914908"/>
                    </a:xfrm>
                    <a:prstGeom prst="rect">
                      <a:avLst/>
                    </a:prstGeom>
                  </pic:spPr>
                </pic:pic>
              </a:graphicData>
            </a:graphic>
          </wp:inline>
        </w:drawing>
      </w:r>
    </w:p>
    <w:p w14:paraId="2A1710D0" w14:textId="12188654" w:rsidR="00F41161" w:rsidRDefault="00F41161" w:rsidP="00F41161">
      <w:pPr>
        <w:ind w:firstLine="0"/>
        <w:jc w:val="center"/>
        <w:rPr>
          <w:ins w:id="446" w:author="Muhammad Fathy Rashad" w:date="2019-11-24T16:51:00Z"/>
          <w:rFonts w:ascii="Times New Roman" w:eastAsia="Times New Roman" w:hAnsi="Times New Roman" w:cs="Times New Roman"/>
          <w:i/>
          <w:iCs/>
        </w:rPr>
      </w:pPr>
      <w:ins w:id="447" w:author="Muhammad Fathy Rashad" w:date="2019-11-24T16:51:00Z">
        <w:r w:rsidRPr="206A94A8">
          <w:rPr>
            <w:rFonts w:ascii="Times New Roman" w:eastAsia="Times New Roman" w:hAnsi="Times New Roman" w:cs="Times New Roman"/>
            <w:i/>
            <w:iCs/>
          </w:rPr>
          <w:t>Figure 3.2.</w:t>
        </w:r>
        <w:r>
          <w:rPr>
            <w:rFonts w:ascii="Times New Roman" w:eastAsia="Times New Roman" w:hAnsi="Times New Roman" w:cs="Times New Roman"/>
            <w:i/>
            <w:iCs/>
          </w:rPr>
          <w:t>2</w:t>
        </w:r>
        <w:r w:rsidRPr="206A94A8">
          <w:rPr>
            <w:rFonts w:ascii="Times New Roman" w:eastAsia="Times New Roman" w:hAnsi="Times New Roman" w:cs="Times New Roman"/>
            <w:i/>
            <w:iCs/>
          </w:rPr>
          <w:t xml:space="preserve"> Aide Glass </w:t>
        </w:r>
        <w:r>
          <w:rPr>
            <w:rFonts w:ascii="Times New Roman" w:eastAsia="Times New Roman" w:hAnsi="Times New Roman" w:cs="Times New Roman"/>
            <w:i/>
            <w:iCs/>
          </w:rPr>
          <w:t>Mobile App</w:t>
        </w:r>
      </w:ins>
    </w:p>
    <w:p w14:paraId="49BE955D" w14:textId="77777777" w:rsidR="006B6C7D" w:rsidRDefault="006B6C7D">
      <w:pPr>
        <w:spacing w:after="160" w:line="259" w:lineRule="auto"/>
        <w:ind w:firstLine="0"/>
        <w:jc w:val="left"/>
        <w:rPr>
          <w:ins w:id="448" w:author="FIORENTINA RICHELLE ASUN" w:date="2019-11-26T16:59:00Z"/>
          <w:rFonts w:ascii="Times New Roman" w:hAnsi="Times New Roman" w:cs="Times New Roman"/>
          <w:b/>
          <w:sz w:val="28"/>
          <w:szCs w:val="28"/>
        </w:rPr>
      </w:pPr>
      <w:ins w:id="449" w:author="FIORENTINA RICHELLE ASUN" w:date="2019-11-26T16:59:00Z">
        <w:r>
          <w:rPr>
            <w:rFonts w:ascii="Times New Roman" w:hAnsi="Times New Roman" w:cs="Times New Roman"/>
            <w:b/>
            <w:sz w:val="28"/>
            <w:szCs w:val="28"/>
          </w:rPr>
          <w:br w:type="page"/>
        </w:r>
      </w:ins>
    </w:p>
    <w:p w14:paraId="75C6AF79" w14:textId="6A8E2436" w:rsidR="004C371D" w:rsidRDefault="004C371D" w:rsidP="004C371D">
      <w:pPr>
        <w:ind w:firstLine="0"/>
        <w:rPr>
          <w:ins w:id="450" w:author="FIORENTINA RICHELLE ASUN" w:date="2019-11-26T17:09:00Z"/>
          <w:rFonts w:ascii="Times New Roman" w:hAnsi="Times New Roman" w:cs="Times New Roman"/>
          <w:b/>
          <w:sz w:val="28"/>
          <w:szCs w:val="28"/>
        </w:rPr>
      </w:pPr>
      <w:ins w:id="451" w:author="FIORENTINA RICHELLE ASUN" w:date="2019-11-26T17:09:00Z">
        <w:r w:rsidRPr="4D1B32DD">
          <w:rPr>
            <w:rFonts w:ascii="Times New Roman" w:hAnsi="Times New Roman" w:cs="Times New Roman"/>
            <w:b/>
            <w:sz w:val="28"/>
            <w:szCs w:val="28"/>
          </w:rPr>
          <w:lastRenderedPageBreak/>
          <w:t>3.</w:t>
        </w:r>
        <w:r>
          <w:rPr>
            <w:rFonts w:ascii="Times New Roman" w:hAnsi="Times New Roman" w:cs="Times New Roman"/>
            <w:b/>
            <w:sz w:val="28"/>
            <w:szCs w:val="28"/>
          </w:rPr>
          <w:t>3.</w:t>
        </w:r>
        <w:r w:rsidRPr="4D1B32DD">
          <w:rPr>
            <w:rFonts w:ascii="Times New Roman" w:hAnsi="Times New Roman" w:cs="Times New Roman"/>
            <w:b/>
            <w:sz w:val="28"/>
            <w:szCs w:val="28"/>
          </w:rPr>
          <w:t xml:space="preserve"> </w:t>
        </w:r>
        <w:commentRangeStart w:id="452"/>
        <w:r w:rsidRPr="4D1B32DD">
          <w:rPr>
            <w:rFonts w:ascii="Times New Roman" w:hAnsi="Times New Roman" w:cs="Times New Roman"/>
            <w:b/>
            <w:sz w:val="28"/>
            <w:szCs w:val="28"/>
          </w:rPr>
          <w:t>DISCUSSION</w:t>
        </w:r>
        <w:commentRangeEnd w:id="452"/>
        <w:r>
          <w:rPr>
            <w:rStyle w:val="CommentReference"/>
          </w:rPr>
          <w:commentReference w:id="452"/>
        </w:r>
        <w:r w:rsidRPr="4D1B32DD">
          <w:rPr>
            <w:rFonts w:ascii="Times New Roman" w:hAnsi="Times New Roman" w:cs="Times New Roman"/>
            <w:b/>
            <w:sz w:val="28"/>
            <w:szCs w:val="28"/>
          </w:rPr>
          <w:t xml:space="preserve"> ON R</w:t>
        </w:r>
        <w:commentRangeStart w:id="453"/>
        <w:r w:rsidRPr="4D1B32DD">
          <w:rPr>
            <w:rFonts w:ascii="Times New Roman" w:hAnsi="Times New Roman" w:cs="Times New Roman"/>
            <w:b/>
            <w:sz w:val="28"/>
            <w:szCs w:val="28"/>
          </w:rPr>
          <w:t>ESULT</w:t>
        </w:r>
        <w:commentRangeEnd w:id="453"/>
        <w:r>
          <w:rPr>
            <w:rStyle w:val="CommentReference"/>
          </w:rPr>
          <w:commentReference w:id="453"/>
        </w:r>
        <w:r w:rsidRPr="4D1B32DD">
          <w:rPr>
            <w:rFonts w:ascii="Times New Roman" w:hAnsi="Times New Roman" w:cs="Times New Roman"/>
            <w:b/>
            <w:sz w:val="28"/>
            <w:szCs w:val="28"/>
          </w:rPr>
          <w:t>S</w:t>
        </w:r>
      </w:ins>
    </w:p>
    <w:p w14:paraId="6246ABCB" w14:textId="77777777" w:rsidR="004C371D" w:rsidRDefault="004C371D" w:rsidP="004C371D">
      <w:pPr>
        <w:ind w:firstLine="0"/>
        <w:rPr>
          <w:ins w:id="454" w:author="FIORENTINA RICHELLE ASUN" w:date="2019-11-26T17:09:00Z"/>
          <w:rFonts w:ascii="Times New Roman" w:hAnsi="Times New Roman" w:cs="Times New Roman"/>
        </w:rPr>
      </w:pPr>
      <w:ins w:id="455" w:author="FIORENTINA RICHELLE ASUN" w:date="2019-11-26T17:09:00Z">
        <w:r w:rsidRPr="4D1B32DD">
          <w:rPr>
            <w:rFonts w:ascii="Times New Roman" w:hAnsi="Times New Roman" w:cs="Times New Roman"/>
          </w:rPr>
          <w:t>The performance and specification of the resulting prototype has been measured and discussed in this section. The discussion can be seen in Table 3.3.1.</w:t>
        </w:r>
      </w:ins>
    </w:p>
    <w:p w14:paraId="4C3967E2" w14:textId="5CC90E64" w:rsidR="004C371D" w:rsidRPr="008A0C46" w:rsidRDefault="004C371D" w:rsidP="004C371D">
      <w:pPr>
        <w:ind w:firstLine="0"/>
        <w:jc w:val="center"/>
        <w:rPr>
          <w:ins w:id="456" w:author="FIORENTINA RICHELLE ASUN" w:date="2019-11-26T17:09:00Z"/>
          <w:rFonts w:ascii="Times New Roman" w:hAnsi="Times New Roman" w:cs="Times New Roman"/>
          <w:i/>
        </w:rPr>
      </w:pPr>
      <w:ins w:id="457" w:author="FIORENTINA RICHELLE ASUN" w:date="2019-11-26T17:09:00Z">
        <w:r>
          <w:rPr>
            <w:rFonts w:ascii="Times New Roman" w:hAnsi="Times New Roman" w:cs="Times New Roman"/>
            <w:i/>
          </w:rPr>
          <w:t>Table 3.3.1 table of criteria and discussion of results obtained.</w:t>
        </w:r>
      </w:ins>
    </w:p>
    <w:tbl>
      <w:tblPr>
        <w:tblStyle w:val="TableGrid"/>
        <w:tblW w:w="9384" w:type="dxa"/>
        <w:tblLook w:val="04A0" w:firstRow="1" w:lastRow="0" w:firstColumn="1" w:lastColumn="0" w:noHBand="0" w:noVBand="1"/>
      </w:tblPr>
      <w:tblGrid>
        <w:gridCol w:w="3595"/>
        <w:gridCol w:w="5789"/>
      </w:tblGrid>
      <w:tr w:rsidR="004C371D" w14:paraId="2AA12B74" w14:textId="77777777" w:rsidTr="0087285F">
        <w:trPr>
          <w:trHeight w:val="524"/>
          <w:ins w:id="458" w:author="FIORENTINA RICHELLE ASUN" w:date="2019-11-26T17:09:00Z"/>
        </w:trPr>
        <w:tc>
          <w:tcPr>
            <w:tcW w:w="3595" w:type="dxa"/>
            <w:vAlign w:val="center"/>
          </w:tcPr>
          <w:p w14:paraId="51531A79" w14:textId="77777777" w:rsidR="004C371D" w:rsidRPr="005E58D3" w:rsidRDefault="004C371D" w:rsidP="0087285F">
            <w:pPr>
              <w:spacing w:before="240" w:after="240" w:line="360" w:lineRule="auto"/>
              <w:ind w:firstLine="0"/>
              <w:jc w:val="center"/>
              <w:rPr>
                <w:ins w:id="459" w:author="FIORENTINA RICHELLE ASUN" w:date="2019-11-26T17:09:00Z"/>
                <w:rFonts w:ascii="Times New Roman" w:hAnsi="Times New Roman" w:cs="Times New Roman"/>
                <w:b/>
              </w:rPr>
            </w:pPr>
            <w:ins w:id="460" w:author="FIORENTINA RICHELLE ASUN" w:date="2019-11-26T17:09:00Z">
              <w:r w:rsidRPr="005E58D3">
                <w:rPr>
                  <w:rFonts w:ascii="Times New Roman" w:hAnsi="Times New Roman" w:cs="Times New Roman"/>
                  <w:b/>
                </w:rPr>
                <w:t>CRITERIA</w:t>
              </w:r>
            </w:ins>
          </w:p>
        </w:tc>
        <w:tc>
          <w:tcPr>
            <w:tcW w:w="5789" w:type="dxa"/>
            <w:vAlign w:val="center"/>
          </w:tcPr>
          <w:p w14:paraId="7C2B77D5" w14:textId="77777777" w:rsidR="004C371D" w:rsidRPr="005E58D3" w:rsidRDefault="004C371D" w:rsidP="0087285F">
            <w:pPr>
              <w:spacing w:before="240" w:after="240" w:line="360" w:lineRule="auto"/>
              <w:ind w:firstLine="0"/>
              <w:jc w:val="center"/>
              <w:rPr>
                <w:ins w:id="461" w:author="FIORENTINA RICHELLE ASUN" w:date="2019-11-26T17:09:00Z"/>
                <w:rFonts w:ascii="Times New Roman" w:hAnsi="Times New Roman" w:cs="Times New Roman"/>
                <w:b/>
              </w:rPr>
            </w:pPr>
            <w:ins w:id="462" w:author="FIORENTINA RICHELLE ASUN" w:date="2019-11-26T17:09:00Z">
              <w:r w:rsidRPr="005E58D3">
                <w:rPr>
                  <w:rFonts w:ascii="Times New Roman" w:hAnsi="Times New Roman" w:cs="Times New Roman"/>
                  <w:b/>
                </w:rPr>
                <w:t>DISCUSSION</w:t>
              </w:r>
            </w:ins>
          </w:p>
        </w:tc>
      </w:tr>
      <w:tr w:rsidR="004C371D" w14:paraId="30A6C1B1" w14:textId="77777777" w:rsidTr="0087285F">
        <w:trPr>
          <w:trHeight w:val="524"/>
          <w:ins w:id="463" w:author="FIORENTINA RICHELLE ASUN" w:date="2019-11-26T17:09:00Z"/>
        </w:trPr>
        <w:tc>
          <w:tcPr>
            <w:tcW w:w="3595" w:type="dxa"/>
            <w:vAlign w:val="center"/>
          </w:tcPr>
          <w:p w14:paraId="040CCB66" w14:textId="77777777" w:rsidR="004C371D" w:rsidRPr="00213716" w:rsidRDefault="004C371D" w:rsidP="0087285F">
            <w:pPr>
              <w:spacing w:before="240" w:after="240" w:line="360" w:lineRule="auto"/>
              <w:ind w:firstLine="0"/>
              <w:jc w:val="left"/>
              <w:rPr>
                <w:ins w:id="464" w:author="FIORENTINA RICHELLE ASUN" w:date="2019-11-26T17:09:00Z"/>
                <w:rFonts w:ascii="Times New Roman" w:hAnsi="Times New Roman" w:cs="Times New Roman"/>
              </w:rPr>
            </w:pPr>
            <w:ins w:id="465" w:author="FIORENTINA RICHELLE ASUN" w:date="2019-11-26T17:09:00Z">
              <w:r>
                <w:rPr>
                  <w:rFonts w:ascii="Times New Roman" w:hAnsi="Times New Roman" w:cs="Times New Roman"/>
                </w:rPr>
                <w:t>Weight of casing + components</w:t>
              </w:r>
            </w:ins>
          </w:p>
        </w:tc>
        <w:tc>
          <w:tcPr>
            <w:tcW w:w="5789" w:type="dxa"/>
            <w:vAlign w:val="center"/>
          </w:tcPr>
          <w:p w14:paraId="79E3BBC1" w14:textId="77777777" w:rsidR="004C371D" w:rsidRPr="00776252" w:rsidRDefault="004C371D" w:rsidP="0087285F">
            <w:pPr>
              <w:pStyle w:val="ListParagraph"/>
              <w:numPr>
                <w:ilvl w:val="0"/>
                <w:numId w:val="2"/>
              </w:numPr>
              <w:spacing w:before="240" w:after="240" w:line="360" w:lineRule="auto"/>
              <w:jc w:val="left"/>
              <w:rPr>
                <w:ins w:id="466" w:author="FIORENTINA RICHELLE ASUN" w:date="2019-11-26T17:09:00Z"/>
                <w:rFonts w:ascii="Times New Roman" w:hAnsi="Times New Roman" w:cs="Times New Roman"/>
              </w:rPr>
            </w:pPr>
            <w:ins w:id="467" w:author="FIORENTINA RICHELLE ASUN" w:date="2019-11-26T17:09:00Z">
              <w:r>
                <w:rPr>
                  <w:rFonts w:ascii="Times New Roman" w:hAnsi="Times New Roman" w:cs="Times New Roman"/>
                </w:rPr>
                <w:t xml:space="preserve">The overall weight of the prototype is </w:t>
              </w:r>
              <w:commentRangeStart w:id="468"/>
              <w:r>
                <w:rPr>
                  <w:rFonts w:ascii="Times New Roman" w:hAnsi="Times New Roman" w:cs="Times New Roman"/>
                </w:rPr>
                <w:t>70</w:t>
              </w:r>
              <w:r w:rsidRPr="00776252">
                <w:rPr>
                  <w:rFonts w:ascii="Times New Roman" w:hAnsi="Times New Roman" w:cs="Times New Roman"/>
                </w:rPr>
                <w:t>g</w:t>
              </w:r>
              <w:commentRangeEnd w:id="468"/>
              <w:r>
                <w:rPr>
                  <w:rStyle w:val="CommentReference"/>
                </w:rPr>
                <w:commentReference w:id="468"/>
              </w:r>
              <w:r>
                <w:rPr>
                  <w:rFonts w:ascii="Times New Roman" w:hAnsi="Times New Roman" w:cs="Times New Roman"/>
                </w:rPr>
                <w:t xml:space="preserve">. The weight includes 3D casing, PI Zero WH, OLED display, microphone, reflective mirror and magnifying Fresnel lens. 70g is quite heavy for an attachment on a pair of spectacles. Hearing aids like Widex Evoke only weight around 5g but would cost </w:t>
              </w:r>
              <w:r w:rsidRPr="00212A65">
                <w:rPr>
                  <w:rFonts w:ascii="Times New Roman" w:hAnsi="Times New Roman" w:cs="Times New Roman"/>
                </w:rPr>
                <w:t>1,864</w:t>
              </w:r>
              <w:r>
                <w:rPr>
                  <w:rFonts w:ascii="Times New Roman" w:hAnsi="Times New Roman" w:cs="Times New Roman"/>
                </w:rPr>
                <w:t xml:space="preserve"> USD (Hearingtracker, 2019) and a normal glass weight around 25g(Walsh, 2010) without attachment. However, the weight can be reduced by resizing the casing have best fit with the components. </w:t>
              </w:r>
            </w:ins>
          </w:p>
        </w:tc>
      </w:tr>
      <w:tr w:rsidR="004C371D" w14:paraId="3ADD10BA" w14:textId="77777777" w:rsidTr="0087285F">
        <w:trPr>
          <w:trHeight w:val="524"/>
          <w:ins w:id="469" w:author="FIORENTINA RICHELLE ASUN" w:date="2019-11-26T17:09:00Z"/>
        </w:trPr>
        <w:tc>
          <w:tcPr>
            <w:tcW w:w="3595" w:type="dxa"/>
            <w:vAlign w:val="center"/>
          </w:tcPr>
          <w:p w14:paraId="08617068" w14:textId="77777777" w:rsidR="004C371D" w:rsidRDefault="004C371D" w:rsidP="0087285F">
            <w:pPr>
              <w:spacing w:before="240" w:after="240" w:line="360" w:lineRule="auto"/>
              <w:ind w:firstLine="0"/>
              <w:jc w:val="left"/>
              <w:rPr>
                <w:ins w:id="470" w:author="FIORENTINA RICHELLE ASUN" w:date="2019-11-26T17:09:00Z"/>
                <w:rFonts w:ascii="Times New Roman" w:hAnsi="Times New Roman" w:cs="Times New Roman"/>
              </w:rPr>
            </w:pPr>
            <w:ins w:id="471" w:author="FIORENTINA RICHELLE ASUN" w:date="2019-11-26T17:09:00Z">
              <w:r>
                <w:rPr>
                  <w:rFonts w:ascii="Times New Roman" w:hAnsi="Times New Roman" w:cs="Times New Roman"/>
                </w:rPr>
                <w:t xml:space="preserve">Dimension </w:t>
              </w:r>
            </w:ins>
          </w:p>
        </w:tc>
        <w:tc>
          <w:tcPr>
            <w:tcW w:w="5789" w:type="dxa"/>
            <w:vAlign w:val="center"/>
          </w:tcPr>
          <w:p w14:paraId="1D21F5BD" w14:textId="77777777" w:rsidR="004C371D" w:rsidRDefault="004C371D" w:rsidP="0087285F">
            <w:pPr>
              <w:pStyle w:val="ListParagraph"/>
              <w:numPr>
                <w:ilvl w:val="0"/>
                <w:numId w:val="2"/>
              </w:numPr>
              <w:spacing w:before="240" w:after="240" w:line="360" w:lineRule="auto"/>
              <w:jc w:val="left"/>
              <w:rPr>
                <w:ins w:id="472" w:author="FIORENTINA RICHELLE ASUN" w:date="2019-11-26T17:09:00Z"/>
                <w:rFonts w:ascii="Times New Roman" w:hAnsi="Times New Roman" w:cs="Times New Roman"/>
              </w:rPr>
            </w:pPr>
            <w:ins w:id="473" w:author="FIORENTINA RICHELLE ASUN" w:date="2019-11-26T17:09:00Z">
              <w:r>
                <w:rPr>
                  <w:rFonts w:ascii="Times New Roman" w:hAnsi="Times New Roman" w:cs="Times New Roman"/>
                </w:rPr>
                <w:t>As shown in section 3.1, the dimension of Aide Glasses prototype is portable but the size needs to be adjusted into a smaller dimension so that it would give more comfort to the user.</w:t>
              </w:r>
            </w:ins>
          </w:p>
        </w:tc>
      </w:tr>
      <w:tr w:rsidR="004C371D" w14:paraId="5612D13D" w14:textId="77777777" w:rsidTr="0087285F">
        <w:trPr>
          <w:trHeight w:val="524"/>
          <w:ins w:id="474" w:author="FIORENTINA RICHELLE ASUN" w:date="2019-11-26T17:09:00Z"/>
        </w:trPr>
        <w:tc>
          <w:tcPr>
            <w:tcW w:w="3595" w:type="dxa"/>
            <w:vAlign w:val="center"/>
          </w:tcPr>
          <w:p w14:paraId="4DD78AD5" w14:textId="77777777" w:rsidR="004C371D" w:rsidRPr="00213716" w:rsidRDefault="004C371D" w:rsidP="0087285F">
            <w:pPr>
              <w:spacing w:before="240" w:after="240" w:line="360" w:lineRule="auto"/>
              <w:ind w:firstLine="0"/>
              <w:jc w:val="left"/>
              <w:rPr>
                <w:ins w:id="475" w:author="FIORENTINA RICHELLE ASUN" w:date="2019-11-26T17:09:00Z"/>
                <w:rFonts w:ascii="Times New Roman" w:hAnsi="Times New Roman" w:cs="Times New Roman"/>
              </w:rPr>
            </w:pPr>
            <w:ins w:id="476" w:author="FIORENTINA RICHELLE ASUN" w:date="2019-11-26T17:09:00Z">
              <w:r>
                <w:rPr>
                  <w:rFonts w:ascii="Times New Roman" w:hAnsi="Times New Roman" w:cs="Times New Roman"/>
                </w:rPr>
                <w:t xml:space="preserve">Sound detectable distance </w:t>
              </w:r>
            </w:ins>
          </w:p>
        </w:tc>
        <w:tc>
          <w:tcPr>
            <w:tcW w:w="5789" w:type="dxa"/>
            <w:vAlign w:val="center"/>
          </w:tcPr>
          <w:p w14:paraId="60F5F05C" w14:textId="77777777" w:rsidR="004C371D" w:rsidRPr="004E1E41" w:rsidRDefault="004C371D" w:rsidP="0087285F">
            <w:pPr>
              <w:pStyle w:val="ListParagraph"/>
              <w:numPr>
                <w:ilvl w:val="0"/>
                <w:numId w:val="2"/>
              </w:numPr>
              <w:spacing w:before="240" w:after="240" w:line="360" w:lineRule="auto"/>
              <w:jc w:val="left"/>
              <w:rPr>
                <w:ins w:id="477" w:author="FIORENTINA RICHELLE ASUN" w:date="2019-11-26T17:09:00Z"/>
                <w:rFonts w:ascii="Times New Roman" w:hAnsi="Times New Roman" w:cs="Times New Roman"/>
              </w:rPr>
            </w:pPr>
            <w:ins w:id="478" w:author="FIORENTINA RICHELLE ASUN" w:date="2019-11-26T17:09:00Z">
              <w:r>
                <w:rPr>
                  <w:rFonts w:ascii="Times New Roman" w:hAnsi="Times New Roman" w:cs="Times New Roman"/>
                </w:rPr>
                <w:t xml:space="preserve">Based on the </w:t>
              </w:r>
              <w:commentRangeStart w:id="479"/>
              <w:r>
                <w:rPr>
                  <w:rFonts w:ascii="Times New Roman" w:hAnsi="Times New Roman" w:cs="Times New Roman"/>
                </w:rPr>
                <w:t>testing</w:t>
              </w:r>
              <w:commentRangeEnd w:id="479"/>
              <w:r>
                <w:rPr>
                  <w:rStyle w:val="CommentReference"/>
                </w:rPr>
                <w:commentReference w:id="479"/>
              </w:r>
              <w:r>
                <w:rPr>
                  <w:rFonts w:ascii="Times New Roman" w:hAnsi="Times New Roman" w:cs="Times New Roman"/>
                </w:rPr>
                <w:t xml:space="preserve"> of prototype by giving voice input in 0.1m – 2.5m distance with 0.1m difference for each test. We conclude that the human sound detectable distance is around 1.5m in quiet </w:t>
              </w:r>
              <w:r>
                <w:rPr>
                  <w:rFonts w:ascii="Times New Roman" w:hAnsi="Times New Roman" w:cs="Times New Roman"/>
                </w:rPr>
                <w:lastRenderedPageBreak/>
                <w:t>environment. A distance longer than that give unrecognized output 80% of the time.</w:t>
              </w:r>
            </w:ins>
          </w:p>
        </w:tc>
      </w:tr>
      <w:tr w:rsidR="004C371D" w14:paraId="24C43E70" w14:textId="77777777" w:rsidTr="0087285F">
        <w:trPr>
          <w:trHeight w:val="524"/>
          <w:ins w:id="480" w:author="FIORENTINA RICHELLE ASUN" w:date="2019-11-26T17:09:00Z"/>
        </w:trPr>
        <w:tc>
          <w:tcPr>
            <w:tcW w:w="3595" w:type="dxa"/>
            <w:vAlign w:val="center"/>
          </w:tcPr>
          <w:p w14:paraId="2AF1E681" w14:textId="77777777" w:rsidR="004C371D" w:rsidRPr="00213716" w:rsidRDefault="004C371D" w:rsidP="0087285F">
            <w:pPr>
              <w:spacing w:before="240" w:after="240" w:line="360" w:lineRule="auto"/>
              <w:ind w:firstLine="0"/>
              <w:jc w:val="left"/>
              <w:rPr>
                <w:ins w:id="481" w:author="FIORENTINA RICHELLE ASUN" w:date="2019-11-26T17:09:00Z"/>
                <w:rFonts w:ascii="Times New Roman" w:hAnsi="Times New Roman" w:cs="Times New Roman"/>
              </w:rPr>
            </w:pPr>
            <w:ins w:id="482" w:author="FIORENTINA RICHELLE ASUN" w:date="2019-11-26T17:09:00Z">
              <w:r>
                <w:rPr>
                  <w:rFonts w:ascii="Times New Roman" w:hAnsi="Times New Roman" w:cs="Times New Roman"/>
                </w:rPr>
                <w:lastRenderedPageBreak/>
                <w:t>Speech to text transcribing speed</w:t>
              </w:r>
            </w:ins>
          </w:p>
        </w:tc>
        <w:tc>
          <w:tcPr>
            <w:tcW w:w="5789" w:type="dxa"/>
            <w:vAlign w:val="center"/>
          </w:tcPr>
          <w:p w14:paraId="1D24B86F" w14:textId="77777777" w:rsidR="004C371D" w:rsidRPr="0087285F" w:rsidRDefault="004C371D" w:rsidP="0087285F">
            <w:pPr>
              <w:pStyle w:val="ListParagraph"/>
              <w:numPr>
                <w:ilvl w:val="0"/>
                <w:numId w:val="2"/>
              </w:numPr>
              <w:spacing w:before="240" w:after="240" w:line="360" w:lineRule="auto"/>
              <w:jc w:val="left"/>
              <w:rPr>
                <w:ins w:id="483" w:author="FIORENTINA RICHELLE ASUN" w:date="2019-11-26T17:09:00Z"/>
                <w:rFonts w:ascii="Times New Roman" w:hAnsi="Times New Roman" w:cs="Times New Roman"/>
              </w:rPr>
            </w:pPr>
            <w:ins w:id="484" w:author="FIORENTINA RICHELLE ASUN" w:date="2019-11-26T17:09:00Z">
              <w:r>
                <w:rPr>
                  <w:rFonts w:ascii="Times New Roman" w:hAnsi="Times New Roman" w:cs="Times New Roman"/>
                </w:rPr>
                <w:t>In overall, it took less than 10 second to process the spoken word into a script displayed on the screen.</w:t>
              </w:r>
            </w:ins>
          </w:p>
        </w:tc>
      </w:tr>
      <w:tr w:rsidR="004C371D" w14:paraId="09EED59F" w14:textId="77777777" w:rsidTr="0087285F">
        <w:trPr>
          <w:trHeight w:val="524"/>
          <w:ins w:id="485" w:author="FIORENTINA RICHELLE ASUN" w:date="2019-11-26T17:09:00Z"/>
        </w:trPr>
        <w:tc>
          <w:tcPr>
            <w:tcW w:w="3595" w:type="dxa"/>
            <w:vAlign w:val="center"/>
          </w:tcPr>
          <w:p w14:paraId="179C0670" w14:textId="77777777" w:rsidR="004C371D" w:rsidRPr="00213716" w:rsidRDefault="004C371D" w:rsidP="0087285F">
            <w:pPr>
              <w:spacing w:before="240" w:after="240" w:line="360" w:lineRule="auto"/>
              <w:ind w:firstLine="0"/>
              <w:jc w:val="left"/>
              <w:rPr>
                <w:ins w:id="486" w:author="FIORENTINA RICHELLE ASUN" w:date="2019-11-26T17:09:00Z"/>
                <w:rFonts w:ascii="Times New Roman" w:hAnsi="Times New Roman" w:cs="Times New Roman"/>
              </w:rPr>
            </w:pPr>
            <w:ins w:id="487" w:author="FIORENTINA RICHELLE ASUN" w:date="2019-11-26T17:09:00Z">
              <w:r>
                <w:rPr>
                  <w:rFonts w:ascii="Times New Roman" w:hAnsi="Times New Roman" w:cs="Times New Roman"/>
                </w:rPr>
                <w:t>Mirror angle</w:t>
              </w:r>
            </w:ins>
          </w:p>
        </w:tc>
        <w:tc>
          <w:tcPr>
            <w:tcW w:w="5789" w:type="dxa"/>
            <w:vAlign w:val="center"/>
          </w:tcPr>
          <w:p w14:paraId="57AFAF8F" w14:textId="77777777" w:rsidR="004C371D" w:rsidRPr="005E4435" w:rsidRDefault="004C371D" w:rsidP="0087285F">
            <w:pPr>
              <w:pStyle w:val="ListParagraph"/>
              <w:numPr>
                <w:ilvl w:val="0"/>
                <w:numId w:val="2"/>
              </w:numPr>
              <w:spacing w:before="240" w:after="240" w:line="360" w:lineRule="auto"/>
              <w:jc w:val="left"/>
              <w:rPr>
                <w:ins w:id="488" w:author="FIORENTINA RICHELLE ASUN" w:date="2019-11-26T17:09:00Z"/>
                <w:rFonts w:ascii="Times New Roman" w:hAnsi="Times New Roman" w:cs="Times New Roman"/>
              </w:rPr>
            </w:pPr>
            <w:ins w:id="489" w:author="FIORENTINA RICHELLE ASUN" w:date="2019-11-26T17:09:00Z">
              <w:r>
                <w:rPr>
                  <w:rFonts w:ascii="Times New Roman" w:hAnsi="Times New Roman" w:cs="Times New Roman"/>
                </w:rPr>
                <w:t>After we tested all angles for the reflector from 0-50 (max angle) degree with 5 degree increment, we found that angle at 45 degree gives the best reflection of text from the OLED display to the Perspex screen. With this angle, all text was successfully reflected to the screen.</w:t>
              </w:r>
            </w:ins>
          </w:p>
        </w:tc>
      </w:tr>
      <w:tr w:rsidR="004C371D" w14:paraId="3B42273A" w14:textId="77777777" w:rsidTr="0087285F">
        <w:trPr>
          <w:trHeight w:val="524"/>
          <w:ins w:id="490" w:author="FIORENTINA RICHELLE ASUN" w:date="2019-11-26T17:09:00Z"/>
        </w:trPr>
        <w:tc>
          <w:tcPr>
            <w:tcW w:w="3595" w:type="dxa"/>
            <w:vAlign w:val="center"/>
          </w:tcPr>
          <w:p w14:paraId="2A85F1FB" w14:textId="77777777" w:rsidR="004C371D" w:rsidRDefault="004C371D" w:rsidP="0087285F">
            <w:pPr>
              <w:spacing w:before="240" w:after="240" w:line="360" w:lineRule="auto"/>
              <w:ind w:firstLine="0"/>
              <w:jc w:val="left"/>
              <w:rPr>
                <w:ins w:id="491" w:author="FIORENTINA RICHELLE ASUN" w:date="2019-11-26T17:09:00Z"/>
                <w:rFonts w:ascii="Times New Roman" w:hAnsi="Times New Roman" w:cs="Times New Roman"/>
              </w:rPr>
            </w:pPr>
            <w:ins w:id="492" w:author="FIORENTINA RICHELLE ASUN" w:date="2019-11-26T17:09:00Z">
              <w:r>
                <w:rPr>
                  <w:rFonts w:ascii="Times New Roman" w:hAnsi="Times New Roman" w:cs="Times New Roman"/>
                </w:rPr>
                <w:t>Mobile application</w:t>
              </w:r>
            </w:ins>
          </w:p>
        </w:tc>
        <w:tc>
          <w:tcPr>
            <w:tcW w:w="5789" w:type="dxa"/>
            <w:vAlign w:val="center"/>
          </w:tcPr>
          <w:p w14:paraId="6FA0ED04" w14:textId="77777777" w:rsidR="004C371D" w:rsidRDefault="004C371D" w:rsidP="0087285F">
            <w:pPr>
              <w:pStyle w:val="ListParagraph"/>
              <w:numPr>
                <w:ilvl w:val="0"/>
                <w:numId w:val="2"/>
              </w:numPr>
              <w:spacing w:before="240" w:after="240" w:line="360" w:lineRule="auto"/>
              <w:jc w:val="left"/>
              <w:rPr>
                <w:ins w:id="493" w:author="FIORENTINA RICHELLE ASUN" w:date="2019-11-26T17:09:00Z"/>
                <w:rFonts w:ascii="Times New Roman" w:hAnsi="Times New Roman" w:cs="Times New Roman"/>
              </w:rPr>
            </w:pPr>
            <w:ins w:id="494" w:author="FIORENTINA RICHELLE ASUN" w:date="2019-11-26T17:09:00Z">
              <w:r>
                <w:rPr>
                  <w:rFonts w:ascii="Times New Roman" w:hAnsi="Times New Roman" w:cs="Times New Roman"/>
                </w:rPr>
                <w:t xml:space="preserve">A mobile application named AIDE GLASS were also developed to run together with this prototype. The great thing about Aide glasses prototype is that it can run with or without the mobile application. </w:t>
              </w:r>
            </w:ins>
          </w:p>
          <w:p w14:paraId="0BB1B38F" w14:textId="77777777" w:rsidR="004C371D" w:rsidRPr="00410587" w:rsidRDefault="004C371D" w:rsidP="0087285F">
            <w:pPr>
              <w:pStyle w:val="ListParagraph"/>
              <w:numPr>
                <w:ilvl w:val="0"/>
                <w:numId w:val="2"/>
              </w:numPr>
              <w:spacing w:before="240" w:after="240" w:line="360" w:lineRule="auto"/>
              <w:jc w:val="left"/>
              <w:rPr>
                <w:ins w:id="495" w:author="FIORENTINA RICHELLE ASUN" w:date="2019-11-26T17:09:00Z"/>
                <w:rFonts w:ascii="Times New Roman" w:hAnsi="Times New Roman" w:cs="Times New Roman"/>
              </w:rPr>
            </w:pPr>
            <w:ins w:id="496" w:author="FIORENTINA RICHELLE ASUN" w:date="2019-11-26T17:09:00Z">
              <w:r>
                <w:rPr>
                  <w:rFonts w:ascii="Times New Roman" w:hAnsi="Times New Roman" w:cs="Times New Roman"/>
                </w:rPr>
                <w:t xml:space="preserve">The mobile application has the options of switching between English and Malay language and it also record all the history of the transcribed text so that the user can always refer what is the conversation all about.  </w:t>
              </w:r>
            </w:ins>
          </w:p>
        </w:tc>
      </w:tr>
    </w:tbl>
    <w:p w14:paraId="1A880CA1" w14:textId="77777777" w:rsidR="004C371D" w:rsidRDefault="004C371D">
      <w:pPr>
        <w:spacing w:after="160" w:line="259" w:lineRule="auto"/>
        <w:ind w:firstLine="0"/>
        <w:jc w:val="left"/>
        <w:rPr>
          <w:ins w:id="497" w:author="FIORENTINA RICHELLE ASUN" w:date="2019-11-26T17:09:00Z"/>
          <w:rFonts w:ascii="Times New Roman" w:hAnsi="Times New Roman" w:cs="Times New Roman"/>
          <w:b/>
          <w:sz w:val="28"/>
          <w:szCs w:val="28"/>
        </w:rPr>
      </w:pPr>
      <w:ins w:id="498" w:author="FIORENTINA RICHELLE ASUN" w:date="2019-11-26T17:09:00Z">
        <w:r>
          <w:rPr>
            <w:rFonts w:ascii="Times New Roman" w:hAnsi="Times New Roman" w:cs="Times New Roman"/>
            <w:b/>
            <w:sz w:val="28"/>
            <w:szCs w:val="28"/>
          </w:rPr>
          <w:br w:type="page"/>
        </w:r>
      </w:ins>
    </w:p>
    <w:p w14:paraId="37311B96" w14:textId="0FC0A9A8" w:rsidR="00DB6BD8" w:rsidRDefault="00DB6BD8" w:rsidP="00DB6BD8">
      <w:pPr>
        <w:ind w:firstLine="0"/>
        <w:rPr>
          <w:ins w:id="499" w:author="SYED AMIR HILMY BIN SYED HALIM" w:date="2019-11-24T17:09:00Z"/>
          <w:rFonts w:ascii="Times New Roman" w:hAnsi="Times New Roman" w:cs="Times New Roman"/>
          <w:b/>
          <w:sz w:val="28"/>
          <w:szCs w:val="28"/>
        </w:rPr>
      </w:pPr>
      <w:ins w:id="500" w:author="SYED AMIR HILMY BIN SYED HALIM" w:date="2019-11-24T17:06:00Z">
        <w:r w:rsidRPr="4D1B32DD">
          <w:rPr>
            <w:rFonts w:ascii="Times New Roman" w:hAnsi="Times New Roman" w:cs="Times New Roman"/>
            <w:b/>
            <w:sz w:val="28"/>
            <w:szCs w:val="28"/>
          </w:rPr>
          <w:lastRenderedPageBreak/>
          <w:t>3.</w:t>
        </w:r>
      </w:ins>
      <w:ins w:id="501" w:author="FIORENTINA RICHELLE ASUN" w:date="2019-11-26T17:09:00Z">
        <w:r w:rsidR="004C371D">
          <w:rPr>
            <w:rFonts w:ascii="Times New Roman" w:hAnsi="Times New Roman" w:cs="Times New Roman"/>
            <w:b/>
            <w:sz w:val="28"/>
            <w:szCs w:val="28"/>
          </w:rPr>
          <w:t>4</w:t>
        </w:r>
      </w:ins>
      <w:ins w:id="502" w:author="SYED AMIR HILMY BIN SYED HALIM" w:date="2019-11-24T17:19:00Z">
        <w:del w:id="503" w:author="FIORENTINA RICHELLE ASUN" w:date="2019-11-26T17:02:00Z">
          <w:r w:rsidR="00EE78E6" w:rsidDel="00C157F9">
            <w:rPr>
              <w:rFonts w:ascii="Times New Roman" w:hAnsi="Times New Roman" w:cs="Times New Roman"/>
              <w:b/>
              <w:sz w:val="28"/>
              <w:szCs w:val="28"/>
            </w:rPr>
            <w:delText>3</w:delText>
          </w:r>
        </w:del>
        <w:r w:rsidR="00EE78E6">
          <w:rPr>
            <w:rFonts w:ascii="Times New Roman" w:hAnsi="Times New Roman" w:cs="Times New Roman"/>
            <w:b/>
            <w:sz w:val="28"/>
            <w:szCs w:val="28"/>
          </w:rPr>
          <w:t>.</w:t>
        </w:r>
      </w:ins>
      <w:ins w:id="504" w:author="SYED AMIR HILMY BIN SYED HALIM" w:date="2019-11-24T17:06:00Z">
        <w:r w:rsidRPr="4D1B32DD">
          <w:rPr>
            <w:rFonts w:ascii="Times New Roman" w:hAnsi="Times New Roman" w:cs="Times New Roman"/>
            <w:b/>
            <w:sz w:val="28"/>
            <w:szCs w:val="28"/>
          </w:rPr>
          <w:t xml:space="preserve"> </w:t>
        </w:r>
        <w:r>
          <w:rPr>
            <w:rFonts w:ascii="Times New Roman" w:hAnsi="Times New Roman" w:cs="Times New Roman"/>
            <w:b/>
            <w:sz w:val="28"/>
            <w:szCs w:val="28"/>
          </w:rPr>
          <w:t>COST ANALYSIS</w:t>
        </w:r>
      </w:ins>
    </w:p>
    <w:p w14:paraId="10230325" w14:textId="24B2A0B9" w:rsidR="00F366FC" w:rsidRPr="000E7689" w:rsidRDefault="00F366FC" w:rsidP="00F366FC">
      <w:pPr>
        <w:ind w:firstLine="0"/>
        <w:jc w:val="left"/>
        <w:rPr>
          <w:ins w:id="505" w:author="SYED AMIR HILMY BIN SYED HALIM" w:date="2019-11-24T17:10:00Z"/>
          <w:rFonts w:ascii="Times New Roman" w:hAnsi="Times New Roman" w:cs="Times New Roman"/>
          <w:b/>
          <w:bCs/>
          <w:u w:val="single"/>
          <w:rPrChange w:id="506" w:author="SYED AMIR HILMY BIN SYED HALIM" w:date="2019-11-24T17:10:00Z">
            <w:rPr>
              <w:ins w:id="507" w:author="SYED AMIR HILMY BIN SYED HALIM" w:date="2019-11-24T17:10:00Z"/>
              <w:rFonts w:ascii="Times New Roman" w:hAnsi="Times New Roman" w:cs="Times New Roman"/>
              <w:b/>
              <w:bCs/>
            </w:rPr>
          </w:rPrChange>
        </w:rPr>
      </w:pPr>
      <w:ins w:id="508" w:author="SYED AMIR HILMY BIN SYED HALIM" w:date="2019-11-24T17:10:00Z">
        <w:r w:rsidRPr="000E7689">
          <w:rPr>
            <w:rFonts w:ascii="Times New Roman" w:hAnsi="Times New Roman" w:cs="Times New Roman"/>
            <w:b/>
            <w:bCs/>
            <w:u w:val="single"/>
            <w:rPrChange w:id="509" w:author="SYED AMIR HILMY BIN SYED HALIM" w:date="2019-11-24T17:10:00Z">
              <w:rPr>
                <w:rFonts w:ascii="Times New Roman" w:hAnsi="Times New Roman" w:cs="Times New Roman"/>
                <w:b/>
                <w:bCs/>
              </w:rPr>
            </w:rPrChange>
          </w:rPr>
          <w:t>CAPITAL COST</w:t>
        </w:r>
      </w:ins>
    </w:p>
    <w:p w14:paraId="0EDD298D" w14:textId="6F599A5A" w:rsidR="009C7F52" w:rsidRPr="00AA513D" w:rsidRDefault="00F366FC" w:rsidP="00F366FC">
      <w:pPr>
        <w:ind w:firstLine="0"/>
        <w:rPr>
          <w:ins w:id="510" w:author="SYED AMIR HILMY BIN SYED HALIM" w:date="2019-11-24T17:10:00Z"/>
          <w:rFonts w:ascii="Times New Roman" w:hAnsi="Times New Roman" w:cs="Times New Roman"/>
          <w:bCs/>
        </w:rPr>
      </w:pPr>
      <w:ins w:id="511" w:author="SYED AMIR HILMY BIN SYED HALIM" w:date="2019-11-24T17:10:00Z">
        <w:r>
          <w:rPr>
            <w:rFonts w:ascii="Times New Roman" w:hAnsi="Times New Roman" w:cs="Times New Roman"/>
            <w:bCs/>
          </w:rPr>
          <w:t xml:space="preserve">Capital cost can be defined as the cost that is needed to build a prototype of the product. In this case, the materials with their pricing will be shown in </w:t>
        </w:r>
        <w:r w:rsidRPr="00AA513D">
          <w:rPr>
            <w:rFonts w:ascii="Times New Roman" w:hAnsi="Times New Roman" w:cs="Times New Roman"/>
            <w:b/>
            <w:bCs/>
          </w:rPr>
          <w:t xml:space="preserve">Table </w:t>
        </w:r>
      </w:ins>
      <w:ins w:id="512" w:author="SYED AMIR HILMY BIN SYED HALIM" w:date="2019-11-24T17:11:00Z">
        <w:r w:rsidR="000A6E83">
          <w:rPr>
            <w:rFonts w:ascii="Times New Roman" w:hAnsi="Times New Roman" w:cs="Times New Roman"/>
            <w:b/>
            <w:bCs/>
          </w:rPr>
          <w:t>3.</w:t>
        </w:r>
      </w:ins>
      <w:ins w:id="513" w:author="FIORENTINA RICHELLE ASUN" w:date="2019-11-26T17:09:00Z">
        <w:r w:rsidR="004C371D">
          <w:rPr>
            <w:rFonts w:ascii="Times New Roman" w:hAnsi="Times New Roman" w:cs="Times New Roman"/>
            <w:b/>
            <w:bCs/>
          </w:rPr>
          <w:t>4</w:t>
        </w:r>
      </w:ins>
      <w:ins w:id="514" w:author="SYED AMIR HILMY BIN SYED HALIM" w:date="2019-11-24T17:11:00Z">
        <w:del w:id="515" w:author="FIORENTINA RICHELLE ASUN" w:date="2019-11-26T16:59:00Z">
          <w:r w:rsidR="000A6E83" w:rsidDel="00B35E12">
            <w:rPr>
              <w:rFonts w:ascii="Times New Roman" w:hAnsi="Times New Roman" w:cs="Times New Roman"/>
              <w:b/>
              <w:bCs/>
            </w:rPr>
            <w:delText>4</w:delText>
          </w:r>
        </w:del>
      </w:ins>
      <w:ins w:id="516" w:author="SYED AMIR HILMY BIN SYED HALIM" w:date="2019-11-24T17:14:00Z">
        <w:r w:rsidR="006D54E1">
          <w:rPr>
            <w:rFonts w:ascii="Times New Roman" w:hAnsi="Times New Roman" w:cs="Times New Roman"/>
            <w:b/>
            <w:bCs/>
          </w:rPr>
          <w:t>.1</w:t>
        </w:r>
      </w:ins>
      <w:ins w:id="517" w:author="SYED AMIR HILMY BIN SYED HALIM" w:date="2019-11-24T17:10:00Z">
        <w:r>
          <w:rPr>
            <w:rFonts w:ascii="Times New Roman" w:hAnsi="Times New Roman" w:cs="Times New Roman"/>
            <w:bCs/>
          </w:rPr>
          <w:t xml:space="preserve"> below. All the cutting tools and attaching tools are not included in the capital cost. It will only consider the cost of those physical materials which are included in the final product.</w:t>
        </w:r>
      </w:ins>
    </w:p>
    <w:tbl>
      <w:tblPr>
        <w:tblStyle w:val="TableGrid"/>
        <w:tblpPr w:leftFromText="180" w:rightFromText="180" w:vertAnchor="page" w:horzAnchor="margin" w:tblpXSpec="right" w:tblpY="5251"/>
        <w:tblW w:w="0" w:type="auto"/>
        <w:tblLook w:val="04A0" w:firstRow="1" w:lastRow="0" w:firstColumn="1" w:lastColumn="0" w:noHBand="0" w:noVBand="1"/>
      </w:tblPr>
      <w:tblGrid>
        <w:gridCol w:w="1231"/>
        <w:gridCol w:w="2339"/>
        <w:gridCol w:w="1857"/>
        <w:gridCol w:w="1555"/>
        <w:gridCol w:w="1562"/>
      </w:tblGrid>
      <w:tr w:rsidR="00F366FC" w:rsidRPr="00550B04" w:rsidDel="00605D44" w14:paraId="5C75F075" w14:textId="7A3EA333" w:rsidTr="004071A6">
        <w:trPr>
          <w:trHeight w:val="1180"/>
          <w:ins w:id="518" w:author="SYED AMIR HILMY BIN SYED HALIM" w:date="2019-11-24T17:10:00Z"/>
          <w:del w:id="519" w:author="FIORENTINA RICHELLE ASUN" w:date="2019-11-26T16:56:00Z"/>
        </w:trPr>
        <w:tc>
          <w:tcPr>
            <w:tcW w:w="1231" w:type="dxa"/>
            <w:vAlign w:val="center"/>
          </w:tcPr>
          <w:p w14:paraId="66239C47" w14:textId="0EF17000" w:rsidR="00F366FC" w:rsidRPr="00550B04" w:rsidDel="00605D44" w:rsidRDefault="00F366FC" w:rsidP="004071A6">
            <w:pPr>
              <w:ind w:firstLine="0"/>
              <w:jc w:val="center"/>
              <w:rPr>
                <w:ins w:id="520" w:author="SYED AMIR HILMY BIN SYED HALIM" w:date="2019-11-24T17:10:00Z"/>
                <w:del w:id="521" w:author="FIORENTINA RICHELLE ASUN" w:date="2019-11-26T16:56:00Z"/>
                <w:rFonts w:ascii="Times New Roman" w:hAnsi="Times New Roman" w:cs="Times New Roman"/>
                <w:b/>
              </w:rPr>
            </w:pPr>
            <w:ins w:id="522" w:author="SYED AMIR HILMY BIN SYED HALIM" w:date="2019-11-24T17:10:00Z">
              <w:del w:id="523" w:author="FIORENTINA RICHELLE ASUN" w:date="2019-11-26T16:56:00Z">
                <w:r w:rsidRPr="00550B04" w:rsidDel="00605D44">
                  <w:rPr>
                    <w:rFonts w:ascii="Times New Roman" w:hAnsi="Times New Roman" w:cs="Times New Roman"/>
                    <w:b/>
                  </w:rPr>
                  <w:delText>No</w:delText>
                </w:r>
              </w:del>
            </w:ins>
          </w:p>
        </w:tc>
        <w:tc>
          <w:tcPr>
            <w:tcW w:w="2339" w:type="dxa"/>
            <w:vAlign w:val="center"/>
          </w:tcPr>
          <w:p w14:paraId="7F2F2ECC" w14:textId="5D0D8B4D" w:rsidR="00F366FC" w:rsidRPr="00550B04" w:rsidDel="00605D44" w:rsidRDefault="00F366FC" w:rsidP="004071A6">
            <w:pPr>
              <w:ind w:firstLine="0"/>
              <w:jc w:val="center"/>
              <w:rPr>
                <w:ins w:id="524" w:author="SYED AMIR HILMY BIN SYED HALIM" w:date="2019-11-24T17:10:00Z"/>
                <w:del w:id="525" w:author="FIORENTINA RICHELLE ASUN" w:date="2019-11-26T16:56:00Z"/>
                <w:rFonts w:ascii="Times New Roman" w:hAnsi="Times New Roman" w:cs="Times New Roman"/>
                <w:b/>
              </w:rPr>
            </w:pPr>
            <w:ins w:id="526" w:author="SYED AMIR HILMY BIN SYED HALIM" w:date="2019-11-24T17:10:00Z">
              <w:del w:id="527" w:author="FIORENTINA RICHELLE ASUN" w:date="2019-11-26T16:56:00Z">
                <w:r w:rsidRPr="00550B04" w:rsidDel="00605D44">
                  <w:rPr>
                    <w:rFonts w:ascii="Times New Roman" w:hAnsi="Times New Roman" w:cs="Times New Roman"/>
                    <w:b/>
                  </w:rPr>
                  <w:delText>Item</w:delText>
                </w:r>
              </w:del>
            </w:ins>
          </w:p>
        </w:tc>
        <w:tc>
          <w:tcPr>
            <w:tcW w:w="1857" w:type="dxa"/>
            <w:vAlign w:val="center"/>
          </w:tcPr>
          <w:p w14:paraId="50235499" w14:textId="577C45E7" w:rsidR="00F366FC" w:rsidRPr="00550B04" w:rsidDel="00605D44" w:rsidRDefault="00F366FC" w:rsidP="004071A6">
            <w:pPr>
              <w:ind w:firstLine="0"/>
              <w:jc w:val="center"/>
              <w:rPr>
                <w:ins w:id="528" w:author="SYED AMIR HILMY BIN SYED HALIM" w:date="2019-11-24T17:10:00Z"/>
                <w:del w:id="529" w:author="FIORENTINA RICHELLE ASUN" w:date="2019-11-26T16:56:00Z"/>
                <w:rFonts w:ascii="Times New Roman" w:hAnsi="Times New Roman" w:cs="Times New Roman"/>
                <w:b/>
              </w:rPr>
            </w:pPr>
            <w:ins w:id="530" w:author="SYED AMIR HILMY BIN SYED HALIM" w:date="2019-11-24T17:10:00Z">
              <w:del w:id="531" w:author="FIORENTINA RICHELLE ASUN" w:date="2019-11-26T16:56:00Z">
                <w:r w:rsidRPr="00550B04" w:rsidDel="00605D44">
                  <w:rPr>
                    <w:rFonts w:ascii="Times New Roman" w:hAnsi="Times New Roman" w:cs="Times New Roman"/>
                    <w:b/>
                  </w:rPr>
                  <w:delText>Quantity</w:delText>
                </w:r>
              </w:del>
            </w:ins>
          </w:p>
        </w:tc>
        <w:tc>
          <w:tcPr>
            <w:tcW w:w="1555" w:type="dxa"/>
            <w:vAlign w:val="center"/>
          </w:tcPr>
          <w:p w14:paraId="76716199" w14:textId="74FF24D5" w:rsidR="00F366FC" w:rsidRPr="00550B04" w:rsidDel="00605D44" w:rsidRDefault="00F366FC" w:rsidP="004071A6">
            <w:pPr>
              <w:ind w:firstLine="0"/>
              <w:jc w:val="center"/>
              <w:rPr>
                <w:ins w:id="532" w:author="SYED AMIR HILMY BIN SYED HALIM" w:date="2019-11-24T17:10:00Z"/>
                <w:del w:id="533" w:author="FIORENTINA RICHELLE ASUN" w:date="2019-11-26T16:56:00Z"/>
                <w:rFonts w:ascii="Times New Roman" w:hAnsi="Times New Roman" w:cs="Times New Roman"/>
                <w:b/>
              </w:rPr>
            </w:pPr>
            <w:ins w:id="534" w:author="SYED AMIR HILMY BIN SYED HALIM" w:date="2019-11-24T17:10:00Z">
              <w:del w:id="535" w:author="FIORENTINA RICHELLE ASUN" w:date="2019-11-26T16:56:00Z">
                <w:r w:rsidRPr="00550B04" w:rsidDel="00605D44">
                  <w:rPr>
                    <w:rFonts w:ascii="Times New Roman" w:hAnsi="Times New Roman" w:cs="Times New Roman"/>
                    <w:b/>
                  </w:rPr>
                  <w:delText>Cost per Item (RM)</w:delText>
                </w:r>
              </w:del>
            </w:ins>
          </w:p>
        </w:tc>
        <w:tc>
          <w:tcPr>
            <w:tcW w:w="1562" w:type="dxa"/>
            <w:vAlign w:val="center"/>
          </w:tcPr>
          <w:p w14:paraId="76BA199F" w14:textId="3766B51B" w:rsidR="00F366FC" w:rsidRPr="00550B04" w:rsidDel="00605D44" w:rsidRDefault="00F366FC" w:rsidP="004071A6">
            <w:pPr>
              <w:ind w:firstLine="0"/>
              <w:jc w:val="center"/>
              <w:rPr>
                <w:ins w:id="536" w:author="SYED AMIR HILMY BIN SYED HALIM" w:date="2019-11-24T17:10:00Z"/>
                <w:del w:id="537" w:author="FIORENTINA RICHELLE ASUN" w:date="2019-11-26T16:56:00Z"/>
                <w:rFonts w:ascii="Times New Roman" w:hAnsi="Times New Roman" w:cs="Times New Roman"/>
                <w:b/>
              </w:rPr>
            </w:pPr>
            <w:ins w:id="538" w:author="SYED AMIR HILMY BIN SYED HALIM" w:date="2019-11-24T17:10:00Z">
              <w:del w:id="539" w:author="FIORENTINA RICHELLE ASUN" w:date="2019-11-26T16:56:00Z">
                <w:r w:rsidRPr="00550B04" w:rsidDel="00605D44">
                  <w:rPr>
                    <w:rFonts w:ascii="Times New Roman" w:hAnsi="Times New Roman" w:cs="Times New Roman"/>
                    <w:b/>
                  </w:rPr>
                  <w:delText>Total Cost (RM)</w:delText>
                </w:r>
              </w:del>
            </w:ins>
          </w:p>
        </w:tc>
      </w:tr>
      <w:tr w:rsidR="00F366FC" w:rsidRPr="00550B04" w:rsidDel="00605D44" w14:paraId="3973CAB8" w14:textId="2AC0D9F6" w:rsidTr="004071A6">
        <w:trPr>
          <w:trHeight w:val="622"/>
          <w:ins w:id="540" w:author="SYED AMIR HILMY BIN SYED HALIM" w:date="2019-11-24T17:10:00Z"/>
          <w:del w:id="541" w:author="FIORENTINA RICHELLE ASUN" w:date="2019-11-26T16:56:00Z"/>
        </w:trPr>
        <w:tc>
          <w:tcPr>
            <w:tcW w:w="1231" w:type="dxa"/>
            <w:vAlign w:val="center"/>
          </w:tcPr>
          <w:p w14:paraId="3396908C" w14:textId="5540EC3D" w:rsidR="00F366FC" w:rsidRPr="00550B04" w:rsidDel="00605D44" w:rsidRDefault="00F366FC" w:rsidP="004071A6">
            <w:pPr>
              <w:ind w:firstLine="0"/>
              <w:jc w:val="center"/>
              <w:rPr>
                <w:ins w:id="542" w:author="SYED AMIR HILMY BIN SYED HALIM" w:date="2019-11-24T17:10:00Z"/>
                <w:del w:id="543" w:author="FIORENTINA RICHELLE ASUN" w:date="2019-11-26T16:56:00Z"/>
                <w:rFonts w:ascii="Times New Roman" w:hAnsi="Times New Roman" w:cs="Times New Roman"/>
              </w:rPr>
            </w:pPr>
            <w:ins w:id="544" w:author="SYED AMIR HILMY BIN SYED HALIM" w:date="2019-11-24T17:10:00Z">
              <w:del w:id="545" w:author="FIORENTINA RICHELLE ASUN" w:date="2019-11-26T16:56:00Z">
                <w:r w:rsidRPr="00550B04" w:rsidDel="00605D44">
                  <w:rPr>
                    <w:rFonts w:ascii="Times New Roman" w:hAnsi="Times New Roman" w:cs="Times New Roman"/>
                  </w:rPr>
                  <w:delText>1</w:delText>
                </w:r>
              </w:del>
            </w:ins>
          </w:p>
        </w:tc>
        <w:tc>
          <w:tcPr>
            <w:tcW w:w="2339" w:type="dxa"/>
            <w:vAlign w:val="center"/>
          </w:tcPr>
          <w:p w14:paraId="32340EBF" w14:textId="74321EFC" w:rsidR="00F366FC" w:rsidRPr="00550B04" w:rsidDel="00605D44" w:rsidRDefault="00F366FC" w:rsidP="004071A6">
            <w:pPr>
              <w:ind w:firstLine="0"/>
              <w:jc w:val="left"/>
              <w:rPr>
                <w:ins w:id="546" w:author="SYED AMIR HILMY BIN SYED HALIM" w:date="2019-11-24T17:10:00Z"/>
                <w:del w:id="547" w:author="FIORENTINA RICHELLE ASUN" w:date="2019-11-26T16:56:00Z"/>
                <w:rFonts w:ascii="Times New Roman" w:hAnsi="Times New Roman" w:cs="Times New Roman"/>
              </w:rPr>
            </w:pPr>
            <w:ins w:id="548" w:author="SYED AMIR HILMY BIN SYED HALIM" w:date="2019-11-24T17:10:00Z">
              <w:del w:id="549" w:author="FIORENTINA RICHELLE ASUN" w:date="2019-11-26T16:56:00Z">
                <w:r w:rsidDel="00605D44">
                  <w:rPr>
                    <w:rFonts w:ascii="Times New Roman" w:hAnsi="Times New Roman" w:cs="Times New Roman"/>
                  </w:rPr>
                  <w:delText xml:space="preserve">Raspberry </w:delText>
                </w:r>
                <w:r w:rsidRPr="00550B04" w:rsidDel="00605D44">
                  <w:rPr>
                    <w:rFonts w:ascii="Times New Roman" w:hAnsi="Times New Roman" w:cs="Times New Roman"/>
                  </w:rPr>
                  <w:delText>Pi Zero WH</w:delText>
                </w:r>
              </w:del>
            </w:ins>
          </w:p>
        </w:tc>
        <w:tc>
          <w:tcPr>
            <w:tcW w:w="1857" w:type="dxa"/>
            <w:vAlign w:val="center"/>
          </w:tcPr>
          <w:p w14:paraId="12267E98" w14:textId="22B000A3" w:rsidR="00F366FC" w:rsidRPr="00550B04" w:rsidDel="00605D44" w:rsidRDefault="00F366FC" w:rsidP="004071A6">
            <w:pPr>
              <w:ind w:firstLine="0"/>
              <w:jc w:val="center"/>
              <w:rPr>
                <w:ins w:id="550" w:author="SYED AMIR HILMY BIN SYED HALIM" w:date="2019-11-24T17:10:00Z"/>
                <w:del w:id="551" w:author="FIORENTINA RICHELLE ASUN" w:date="2019-11-26T16:56:00Z"/>
                <w:rFonts w:ascii="Times New Roman" w:hAnsi="Times New Roman" w:cs="Times New Roman"/>
              </w:rPr>
            </w:pPr>
            <w:ins w:id="552" w:author="SYED AMIR HILMY BIN SYED HALIM" w:date="2019-11-24T17:10:00Z">
              <w:del w:id="553" w:author="FIORENTINA RICHELLE ASUN" w:date="2019-11-26T16:56:00Z">
                <w:r w:rsidRPr="00550B04" w:rsidDel="00605D44">
                  <w:rPr>
                    <w:rFonts w:ascii="Times New Roman" w:hAnsi="Times New Roman" w:cs="Times New Roman"/>
                  </w:rPr>
                  <w:delText>1</w:delText>
                </w:r>
              </w:del>
            </w:ins>
          </w:p>
        </w:tc>
        <w:tc>
          <w:tcPr>
            <w:tcW w:w="1555" w:type="dxa"/>
            <w:vAlign w:val="center"/>
          </w:tcPr>
          <w:p w14:paraId="69D35273" w14:textId="2A11EFC1" w:rsidR="00F366FC" w:rsidRPr="00550B04" w:rsidDel="00605D44" w:rsidRDefault="00F366FC" w:rsidP="004071A6">
            <w:pPr>
              <w:ind w:firstLine="0"/>
              <w:jc w:val="center"/>
              <w:rPr>
                <w:ins w:id="554" w:author="SYED AMIR HILMY BIN SYED HALIM" w:date="2019-11-24T17:10:00Z"/>
                <w:del w:id="555" w:author="FIORENTINA RICHELLE ASUN" w:date="2019-11-26T16:56:00Z"/>
                <w:rFonts w:ascii="Times New Roman" w:hAnsi="Times New Roman" w:cs="Times New Roman"/>
              </w:rPr>
            </w:pPr>
            <w:ins w:id="556" w:author="SYED AMIR HILMY BIN SYED HALIM" w:date="2019-11-24T17:10:00Z">
              <w:del w:id="557" w:author="FIORENTINA RICHELLE ASUN" w:date="2019-11-26T16:56:00Z">
                <w:r w:rsidDel="00605D44">
                  <w:rPr>
                    <w:rFonts w:ascii="Times New Roman" w:hAnsi="Times New Roman" w:cs="Times New Roman"/>
                  </w:rPr>
                  <w:delText>64.40</w:delText>
                </w:r>
              </w:del>
            </w:ins>
          </w:p>
        </w:tc>
        <w:tc>
          <w:tcPr>
            <w:tcW w:w="1562" w:type="dxa"/>
            <w:vAlign w:val="center"/>
          </w:tcPr>
          <w:p w14:paraId="6B0EFFAF" w14:textId="40B9961E" w:rsidR="00F366FC" w:rsidRPr="00550B04" w:rsidDel="00605D44" w:rsidRDefault="00F366FC" w:rsidP="004071A6">
            <w:pPr>
              <w:ind w:firstLine="0"/>
              <w:jc w:val="center"/>
              <w:rPr>
                <w:ins w:id="558" w:author="SYED AMIR HILMY BIN SYED HALIM" w:date="2019-11-24T17:10:00Z"/>
                <w:del w:id="559" w:author="FIORENTINA RICHELLE ASUN" w:date="2019-11-26T16:56:00Z"/>
                <w:rFonts w:ascii="Times New Roman" w:hAnsi="Times New Roman" w:cs="Times New Roman"/>
              </w:rPr>
            </w:pPr>
            <w:ins w:id="560" w:author="SYED AMIR HILMY BIN SYED HALIM" w:date="2019-11-24T17:10:00Z">
              <w:del w:id="561" w:author="FIORENTINA RICHELLE ASUN" w:date="2019-11-26T16:56:00Z">
                <w:r w:rsidDel="00605D44">
                  <w:rPr>
                    <w:rFonts w:ascii="Times New Roman" w:hAnsi="Times New Roman" w:cs="Times New Roman"/>
                  </w:rPr>
                  <w:delText>64.40</w:delText>
                </w:r>
              </w:del>
            </w:ins>
          </w:p>
        </w:tc>
      </w:tr>
      <w:tr w:rsidR="00F366FC" w:rsidRPr="00550B04" w:rsidDel="00605D44" w14:paraId="652BE844" w14:textId="03D0C6A8" w:rsidTr="004071A6">
        <w:trPr>
          <w:trHeight w:val="589"/>
          <w:ins w:id="562" w:author="SYED AMIR HILMY BIN SYED HALIM" w:date="2019-11-24T17:10:00Z"/>
          <w:del w:id="563" w:author="FIORENTINA RICHELLE ASUN" w:date="2019-11-26T16:56:00Z"/>
        </w:trPr>
        <w:tc>
          <w:tcPr>
            <w:tcW w:w="1231" w:type="dxa"/>
            <w:vAlign w:val="center"/>
          </w:tcPr>
          <w:p w14:paraId="2A34CF49" w14:textId="339D7991" w:rsidR="00F366FC" w:rsidRPr="00550B04" w:rsidDel="00605D44" w:rsidRDefault="00F366FC" w:rsidP="004071A6">
            <w:pPr>
              <w:ind w:firstLine="0"/>
              <w:jc w:val="center"/>
              <w:rPr>
                <w:ins w:id="564" w:author="SYED AMIR HILMY BIN SYED HALIM" w:date="2019-11-24T17:10:00Z"/>
                <w:del w:id="565" w:author="FIORENTINA RICHELLE ASUN" w:date="2019-11-26T16:56:00Z"/>
                <w:rFonts w:ascii="Times New Roman" w:hAnsi="Times New Roman" w:cs="Times New Roman"/>
              </w:rPr>
            </w:pPr>
            <w:ins w:id="566" w:author="SYED AMIR HILMY BIN SYED HALIM" w:date="2019-11-24T17:10:00Z">
              <w:del w:id="567" w:author="FIORENTINA RICHELLE ASUN" w:date="2019-11-26T16:56:00Z">
                <w:r w:rsidRPr="00550B04" w:rsidDel="00605D44">
                  <w:rPr>
                    <w:rFonts w:ascii="Times New Roman" w:hAnsi="Times New Roman" w:cs="Times New Roman"/>
                  </w:rPr>
                  <w:delText>2</w:delText>
                </w:r>
              </w:del>
            </w:ins>
          </w:p>
        </w:tc>
        <w:tc>
          <w:tcPr>
            <w:tcW w:w="2339" w:type="dxa"/>
            <w:vAlign w:val="center"/>
          </w:tcPr>
          <w:p w14:paraId="4700E036" w14:textId="294DD6DE" w:rsidR="00F366FC" w:rsidRPr="00550B04" w:rsidDel="00605D44" w:rsidRDefault="00F366FC" w:rsidP="004071A6">
            <w:pPr>
              <w:ind w:firstLine="0"/>
              <w:jc w:val="left"/>
              <w:rPr>
                <w:ins w:id="568" w:author="SYED AMIR HILMY BIN SYED HALIM" w:date="2019-11-24T17:10:00Z"/>
                <w:del w:id="569" w:author="FIORENTINA RICHELLE ASUN" w:date="2019-11-26T16:56:00Z"/>
                <w:rFonts w:ascii="Times New Roman" w:hAnsi="Times New Roman" w:cs="Times New Roman"/>
              </w:rPr>
            </w:pPr>
            <w:ins w:id="570" w:author="SYED AMIR HILMY BIN SYED HALIM" w:date="2019-11-24T17:10:00Z">
              <w:del w:id="571" w:author="FIORENTINA RICHELLE ASUN" w:date="2019-11-26T16:56:00Z">
                <w:r w:rsidRPr="00550B04" w:rsidDel="00605D44">
                  <w:rPr>
                    <w:rFonts w:ascii="Times New Roman" w:hAnsi="Times New Roman" w:cs="Times New Roman"/>
                  </w:rPr>
                  <w:delText xml:space="preserve">OLED Display </w:delText>
                </w:r>
              </w:del>
            </w:ins>
          </w:p>
        </w:tc>
        <w:tc>
          <w:tcPr>
            <w:tcW w:w="1857" w:type="dxa"/>
            <w:vAlign w:val="center"/>
          </w:tcPr>
          <w:p w14:paraId="07A65668" w14:textId="5FCED758" w:rsidR="00F366FC" w:rsidRPr="00550B04" w:rsidDel="00605D44" w:rsidRDefault="00F366FC" w:rsidP="004071A6">
            <w:pPr>
              <w:ind w:firstLine="0"/>
              <w:jc w:val="center"/>
              <w:rPr>
                <w:ins w:id="572" w:author="SYED AMIR HILMY BIN SYED HALIM" w:date="2019-11-24T17:10:00Z"/>
                <w:del w:id="573" w:author="FIORENTINA RICHELLE ASUN" w:date="2019-11-26T16:56:00Z"/>
                <w:rFonts w:ascii="Times New Roman" w:hAnsi="Times New Roman" w:cs="Times New Roman"/>
              </w:rPr>
            </w:pPr>
            <w:ins w:id="574" w:author="SYED AMIR HILMY BIN SYED HALIM" w:date="2019-11-24T17:10:00Z">
              <w:del w:id="575" w:author="FIORENTINA RICHELLE ASUN" w:date="2019-11-26T16:56:00Z">
                <w:r w:rsidRPr="00550B04" w:rsidDel="00605D44">
                  <w:rPr>
                    <w:rFonts w:ascii="Times New Roman" w:hAnsi="Times New Roman" w:cs="Times New Roman"/>
                  </w:rPr>
                  <w:delText>1</w:delText>
                </w:r>
              </w:del>
            </w:ins>
          </w:p>
        </w:tc>
        <w:tc>
          <w:tcPr>
            <w:tcW w:w="1555" w:type="dxa"/>
            <w:vAlign w:val="center"/>
          </w:tcPr>
          <w:p w14:paraId="134D7EA5" w14:textId="28D0E299" w:rsidR="00F366FC" w:rsidRPr="00550B04" w:rsidDel="00605D44" w:rsidRDefault="00F366FC" w:rsidP="004071A6">
            <w:pPr>
              <w:ind w:firstLine="0"/>
              <w:jc w:val="center"/>
              <w:rPr>
                <w:ins w:id="576" w:author="SYED AMIR HILMY BIN SYED HALIM" w:date="2019-11-24T17:10:00Z"/>
                <w:del w:id="577" w:author="FIORENTINA RICHELLE ASUN" w:date="2019-11-26T16:56:00Z"/>
                <w:rFonts w:ascii="Times New Roman" w:hAnsi="Times New Roman" w:cs="Times New Roman"/>
              </w:rPr>
            </w:pPr>
            <w:ins w:id="578" w:author="SYED AMIR HILMY BIN SYED HALIM" w:date="2019-11-24T17:10:00Z">
              <w:del w:id="579" w:author="FIORENTINA RICHELLE ASUN" w:date="2019-11-26T16:56:00Z">
                <w:r w:rsidDel="00605D44">
                  <w:rPr>
                    <w:rFonts w:ascii="Times New Roman" w:hAnsi="Times New Roman" w:cs="Times New Roman"/>
                  </w:rPr>
                  <w:delText>25.00</w:delText>
                </w:r>
              </w:del>
            </w:ins>
          </w:p>
        </w:tc>
        <w:tc>
          <w:tcPr>
            <w:tcW w:w="1562" w:type="dxa"/>
            <w:vAlign w:val="center"/>
          </w:tcPr>
          <w:p w14:paraId="1F002F86" w14:textId="267F7C50" w:rsidR="00F366FC" w:rsidRPr="00550B04" w:rsidDel="00605D44" w:rsidRDefault="00F366FC" w:rsidP="004071A6">
            <w:pPr>
              <w:ind w:firstLine="0"/>
              <w:jc w:val="center"/>
              <w:rPr>
                <w:ins w:id="580" w:author="SYED AMIR HILMY BIN SYED HALIM" w:date="2019-11-24T17:10:00Z"/>
                <w:del w:id="581" w:author="FIORENTINA RICHELLE ASUN" w:date="2019-11-26T16:56:00Z"/>
                <w:rFonts w:ascii="Times New Roman" w:hAnsi="Times New Roman" w:cs="Times New Roman"/>
              </w:rPr>
            </w:pPr>
            <w:ins w:id="582" w:author="SYED AMIR HILMY BIN SYED HALIM" w:date="2019-11-24T17:10:00Z">
              <w:del w:id="583" w:author="FIORENTINA RICHELLE ASUN" w:date="2019-11-26T16:56:00Z">
                <w:r w:rsidDel="00605D44">
                  <w:rPr>
                    <w:rFonts w:ascii="Times New Roman" w:hAnsi="Times New Roman" w:cs="Times New Roman"/>
                  </w:rPr>
                  <w:delText>25</w:delText>
                </w:r>
                <w:r w:rsidRPr="00550B04" w:rsidDel="00605D44">
                  <w:rPr>
                    <w:rFonts w:ascii="Times New Roman" w:hAnsi="Times New Roman" w:cs="Times New Roman"/>
                  </w:rPr>
                  <w:delText>.00</w:delText>
                </w:r>
              </w:del>
            </w:ins>
          </w:p>
        </w:tc>
      </w:tr>
      <w:tr w:rsidR="00F366FC" w:rsidRPr="00550B04" w:rsidDel="00605D44" w14:paraId="0E234A2F" w14:textId="5632CD7B" w:rsidTr="004071A6">
        <w:trPr>
          <w:trHeight w:val="589"/>
          <w:ins w:id="584" w:author="SYED AMIR HILMY BIN SYED HALIM" w:date="2019-11-24T17:10:00Z"/>
          <w:del w:id="585" w:author="FIORENTINA RICHELLE ASUN" w:date="2019-11-26T16:56:00Z"/>
        </w:trPr>
        <w:tc>
          <w:tcPr>
            <w:tcW w:w="1231" w:type="dxa"/>
            <w:vAlign w:val="center"/>
          </w:tcPr>
          <w:p w14:paraId="607A6892" w14:textId="74024E76" w:rsidR="00F366FC" w:rsidRPr="00550B04" w:rsidDel="00605D44" w:rsidRDefault="00F366FC" w:rsidP="004071A6">
            <w:pPr>
              <w:ind w:firstLine="0"/>
              <w:jc w:val="center"/>
              <w:rPr>
                <w:ins w:id="586" w:author="SYED AMIR HILMY BIN SYED HALIM" w:date="2019-11-24T17:10:00Z"/>
                <w:del w:id="587" w:author="FIORENTINA RICHELLE ASUN" w:date="2019-11-26T16:56:00Z"/>
                <w:rFonts w:ascii="Times New Roman" w:hAnsi="Times New Roman" w:cs="Times New Roman"/>
              </w:rPr>
            </w:pPr>
            <w:ins w:id="588" w:author="SYED AMIR HILMY BIN SYED HALIM" w:date="2019-11-24T17:10:00Z">
              <w:del w:id="589" w:author="FIORENTINA RICHELLE ASUN" w:date="2019-11-26T16:56:00Z">
                <w:r w:rsidRPr="00550B04" w:rsidDel="00605D44">
                  <w:rPr>
                    <w:rFonts w:ascii="Times New Roman" w:hAnsi="Times New Roman" w:cs="Times New Roman"/>
                  </w:rPr>
                  <w:delText>3</w:delText>
                </w:r>
              </w:del>
            </w:ins>
          </w:p>
        </w:tc>
        <w:tc>
          <w:tcPr>
            <w:tcW w:w="2339" w:type="dxa"/>
            <w:vAlign w:val="center"/>
          </w:tcPr>
          <w:p w14:paraId="530A8A25" w14:textId="664F509D" w:rsidR="00F366FC" w:rsidRPr="00550B04" w:rsidDel="00605D44" w:rsidRDefault="00F366FC" w:rsidP="004071A6">
            <w:pPr>
              <w:ind w:firstLine="0"/>
              <w:jc w:val="left"/>
              <w:rPr>
                <w:ins w:id="590" w:author="SYED AMIR HILMY BIN SYED HALIM" w:date="2019-11-24T17:10:00Z"/>
                <w:del w:id="591" w:author="FIORENTINA RICHELLE ASUN" w:date="2019-11-26T16:56:00Z"/>
                <w:rFonts w:ascii="Times New Roman" w:hAnsi="Times New Roman" w:cs="Times New Roman"/>
              </w:rPr>
            </w:pPr>
            <w:ins w:id="592" w:author="SYED AMIR HILMY BIN SYED HALIM" w:date="2019-11-24T17:10:00Z">
              <w:del w:id="593" w:author="FIORENTINA RICHELLE ASUN" w:date="2019-11-26T16:56:00Z">
                <w:r w:rsidRPr="00550B04" w:rsidDel="00605D44">
                  <w:rPr>
                    <w:rFonts w:ascii="Times New Roman" w:hAnsi="Times New Roman" w:cs="Times New Roman"/>
                  </w:rPr>
                  <w:delText>Mini Powerbank 26</w:delText>
                </w:r>
                <w:r w:rsidDel="00605D44">
                  <w:rPr>
                    <w:rFonts w:ascii="Times New Roman" w:hAnsi="Times New Roman" w:cs="Times New Roman"/>
                  </w:rPr>
                  <w:delText>00mAh</w:delText>
                </w:r>
              </w:del>
            </w:ins>
          </w:p>
        </w:tc>
        <w:tc>
          <w:tcPr>
            <w:tcW w:w="1857" w:type="dxa"/>
            <w:vAlign w:val="center"/>
          </w:tcPr>
          <w:p w14:paraId="566296DD" w14:textId="718AA111" w:rsidR="00F366FC" w:rsidRPr="00550B04" w:rsidDel="00605D44" w:rsidRDefault="00F366FC" w:rsidP="004071A6">
            <w:pPr>
              <w:ind w:firstLine="0"/>
              <w:jc w:val="center"/>
              <w:rPr>
                <w:ins w:id="594" w:author="SYED AMIR HILMY BIN SYED HALIM" w:date="2019-11-24T17:10:00Z"/>
                <w:del w:id="595" w:author="FIORENTINA RICHELLE ASUN" w:date="2019-11-26T16:56:00Z"/>
                <w:rFonts w:ascii="Times New Roman" w:hAnsi="Times New Roman" w:cs="Times New Roman"/>
              </w:rPr>
            </w:pPr>
            <w:ins w:id="596" w:author="SYED AMIR HILMY BIN SYED HALIM" w:date="2019-11-24T17:10:00Z">
              <w:del w:id="597" w:author="FIORENTINA RICHELLE ASUN" w:date="2019-11-26T16:56:00Z">
                <w:r w:rsidRPr="00550B04" w:rsidDel="00605D44">
                  <w:rPr>
                    <w:rFonts w:ascii="Times New Roman" w:hAnsi="Times New Roman" w:cs="Times New Roman"/>
                  </w:rPr>
                  <w:delText>1</w:delText>
                </w:r>
              </w:del>
            </w:ins>
          </w:p>
        </w:tc>
        <w:tc>
          <w:tcPr>
            <w:tcW w:w="1555" w:type="dxa"/>
            <w:vAlign w:val="center"/>
          </w:tcPr>
          <w:p w14:paraId="1F428BEE" w14:textId="5C91FC29" w:rsidR="00F366FC" w:rsidRPr="00550B04" w:rsidDel="00605D44" w:rsidRDefault="00F366FC" w:rsidP="004071A6">
            <w:pPr>
              <w:ind w:firstLine="0"/>
              <w:jc w:val="center"/>
              <w:rPr>
                <w:ins w:id="598" w:author="SYED AMIR HILMY BIN SYED HALIM" w:date="2019-11-24T17:10:00Z"/>
                <w:del w:id="599" w:author="FIORENTINA RICHELLE ASUN" w:date="2019-11-26T16:56:00Z"/>
                <w:rFonts w:ascii="Times New Roman" w:hAnsi="Times New Roman" w:cs="Times New Roman"/>
              </w:rPr>
            </w:pPr>
            <w:ins w:id="600" w:author="SYED AMIR HILMY BIN SYED HALIM" w:date="2019-11-24T17:10:00Z">
              <w:del w:id="601" w:author="FIORENTINA RICHELLE ASUN" w:date="2019-11-26T16:56:00Z">
                <w:r w:rsidRPr="00550B04" w:rsidDel="00605D44">
                  <w:rPr>
                    <w:rFonts w:ascii="Times New Roman" w:hAnsi="Times New Roman" w:cs="Times New Roman"/>
                  </w:rPr>
                  <w:delText>9.95</w:delText>
                </w:r>
              </w:del>
            </w:ins>
          </w:p>
        </w:tc>
        <w:tc>
          <w:tcPr>
            <w:tcW w:w="1562" w:type="dxa"/>
            <w:vAlign w:val="center"/>
          </w:tcPr>
          <w:p w14:paraId="56FEF5A9" w14:textId="3BB6283F" w:rsidR="00F366FC" w:rsidRPr="00550B04" w:rsidDel="00605D44" w:rsidRDefault="00F366FC" w:rsidP="004071A6">
            <w:pPr>
              <w:ind w:firstLine="0"/>
              <w:jc w:val="center"/>
              <w:rPr>
                <w:ins w:id="602" w:author="SYED AMIR HILMY BIN SYED HALIM" w:date="2019-11-24T17:10:00Z"/>
                <w:del w:id="603" w:author="FIORENTINA RICHELLE ASUN" w:date="2019-11-26T16:56:00Z"/>
                <w:rFonts w:ascii="Times New Roman" w:hAnsi="Times New Roman" w:cs="Times New Roman"/>
              </w:rPr>
            </w:pPr>
            <w:ins w:id="604" w:author="SYED AMIR HILMY BIN SYED HALIM" w:date="2019-11-24T17:10:00Z">
              <w:del w:id="605" w:author="FIORENTINA RICHELLE ASUN" w:date="2019-11-26T16:56:00Z">
                <w:r w:rsidRPr="00550B04" w:rsidDel="00605D44">
                  <w:rPr>
                    <w:rFonts w:ascii="Times New Roman" w:hAnsi="Times New Roman" w:cs="Times New Roman"/>
                  </w:rPr>
                  <w:delText>9.95</w:delText>
                </w:r>
              </w:del>
            </w:ins>
          </w:p>
        </w:tc>
      </w:tr>
      <w:tr w:rsidR="00F366FC" w:rsidRPr="00550B04" w:rsidDel="00605D44" w14:paraId="53D3E620" w14:textId="65B8AFC4" w:rsidTr="004071A6">
        <w:trPr>
          <w:trHeight w:val="589"/>
          <w:ins w:id="606" w:author="SYED AMIR HILMY BIN SYED HALIM" w:date="2019-11-24T17:10:00Z"/>
          <w:del w:id="607" w:author="FIORENTINA RICHELLE ASUN" w:date="2019-11-26T16:56:00Z"/>
        </w:trPr>
        <w:tc>
          <w:tcPr>
            <w:tcW w:w="1231" w:type="dxa"/>
            <w:vAlign w:val="center"/>
          </w:tcPr>
          <w:p w14:paraId="7AE1B53A" w14:textId="3CD45E91" w:rsidR="00F366FC" w:rsidRPr="00550B04" w:rsidDel="00605D44" w:rsidRDefault="00F366FC" w:rsidP="004071A6">
            <w:pPr>
              <w:ind w:firstLine="0"/>
              <w:jc w:val="center"/>
              <w:rPr>
                <w:ins w:id="608" w:author="SYED AMIR HILMY BIN SYED HALIM" w:date="2019-11-24T17:10:00Z"/>
                <w:del w:id="609" w:author="FIORENTINA RICHELLE ASUN" w:date="2019-11-26T16:56:00Z"/>
                <w:rFonts w:ascii="Times New Roman" w:hAnsi="Times New Roman" w:cs="Times New Roman"/>
              </w:rPr>
            </w:pPr>
            <w:ins w:id="610" w:author="SYED AMIR HILMY BIN SYED HALIM" w:date="2019-11-24T17:10:00Z">
              <w:del w:id="611" w:author="FIORENTINA RICHELLE ASUN" w:date="2019-11-26T16:56:00Z">
                <w:r w:rsidRPr="00550B04" w:rsidDel="00605D44">
                  <w:rPr>
                    <w:rFonts w:ascii="Times New Roman" w:hAnsi="Times New Roman" w:cs="Times New Roman"/>
                  </w:rPr>
                  <w:delText>4</w:delText>
                </w:r>
              </w:del>
            </w:ins>
          </w:p>
        </w:tc>
        <w:tc>
          <w:tcPr>
            <w:tcW w:w="2339" w:type="dxa"/>
            <w:vAlign w:val="center"/>
          </w:tcPr>
          <w:p w14:paraId="3FF26F33" w14:textId="46E32A97" w:rsidR="00F366FC" w:rsidRPr="00550B04" w:rsidDel="00605D44" w:rsidRDefault="00F366FC" w:rsidP="004071A6">
            <w:pPr>
              <w:ind w:firstLine="0"/>
              <w:jc w:val="left"/>
              <w:rPr>
                <w:ins w:id="612" w:author="SYED AMIR HILMY BIN SYED HALIM" w:date="2019-11-24T17:10:00Z"/>
                <w:del w:id="613" w:author="FIORENTINA RICHELLE ASUN" w:date="2019-11-26T16:56:00Z"/>
                <w:rFonts w:ascii="Times New Roman" w:hAnsi="Times New Roman" w:cs="Times New Roman"/>
              </w:rPr>
            </w:pPr>
            <w:ins w:id="614" w:author="SYED AMIR HILMY BIN SYED HALIM" w:date="2019-11-24T17:10:00Z">
              <w:del w:id="615" w:author="FIORENTINA RICHELLE ASUN" w:date="2019-11-26T16:56:00Z">
                <w:r w:rsidRPr="00550B04" w:rsidDel="00605D44">
                  <w:rPr>
                    <w:rFonts w:ascii="Times New Roman" w:hAnsi="Times New Roman" w:cs="Times New Roman"/>
                  </w:rPr>
                  <w:delText>Plastic Mirror</w:delText>
                </w:r>
              </w:del>
            </w:ins>
          </w:p>
        </w:tc>
        <w:tc>
          <w:tcPr>
            <w:tcW w:w="1857" w:type="dxa"/>
            <w:vAlign w:val="center"/>
          </w:tcPr>
          <w:p w14:paraId="52A0DE8E" w14:textId="704281CC" w:rsidR="00F366FC" w:rsidRPr="00550B04" w:rsidDel="00605D44" w:rsidRDefault="00F366FC" w:rsidP="004071A6">
            <w:pPr>
              <w:ind w:firstLine="0"/>
              <w:jc w:val="center"/>
              <w:rPr>
                <w:ins w:id="616" w:author="SYED AMIR HILMY BIN SYED HALIM" w:date="2019-11-24T17:10:00Z"/>
                <w:del w:id="617" w:author="FIORENTINA RICHELLE ASUN" w:date="2019-11-26T16:56:00Z"/>
                <w:rFonts w:ascii="Times New Roman" w:hAnsi="Times New Roman" w:cs="Times New Roman"/>
              </w:rPr>
            </w:pPr>
            <w:ins w:id="618" w:author="SYED AMIR HILMY BIN SYED HALIM" w:date="2019-11-24T17:10:00Z">
              <w:del w:id="619" w:author="FIORENTINA RICHELLE ASUN" w:date="2019-11-26T16:56:00Z">
                <w:r w:rsidRPr="00550B04" w:rsidDel="00605D44">
                  <w:rPr>
                    <w:rFonts w:ascii="Times New Roman" w:hAnsi="Times New Roman" w:cs="Times New Roman"/>
                  </w:rPr>
                  <w:delText>2</w:delText>
                </w:r>
              </w:del>
            </w:ins>
          </w:p>
        </w:tc>
        <w:tc>
          <w:tcPr>
            <w:tcW w:w="1555" w:type="dxa"/>
            <w:vAlign w:val="center"/>
          </w:tcPr>
          <w:p w14:paraId="0086BE10" w14:textId="6D77A888" w:rsidR="00F366FC" w:rsidRPr="00550B04" w:rsidDel="00605D44" w:rsidRDefault="00F366FC" w:rsidP="004071A6">
            <w:pPr>
              <w:ind w:firstLine="0"/>
              <w:jc w:val="center"/>
              <w:rPr>
                <w:ins w:id="620" w:author="SYED AMIR HILMY BIN SYED HALIM" w:date="2019-11-24T17:10:00Z"/>
                <w:del w:id="621" w:author="FIORENTINA RICHELLE ASUN" w:date="2019-11-26T16:56:00Z"/>
                <w:rFonts w:ascii="Times New Roman" w:hAnsi="Times New Roman" w:cs="Times New Roman"/>
              </w:rPr>
            </w:pPr>
            <w:ins w:id="622" w:author="SYED AMIR HILMY BIN SYED HALIM" w:date="2019-11-24T17:10:00Z">
              <w:del w:id="623" w:author="FIORENTINA RICHELLE ASUN" w:date="2019-11-26T16:56:00Z">
                <w:r w:rsidDel="00605D44">
                  <w:rPr>
                    <w:rFonts w:ascii="Times New Roman" w:hAnsi="Times New Roman" w:cs="Times New Roman"/>
                  </w:rPr>
                  <w:delText>0.70</w:delText>
                </w:r>
              </w:del>
            </w:ins>
          </w:p>
        </w:tc>
        <w:tc>
          <w:tcPr>
            <w:tcW w:w="1562" w:type="dxa"/>
            <w:vAlign w:val="center"/>
          </w:tcPr>
          <w:p w14:paraId="4C36226F" w14:textId="0B3E07AA" w:rsidR="00F366FC" w:rsidRPr="00550B04" w:rsidDel="00605D44" w:rsidRDefault="00F366FC" w:rsidP="004071A6">
            <w:pPr>
              <w:ind w:firstLine="0"/>
              <w:jc w:val="center"/>
              <w:rPr>
                <w:ins w:id="624" w:author="SYED AMIR HILMY BIN SYED HALIM" w:date="2019-11-24T17:10:00Z"/>
                <w:del w:id="625" w:author="FIORENTINA RICHELLE ASUN" w:date="2019-11-26T16:56:00Z"/>
                <w:rFonts w:ascii="Times New Roman" w:hAnsi="Times New Roman" w:cs="Times New Roman"/>
              </w:rPr>
            </w:pPr>
            <w:ins w:id="626" w:author="SYED AMIR HILMY BIN SYED HALIM" w:date="2019-11-24T17:10:00Z">
              <w:del w:id="627" w:author="FIORENTINA RICHELLE ASUN" w:date="2019-11-26T16:56:00Z">
                <w:r w:rsidDel="00605D44">
                  <w:rPr>
                    <w:rFonts w:ascii="Times New Roman" w:hAnsi="Times New Roman" w:cs="Times New Roman"/>
                  </w:rPr>
                  <w:delText>1.40</w:delText>
                </w:r>
              </w:del>
            </w:ins>
          </w:p>
        </w:tc>
      </w:tr>
      <w:tr w:rsidR="00F366FC" w:rsidRPr="00550B04" w:rsidDel="00605D44" w14:paraId="2129EC5E" w14:textId="6141032B" w:rsidTr="004071A6">
        <w:trPr>
          <w:trHeight w:val="589"/>
          <w:ins w:id="628" w:author="SYED AMIR HILMY BIN SYED HALIM" w:date="2019-11-24T17:10:00Z"/>
          <w:del w:id="629" w:author="FIORENTINA RICHELLE ASUN" w:date="2019-11-26T16:56:00Z"/>
        </w:trPr>
        <w:tc>
          <w:tcPr>
            <w:tcW w:w="1231" w:type="dxa"/>
            <w:vAlign w:val="center"/>
          </w:tcPr>
          <w:p w14:paraId="03302ADA" w14:textId="0790C258" w:rsidR="00F366FC" w:rsidRPr="00550B04" w:rsidDel="00605D44" w:rsidRDefault="00F366FC" w:rsidP="004071A6">
            <w:pPr>
              <w:ind w:firstLine="0"/>
              <w:jc w:val="center"/>
              <w:rPr>
                <w:ins w:id="630" w:author="SYED AMIR HILMY BIN SYED HALIM" w:date="2019-11-24T17:10:00Z"/>
                <w:del w:id="631" w:author="FIORENTINA RICHELLE ASUN" w:date="2019-11-26T16:56:00Z"/>
                <w:rFonts w:ascii="Times New Roman" w:hAnsi="Times New Roman" w:cs="Times New Roman"/>
              </w:rPr>
            </w:pPr>
            <w:ins w:id="632" w:author="SYED AMIR HILMY BIN SYED HALIM" w:date="2019-11-24T17:10:00Z">
              <w:del w:id="633" w:author="FIORENTINA RICHELLE ASUN" w:date="2019-11-26T16:56:00Z">
                <w:r w:rsidRPr="00550B04" w:rsidDel="00605D44">
                  <w:rPr>
                    <w:rFonts w:ascii="Times New Roman" w:hAnsi="Times New Roman" w:cs="Times New Roman"/>
                  </w:rPr>
                  <w:delText>5</w:delText>
                </w:r>
              </w:del>
            </w:ins>
          </w:p>
        </w:tc>
        <w:tc>
          <w:tcPr>
            <w:tcW w:w="2339" w:type="dxa"/>
            <w:vAlign w:val="center"/>
          </w:tcPr>
          <w:p w14:paraId="69E89CC6" w14:textId="56C3CAFC" w:rsidR="00F366FC" w:rsidRPr="00550B04" w:rsidDel="00605D44" w:rsidRDefault="00F366FC" w:rsidP="004071A6">
            <w:pPr>
              <w:ind w:firstLine="0"/>
              <w:jc w:val="left"/>
              <w:rPr>
                <w:ins w:id="634" w:author="SYED AMIR HILMY BIN SYED HALIM" w:date="2019-11-24T17:10:00Z"/>
                <w:del w:id="635" w:author="FIORENTINA RICHELLE ASUN" w:date="2019-11-26T16:56:00Z"/>
                <w:rFonts w:ascii="Times New Roman" w:hAnsi="Times New Roman" w:cs="Times New Roman"/>
              </w:rPr>
            </w:pPr>
            <w:ins w:id="636" w:author="SYED AMIR HILMY BIN SYED HALIM" w:date="2019-11-24T17:10:00Z">
              <w:del w:id="637" w:author="FIORENTINA RICHELLE ASUN" w:date="2019-11-26T16:56:00Z">
                <w:r w:rsidRPr="00550B04" w:rsidDel="00605D44">
                  <w:rPr>
                    <w:rFonts w:ascii="Times New Roman" w:hAnsi="Times New Roman" w:cs="Times New Roman"/>
                  </w:rPr>
                  <w:delText xml:space="preserve">Fresnel Lens </w:delText>
                </w:r>
              </w:del>
            </w:ins>
          </w:p>
        </w:tc>
        <w:tc>
          <w:tcPr>
            <w:tcW w:w="1857" w:type="dxa"/>
            <w:vAlign w:val="center"/>
          </w:tcPr>
          <w:p w14:paraId="1BD33EE3" w14:textId="6390F4A6" w:rsidR="00F366FC" w:rsidRPr="00550B04" w:rsidDel="00605D44" w:rsidRDefault="00F366FC" w:rsidP="004071A6">
            <w:pPr>
              <w:ind w:firstLine="0"/>
              <w:jc w:val="center"/>
              <w:rPr>
                <w:ins w:id="638" w:author="SYED AMIR HILMY BIN SYED HALIM" w:date="2019-11-24T17:10:00Z"/>
                <w:del w:id="639" w:author="FIORENTINA RICHELLE ASUN" w:date="2019-11-26T16:56:00Z"/>
                <w:rFonts w:ascii="Times New Roman" w:hAnsi="Times New Roman" w:cs="Times New Roman"/>
              </w:rPr>
            </w:pPr>
            <w:ins w:id="640" w:author="SYED AMIR HILMY BIN SYED HALIM" w:date="2019-11-24T17:10:00Z">
              <w:del w:id="641" w:author="FIORENTINA RICHELLE ASUN" w:date="2019-11-26T16:56:00Z">
                <w:r w:rsidDel="00605D44">
                  <w:rPr>
                    <w:rFonts w:ascii="Times New Roman" w:hAnsi="Times New Roman" w:cs="Times New Roman"/>
                  </w:rPr>
                  <w:delText>2</w:delText>
                </w:r>
              </w:del>
            </w:ins>
          </w:p>
        </w:tc>
        <w:tc>
          <w:tcPr>
            <w:tcW w:w="1555" w:type="dxa"/>
            <w:vAlign w:val="center"/>
          </w:tcPr>
          <w:p w14:paraId="1220449D" w14:textId="5283D301" w:rsidR="00F366FC" w:rsidRPr="00550B04" w:rsidDel="00605D44" w:rsidRDefault="00F366FC" w:rsidP="004071A6">
            <w:pPr>
              <w:ind w:firstLine="0"/>
              <w:jc w:val="center"/>
              <w:rPr>
                <w:ins w:id="642" w:author="SYED AMIR HILMY BIN SYED HALIM" w:date="2019-11-24T17:10:00Z"/>
                <w:del w:id="643" w:author="FIORENTINA RICHELLE ASUN" w:date="2019-11-26T16:56:00Z"/>
                <w:rFonts w:ascii="Times New Roman" w:hAnsi="Times New Roman" w:cs="Times New Roman"/>
              </w:rPr>
            </w:pPr>
            <w:ins w:id="644" w:author="SYED AMIR HILMY BIN SYED HALIM" w:date="2019-11-24T17:10:00Z">
              <w:del w:id="645" w:author="FIORENTINA RICHELLE ASUN" w:date="2019-11-26T16:56:00Z">
                <w:r w:rsidDel="00605D44">
                  <w:rPr>
                    <w:rFonts w:ascii="Times New Roman" w:hAnsi="Times New Roman" w:cs="Times New Roman"/>
                  </w:rPr>
                  <w:delText>0.25</w:delText>
                </w:r>
              </w:del>
            </w:ins>
          </w:p>
        </w:tc>
        <w:tc>
          <w:tcPr>
            <w:tcW w:w="1562" w:type="dxa"/>
            <w:vAlign w:val="center"/>
          </w:tcPr>
          <w:p w14:paraId="7AF4ECB6" w14:textId="663D85C0" w:rsidR="00F366FC" w:rsidRPr="00550B04" w:rsidDel="00605D44" w:rsidRDefault="00F366FC" w:rsidP="004071A6">
            <w:pPr>
              <w:ind w:firstLine="0"/>
              <w:jc w:val="center"/>
              <w:rPr>
                <w:ins w:id="646" w:author="SYED AMIR HILMY BIN SYED HALIM" w:date="2019-11-24T17:10:00Z"/>
                <w:del w:id="647" w:author="FIORENTINA RICHELLE ASUN" w:date="2019-11-26T16:56:00Z"/>
                <w:rFonts w:ascii="Times New Roman" w:hAnsi="Times New Roman" w:cs="Times New Roman"/>
              </w:rPr>
            </w:pPr>
            <w:ins w:id="648" w:author="SYED AMIR HILMY BIN SYED HALIM" w:date="2019-11-24T17:10:00Z">
              <w:del w:id="649" w:author="FIORENTINA RICHELLE ASUN" w:date="2019-11-26T16:56:00Z">
                <w:r w:rsidDel="00605D44">
                  <w:rPr>
                    <w:rFonts w:ascii="Times New Roman" w:hAnsi="Times New Roman" w:cs="Times New Roman"/>
                  </w:rPr>
                  <w:delText>0.50</w:delText>
                </w:r>
              </w:del>
            </w:ins>
          </w:p>
        </w:tc>
      </w:tr>
      <w:tr w:rsidR="00F366FC" w:rsidRPr="00550B04" w:rsidDel="00605D44" w14:paraId="4CE8F31B" w14:textId="3A5224DC" w:rsidTr="004071A6">
        <w:trPr>
          <w:trHeight w:val="589"/>
          <w:ins w:id="650" w:author="SYED AMIR HILMY BIN SYED HALIM" w:date="2019-11-24T17:10:00Z"/>
          <w:del w:id="651" w:author="FIORENTINA RICHELLE ASUN" w:date="2019-11-26T16:56:00Z"/>
        </w:trPr>
        <w:tc>
          <w:tcPr>
            <w:tcW w:w="1231" w:type="dxa"/>
            <w:vAlign w:val="center"/>
          </w:tcPr>
          <w:p w14:paraId="605D9B80" w14:textId="6B508351" w:rsidR="00F366FC" w:rsidRPr="00550B04" w:rsidDel="00605D44" w:rsidRDefault="00F366FC" w:rsidP="004071A6">
            <w:pPr>
              <w:ind w:firstLine="0"/>
              <w:jc w:val="center"/>
              <w:rPr>
                <w:ins w:id="652" w:author="SYED AMIR HILMY BIN SYED HALIM" w:date="2019-11-24T17:10:00Z"/>
                <w:del w:id="653" w:author="FIORENTINA RICHELLE ASUN" w:date="2019-11-26T16:56:00Z"/>
                <w:rFonts w:ascii="Times New Roman" w:hAnsi="Times New Roman" w:cs="Times New Roman"/>
              </w:rPr>
            </w:pPr>
            <w:ins w:id="654" w:author="SYED AMIR HILMY BIN SYED HALIM" w:date="2019-11-24T17:10:00Z">
              <w:del w:id="655" w:author="FIORENTINA RICHELLE ASUN" w:date="2019-11-26T16:56:00Z">
                <w:r w:rsidRPr="00550B04" w:rsidDel="00605D44">
                  <w:rPr>
                    <w:rFonts w:ascii="Times New Roman" w:hAnsi="Times New Roman" w:cs="Times New Roman"/>
                  </w:rPr>
                  <w:delText>6</w:delText>
                </w:r>
              </w:del>
            </w:ins>
          </w:p>
        </w:tc>
        <w:tc>
          <w:tcPr>
            <w:tcW w:w="2339" w:type="dxa"/>
            <w:vAlign w:val="center"/>
          </w:tcPr>
          <w:p w14:paraId="0223770A" w14:textId="19561E7D" w:rsidR="00F366FC" w:rsidRPr="00550B04" w:rsidDel="00605D44" w:rsidRDefault="00F366FC" w:rsidP="004071A6">
            <w:pPr>
              <w:ind w:firstLine="0"/>
              <w:jc w:val="left"/>
              <w:rPr>
                <w:ins w:id="656" w:author="SYED AMIR HILMY BIN SYED HALIM" w:date="2019-11-24T17:10:00Z"/>
                <w:del w:id="657" w:author="FIORENTINA RICHELLE ASUN" w:date="2019-11-26T16:56:00Z"/>
                <w:rFonts w:ascii="Times New Roman" w:hAnsi="Times New Roman" w:cs="Times New Roman"/>
              </w:rPr>
            </w:pPr>
            <w:ins w:id="658" w:author="SYED AMIR HILMY BIN SYED HALIM" w:date="2019-11-24T17:10:00Z">
              <w:del w:id="659" w:author="FIORENTINA RICHELLE ASUN" w:date="2019-11-26T16:56:00Z">
                <w:r w:rsidRPr="00550B04" w:rsidDel="00605D44">
                  <w:rPr>
                    <w:rFonts w:ascii="Times New Roman" w:hAnsi="Times New Roman" w:cs="Times New Roman"/>
                  </w:rPr>
                  <w:delText xml:space="preserve">USB Microphone </w:delText>
                </w:r>
              </w:del>
            </w:ins>
          </w:p>
        </w:tc>
        <w:tc>
          <w:tcPr>
            <w:tcW w:w="1857" w:type="dxa"/>
            <w:vAlign w:val="center"/>
          </w:tcPr>
          <w:p w14:paraId="259A5F93" w14:textId="7D325D4B" w:rsidR="00F366FC" w:rsidRPr="00550B04" w:rsidDel="00605D44" w:rsidRDefault="00F366FC" w:rsidP="004071A6">
            <w:pPr>
              <w:ind w:firstLine="0"/>
              <w:jc w:val="center"/>
              <w:rPr>
                <w:ins w:id="660" w:author="SYED AMIR HILMY BIN SYED HALIM" w:date="2019-11-24T17:10:00Z"/>
                <w:del w:id="661" w:author="FIORENTINA RICHELLE ASUN" w:date="2019-11-26T16:56:00Z"/>
                <w:rFonts w:ascii="Times New Roman" w:hAnsi="Times New Roman" w:cs="Times New Roman"/>
              </w:rPr>
            </w:pPr>
            <w:ins w:id="662" w:author="SYED AMIR HILMY BIN SYED HALIM" w:date="2019-11-24T17:10:00Z">
              <w:del w:id="663" w:author="FIORENTINA RICHELLE ASUN" w:date="2019-11-26T16:56:00Z">
                <w:r w:rsidRPr="00550B04" w:rsidDel="00605D44">
                  <w:rPr>
                    <w:rFonts w:ascii="Times New Roman" w:hAnsi="Times New Roman" w:cs="Times New Roman"/>
                  </w:rPr>
                  <w:delText>1</w:delText>
                </w:r>
              </w:del>
            </w:ins>
          </w:p>
        </w:tc>
        <w:tc>
          <w:tcPr>
            <w:tcW w:w="1555" w:type="dxa"/>
            <w:vAlign w:val="center"/>
          </w:tcPr>
          <w:p w14:paraId="2E5152F0" w14:textId="6A5F1940" w:rsidR="00F366FC" w:rsidRPr="00550B04" w:rsidDel="00605D44" w:rsidRDefault="00F366FC" w:rsidP="004071A6">
            <w:pPr>
              <w:ind w:firstLine="0"/>
              <w:jc w:val="center"/>
              <w:rPr>
                <w:ins w:id="664" w:author="SYED AMIR HILMY BIN SYED HALIM" w:date="2019-11-24T17:10:00Z"/>
                <w:del w:id="665" w:author="FIORENTINA RICHELLE ASUN" w:date="2019-11-26T16:56:00Z"/>
                <w:rFonts w:ascii="Times New Roman" w:hAnsi="Times New Roman" w:cs="Times New Roman"/>
              </w:rPr>
            </w:pPr>
            <w:ins w:id="666" w:author="SYED AMIR HILMY BIN SYED HALIM" w:date="2019-11-24T17:10:00Z">
              <w:del w:id="667" w:author="FIORENTINA RICHELLE ASUN" w:date="2019-11-26T16:56:00Z">
                <w:r w:rsidRPr="00550B04" w:rsidDel="00605D44">
                  <w:rPr>
                    <w:rFonts w:ascii="Times New Roman" w:hAnsi="Times New Roman" w:cs="Times New Roman"/>
                  </w:rPr>
                  <w:delText>5.90</w:delText>
                </w:r>
              </w:del>
            </w:ins>
          </w:p>
        </w:tc>
        <w:tc>
          <w:tcPr>
            <w:tcW w:w="1562" w:type="dxa"/>
            <w:vAlign w:val="center"/>
          </w:tcPr>
          <w:p w14:paraId="00E78514" w14:textId="290B874C" w:rsidR="00F366FC" w:rsidRPr="00550B04" w:rsidDel="00605D44" w:rsidRDefault="00F366FC" w:rsidP="004071A6">
            <w:pPr>
              <w:ind w:firstLine="0"/>
              <w:jc w:val="center"/>
              <w:rPr>
                <w:ins w:id="668" w:author="SYED AMIR HILMY BIN SYED HALIM" w:date="2019-11-24T17:10:00Z"/>
                <w:del w:id="669" w:author="FIORENTINA RICHELLE ASUN" w:date="2019-11-26T16:56:00Z"/>
                <w:rFonts w:ascii="Times New Roman" w:hAnsi="Times New Roman" w:cs="Times New Roman"/>
              </w:rPr>
            </w:pPr>
            <w:ins w:id="670" w:author="SYED AMIR HILMY BIN SYED HALIM" w:date="2019-11-24T17:10:00Z">
              <w:del w:id="671" w:author="FIORENTINA RICHELLE ASUN" w:date="2019-11-26T16:56:00Z">
                <w:r w:rsidRPr="00550B04" w:rsidDel="00605D44">
                  <w:rPr>
                    <w:rFonts w:ascii="Times New Roman" w:hAnsi="Times New Roman" w:cs="Times New Roman"/>
                  </w:rPr>
                  <w:delText>5.90</w:delText>
                </w:r>
              </w:del>
            </w:ins>
          </w:p>
        </w:tc>
      </w:tr>
      <w:tr w:rsidR="00F366FC" w:rsidRPr="00550B04" w:rsidDel="00605D44" w14:paraId="1576DB0C" w14:textId="5458B9B9" w:rsidTr="004071A6">
        <w:trPr>
          <w:trHeight w:val="589"/>
          <w:ins w:id="672" w:author="SYED AMIR HILMY BIN SYED HALIM" w:date="2019-11-24T17:10:00Z"/>
          <w:del w:id="673" w:author="FIORENTINA RICHELLE ASUN" w:date="2019-11-26T16:56:00Z"/>
        </w:trPr>
        <w:tc>
          <w:tcPr>
            <w:tcW w:w="1231" w:type="dxa"/>
            <w:vAlign w:val="center"/>
          </w:tcPr>
          <w:p w14:paraId="1FC33E69" w14:textId="1012DC1B" w:rsidR="00F366FC" w:rsidRPr="00550B04" w:rsidDel="00605D44" w:rsidRDefault="00F366FC" w:rsidP="004071A6">
            <w:pPr>
              <w:ind w:firstLine="0"/>
              <w:jc w:val="center"/>
              <w:rPr>
                <w:ins w:id="674" w:author="SYED AMIR HILMY BIN SYED HALIM" w:date="2019-11-24T17:10:00Z"/>
                <w:del w:id="675" w:author="FIORENTINA RICHELLE ASUN" w:date="2019-11-26T16:56:00Z"/>
                <w:rFonts w:ascii="Times New Roman" w:hAnsi="Times New Roman" w:cs="Times New Roman"/>
              </w:rPr>
            </w:pPr>
            <w:ins w:id="676" w:author="SYED AMIR HILMY BIN SYED HALIM" w:date="2019-11-24T17:10:00Z">
              <w:del w:id="677" w:author="FIORENTINA RICHELLE ASUN" w:date="2019-11-26T16:56:00Z">
                <w:r w:rsidRPr="00550B04" w:rsidDel="00605D44">
                  <w:rPr>
                    <w:rFonts w:ascii="Times New Roman" w:hAnsi="Times New Roman" w:cs="Times New Roman"/>
                  </w:rPr>
                  <w:delText>7</w:delText>
                </w:r>
              </w:del>
            </w:ins>
          </w:p>
        </w:tc>
        <w:tc>
          <w:tcPr>
            <w:tcW w:w="2339" w:type="dxa"/>
            <w:vAlign w:val="center"/>
          </w:tcPr>
          <w:p w14:paraId="203DFACB" w14:textId="1C1DDD0E" w:rsidR="00F366FC" w:rsidRPr="00550B04" w:rsidDel="00605D44" w:rsidRDefault="00F366FC" w:rsidP="004071A6">
            <w:pPr>
              <w:ind w:firstLine="0"/>
              <w:jc w:val="left"/>
              <w:rPr>
                <w:ins w:id="678" w:author="SYED AMIR HILMY BIN SYED HALIM" w:date="2019-11-24T17:10:00Z"/>
                <w:del w:id="679" w:author="FIORENTINA RICHELLE ASUN" w:date="2019-11-26T16:56:00Z"/>
                <w:rFonts w:ascii="Times New Roman" w:hAnsi="Times New Roman" w:cs="Times New Roman"/>
              </w:rPr>
            </w:pPr>
            <w:ins w:id="680" w:author="SYED AMIR HILMY BIN SYED HALIM" w:date="2019-11-24T17:10:00Z">
              <w:del w:id="681" w:author="FIORENTINA RICHELLE ASUN" w:date="2019-11-26T16:56:00Z">
                <w:r w:rsidRPr="00550B04" w:rsidDel="00605D44">
                  <w:rPr>
                    <w:rFonts w:ascii="Times New Roman" w:hAnsi="Times New Roman" w:cs="Times New Roman"/>
                  </w:rPr>
                  <w:delText xml:space="preserve">MicroUSB to OTG Adapter </w:delText>
                </w:r>
              </w:del>
            </w:ins>
          </w:p>
        </w:tc>
        <w:tc>
          <w:tcPr>
            <w:tcW w:w="1857" w:type="dxa"/>
            <w:vAlign w:val="center"/>
          </w:tcPr>
          <w:p w14:paraId="04CAFD84" w14:textId="2790A284" w:rsidR="00F366FC" w:rsidRPr="00550B04" w:rsidDel="00605D44" w:rsidRDefault="00F366FC" w:rsidP="004071A6">
            <w:pPr>
              <w:ind w:firstLine="0"/>
              <w:jc w:val="center"/>
              <w:rPr>
                <w:ins w:id="682" w:author="SYED AMIR HILMY BIN SYED HALIM" w:date="2019-11-24T17:10:00Z"/>
                <w:del w:id="683" w:author="FIORENTINA RICHELLE ASUN" w:date="2019-11-26T16:56:00Z"/>
                <w:rFonts w:ascii="Times New Roman" w:hAnsi="Times New Roman" w:cs="Times New Roman"/>
              </w:rPr>
            </w:pPr>
            <w:ins w:id="684" w:author="SYED AMIR HILMY BIN SYED HALIM" w:date="2019-11-24T17:10:00Z">
              <w:del w:id="685" w:author="FIORENTINA RICHELLE ASUN" w:date="2019-11-26T16:56:00Z">
                <w:r w:rsidRPr="00550B04" w:rsidDel="00605D44">
                  <w:rPr>
                    <w:rFonts w:ascii="Times New Roman" w:hAnsi="Times New Roman" w:cs="Times New Roman"/>
                  </w:rPr>
                  <w:delText>1</w:delText>
                </w:r>
              </w:del>
            </w:ins>
          </w:p>
        </w:tc>
        <w:tc>
          <w:tcPr>
            <w:tcW w:w="1555" w:type="dxa"/>
            <w:vAlign w:val="center"/>
          </w:tcPr>
          <w:p w14:paraId="7A6C542B" w14:textId="02548099" w:rsidR="00F366FC" w:rsidRPr="00550B04" w:rsidDel="00605D44" w:rsidRDefault="00F366FC" w:rsidP="004071A6">
            <w:pPr>
              <w:ind w:firstLine="0"/>
              <w:jc w:val="center"/>
              <w:rPr>
                <w:ins w:id="686" w:author="SYED AMIR HILMY BIN SYED HALIM" w:date="2019-11-24T17:10:00Z"/>
                <w:del w:id="687" w:author="FIORENTINA RICHELLE ASUN" w:date="2019-11-26T16:56:00Z"/>
                <w:rFonts w:ascii="Times New Roman" w:hAnsi="Times New Roman" w:cs="Times New Roman"/>
              </w:rPr>
            </w:pPr>
            <w:ins w:id="688" w:author="SYED AMIR HILMY BIN SYED HALIM" w:date="2019-11-24T17:10:00Z">
              <w:del w:id="689" w:author="FIORENTINA RICHELLE ASUN" w:date="2019-11-26T16:56:00Z">
                <w:r w:rsidRPr="00550B04" w:rsidDel="00605D44">
                  <w:rPr>
                    <w:rFonts w:ascii="Times New Roman" w:hAnsi="Times New Roman" w:cs="Times New Roman"/>
                  </w:rPr>
                  <w:delText>8.05</w:delText>
                </w:r>
              </w:del>
            </w:ins>
          </w:p>
        </w:tc>
        <w:tc>
          <w:tcPr>
            <w:tcW w:w="1562" w:type="dxa"/>
            <w:vAlign w:val="center"/>
          </w:tcPr>
          <w:p w14:paraId="28E5DDB3" w14:textId="764F1EAD" w:rsidR="00F366FC" w:rsidRPr="00550B04" w:rsidDel="00605D44" w:rsidRDefault="00F366FC" w:rsidP="004071A6">
            <w:pPr>
              <w:ind w:firstLine="0"/>
              <w:jc w:val="center"/>
              <w:rPr>
                <w:ins w:id="690" w:author="SYED AMIR HILMY BIN SYED HALIM" w:date="2019-11-24T17:10:00Z"/>
                <w:del w:id="691" w:author="FIORENTINA RICHELLE ASUN" w:date="2019-11-26T16:56:00Z"/>
                <w:rFonts w:ascii="Times New Roman" w:hAnsi="Times New Roman" w:cs="Times New Roman"/>
              </w:rPr>
            </w:pPr>
            <w:ins w:id="692" w:author="SYED AMIR HILMY BIN SYED HALIM" w:date="2019-11-24T17:10:00Z">
              <w:del w:id="693" w:author="FIORENTINA RICHELLE ASUN" w:date="2019-11-26T16:56:00Z">
                <w:r w:rsidRPr="00550B04" w:rsidDel="00605D44">
                  <w:rPr>
                    <w:rFonts w:ascii="Times New Roman" w:hAnsi="Times New Roman" w:cs="Times New Roman"/>
                  </w:rPr>
                  <w:delText>8.05</w:delText>
                </w:r>
              </w:del>
            </w:ins>
          </w:p>
        </w:tc>
      </w:tr>
      <w:tr w:rsidR="00F366FC" w:rsidRPr="00550B04" w:rsidDel="00605D44" w14:paraId="7186B3A0" w14:textId="46294EAA" w:rsidTr="004071A6">
        <w:trPr>
          <w:trHeight w:val="589"/>
          <w:ins w:id="694" w:author="SYED AMIR HILMY BIN SYED HALIM" w:date="2019-11-24T17:10:00Z"/>
          <w:del w:id="695" w:author="FIORENTINA RICHELLE ASUN" w:date="2019-11-26T16:56:00Z"/>
        </w:trPr>
        <w:tc>
          <w:tcPr>
            <w:tcW w:w="1231" w:type="dxa"/>
            <w:vAlign w:val="center"/>
          </w:tcPr>
          <w:p w14:paraId="0BBE059F" w14:textId="4220EBE8" w:rsidR="00F366FC" w:rsidRPr="00550B04" w:rsidDel="00605D44" w:rsidRDefault="00F366FC" w:rsidP="004071A6">
            <w:pPr>
              <w:ind w:firstLine="0"/>
              <w:jc w:val="center"/>
              <w:rPr>
                <w:ins w:id="696" w:author="SYED AMIR HILMY BIN SYED HALIM" w:date="2019-11-24T17:10:00Z"/>
                <w:del w:id="697" w:author="FIORENTINA RICHELLE ASUN" w:date="2019-11-26T16:56:00Z"/>
                <w:rFonts w:ascii="Times New Roman" w:hAnsi="Times New Roman" w:cs="Times New Roman"/>
              </w:rPr>
            </w:pPr>
            <w:ins w:id="698" w:author="SYED AMIR HILMY BIN SYED HALIM" w:date="2019-11-24T17:10:00Z">
              <w:del w:id="699" w:author="FIORENTINA RICHELLE ASUN" w:date="2019-11-26T16:56:00Z">
                <w:r w:rsidRPr="00550B04" w:rsidDel="00605D44">
                  <w:rPr>
                    <w:rFonts w:ascii="Times New Roman" w:hAnsi="Times New Roman" w:cs="Times New Roman"/>
                  </w:rPr>
                  <w:delText>8</w:delText>
                </w:r>
              </w:del>
            </w:ins>
          </w:p>
        </w:tc>
        <w:tc>
          <w:tcPr>
            <w:tcW w:w="2339" w:type="dxa"/>
            <w:vAlign w:val="center"/>
          </w:tcPr>
          <w:p w14:paraId="13EA6953" w14:textId="1CD2CCCC" w:rsidR="00F366FC" w:rsidRPr="00550B04" w:rsidDel="00605D44" w:rsidRDefault="00F366FC" w:rsidP="004071A6">
            <w:pPr>
              <w:ind w:firstLine="0"/>
              <w:jc w:val="left"/>
              <w:rPr>
                <w:ins w:id="700" w:author="SYED AMIR HILMY BIN SYED HALIM" w:date="2019-11-24T17:10:00Z"/>
                <w:del w:id="701" w:author="FIORENTINA RICHELLE ASUN" w:date="2019-11-26T16:56:00Z"/>
                <w:rFonts w:ascii="Times New Roman" w:hAnsi="Times New Roman" w:cs="Times New Roman"/>
              </w:rPr>
            </w:pPr>
            <w:ins w:id="702" w:author="SYED AMIR HILMY BIN SYED HALIM" w:date="2019-11-24T17:10:00Z">
              <w:del w:id="703" w:author="FIORENTINA RICHELLE ASUN" w:date="2019-11-26T16:56:00Z">
                <w:r w:rsidRPr="00550B04" w:rsidDel="00605D44">
                  <w:rPr>
                    <w:rFonts w:ascii="Times New Roman" w:hAnsi="Times New Roman" w:cs="Times New Roman"/>
                  </w:rPr>
                  <w:delText xml:space="preserve">3D Printed Casing </w:delText>
                </w:r>
              </w:del>
            </w:ins>
          </w:p>
        </w:tc>
        <w:tc>
          <w:tcPr>
            <w:tcW w:w="1857" w:type="dxa"/>
            <w:vAlign w:val="center"/>
          </w:tcPr>
          <w:p w14:paraId="22D75059" w14:textId="5CBBC337" w:rsidR="00F366FC" w:rsidRPr="00550B04" w:rsidDel="00605D44" w:rsidRDefault="00F366FC" w:rsidP="004071A6">
            <w:pPr>
              <w:ind w:firstLine="0"/>
              <w:jc w:val="center"/>
              <w:rPr>
                <w:ins w:id="704" w:author="SYED AMIR HILMY BIN SYED HALIM" w:date="2019-11-24T17:10:00Z"/>
                <w:del w:id="705" w:author="FIORENTINA RICHELLE ASUN" w:date="2019-11-26T16:56:00Z"/>
                <w:rFonts w:ascii="Times New Roman" w:hAnsi="Times New Roman" w:cs="Times New Roman"/>
              </w:rPr>
            </w:pPr>
            <w:ins w:id="706" w:author="SYED AMIR HILMY BIN SYED HALIM" w:date="2019-11-24T17:10:00Z">
              <w:del w:id="707" w:author="FIORENTINA RICHELLE ASUN" w:date="2019-11-26T16:56:00Z">
                <w:r w:rsidRPr="00550B04" w:rsidDel="00605D44">
                  <w:rPr>
                    <w:rFonts w:ascii="Times New Roman" w:hAnsi="Times New Roman" w:cs="Times New Roman"/>
                  </w:rPr>
                  <w:delText>1</w:delText>
                </w:r>
              </w:del>
            </w:ins>
          </w:p>
        </w:tc>
        <w:tc>
          <w:tcPr>
            <w:tcW w:w="1555" w:type="dxa"/>
            <w:vAlign w:val="center"/>
          </w:tcPr>
          <w:p w14:paraId="39322CD7" w14:textId="7EE7BCDB" w:rsidR="00F366FC" w:rsidRPr="00CB356E" w:rsidDel="00605D44" w:rsidRDefault="00F366FC" w:rsidP="004071A6">
            <w:pPr>
              <w:ind w:firstLine="0"/>
              <w:jc w:val="center"/>
              <w:rPr>
                <w:ins w:id="708" w:author="SYED AMIR HILMY BIN SYED HALIM" w:date="2019-11-24T17:10:00Z"/>
                <w:del w:id="709" w:author="FIORENTINA RICHELLE ASUN" w:date="2019-11-26T16:56:00Z"/>
                <w:rFonts w:ascii="Times New Roman" w:hAnsi="Times New Roman" w:cs="Times New Roman"/>
              </w:rPr>
            </w:pPr>
            <w:ins w:id="710" w:author="SYED AMIR HILMY BIN SYED HALIM" w:date="2019-11-24T17:10:00Z">
              <w:del w:id="711" w:author="FIORENTINA RICHELLE ASUN" w:date="2019-11-26T16:56:00Z">
                <w:r w:rsidDel="00605D44">
                  <w:rPr>
                    <w:rFonts w:ascii="Times New Roman" w:hAnsi="Times New Roman" w:cs="Times New Roman"/>
                  </w:rPr>
                  <w:delText>1.00 per gram</w:delText>
                </w:r>
              </w:del>
            </w:ins>
          </w:p>
        </w:tc>
        <w:tc>
          <w:tcPr>
            <w:tcW w:w="1562" w:type="dxa"/>
            <w:vAlign w:val="center"/>
          </w:tcPr>
          <w:p w14:paraId="54EF0B05" w14:textId="13BFF511" w:rsidR="00F366FC" w:rsidRPr="00CB356E" w:rsidDel="00605D44" w:rsidRDefault="00F366FC" w:rsidP="004071A6">
            <w:pPr>
              <w:ind w:firstLine="0"/>
              <w:jc w:val="center"/>
              <w:rPr>
                <w:ins w:id="712" w:author="SYED AMIR HILMY BIN SYED HALIM" w:date="2019-11-24T17:10:00Z"/>
                <w:del w:id="713" w:author="FIORENTINA RICHELLE ASUN" w:date="2019-11-26T16:56:00Z"/>
                <w:rFonts w:ascii="Times New Roman" w:hAnsi="Times New Roman" w:cs="Times New Roman"/>
              </w:rPr>
            </w:pPr>
            <w:ins w:id="714" w:author="SYED AMIR HILMY BIN SYED HALIM" w:date="2019-11-24T17:10:00Z">
              <w:del w:id="715" w:author="FIORENTINA RICHELLE ASUN" w:date="2019-11-26T16:56:00Z">
                <w:r w:rsidRPr="00CB356E" w:rsidDel="00605D44">
                  <w:rPr>
                    <w:rFonts w:ascii="Times New Roman" w:hAnsi="Times New Roman" w:cs="Times New Roman"/>
                  </w:rPr>
                  <w:delText>2</w:delText>
                </w:r>
                <w:r w:rsidDel="00605D44">
                  <w:rPr>
                    <w:rFonts w:ascii="Times New Roman" w:hAnsi="Times New Roman" w:cs="Times New Roman"/>
                  </w:rPr>
                  <w:delText>5</w:delText>
                </w:r>
                <w:r w:rsidRPr="00CB356E" w:rsidDel="00605D44">
                  <w:rPr>
                    <w:rFonts w:ascii="Times New Roman" w:hAnsi="Times New Roman" w:cs="Times New Roman"/>
                  </w:rPr>
                  <w:delText>.00</w:delText>
                </w:r>
              </w:del>
            </w:ins>
          </w:p>
        </w:tc>
      </w:tr>
      <w:tr w:rsidR="00F366FC" w:rsidRPr="00550B04" w:rsidDel="00605D44" w14:paraId="6FB856FE" w14:textId="394EB3E5" w:rsidTr="004071A6">
        <w:trPr>
          <w:trHeight w:val="589"/>
          <w:ins w:id="716" w:author="SYED AMIR HILMY BIN SYED HALIM" w:date="2019-11-24T17:10:00Z"/>
          <w:del w:id="717" w:author="FIORENTINA RICHELLE ASUN" w:date="2019-11-26T16:56:00Z"/>
        </w:trPr>
        <w:tc>
          <w:tcPr>
            <w:tcW w:w="1231" w:type="dxa"/>
            <w:vAlign w:val="center"/>
          </w:tcPr>
          <w:p w14:paraId="57A60825" w14:textId="6DFBF48C" w:rsidR="00F366FC" w:rsidRPr="00550B04" w:rsidDel="00605D44" w:rsidRDefault="00F366FC" w:rsidP="004071A6">
            <w:pPr>
              <w:ind w:firstLine="0"/>
              <w:jc w:val="center"/>
              <w:rPr>
                <w:ins w:id="718" w:author="SYED AMIR HILMY BIN SYED HALIM" w:date="2019-11-24T17:10:00Z"/>
                <w:del w:id="719" w:author="FIORENTINA RICHELLE ASUN" w:date="2019-11-26T16:56:00Z"/>
                <w:rFonts w:ascii="Times New Roman" w:hAnsi="Times New Roman" w:cs="Times New Roman"/>
              </w:rPr>
            </w:pPr>
            <w:ins w:id="720" w:author="SYED AMIR HILMY BIN SYED HALIM" w:date="2019-11-24T17:10:00Z">
              <w:del w:id="721" w:author="FIORENTINA RICHELLE ASUN" w:date="2019-11-26T16:56:00Z">
                <w:r w:rsidRPr="00550B04" w:rsidDel="00605D44">
                  <w:rPr>
                    <w:rFonts w:ascii="Times New Roman" w:hAnsi="Times New Roman" w:cs="Times New Roman"/>
                  </w:rPr>
                  <w:delText>9</w:delText>
                </w:r>
              </w:del>
            </w:ins>
          </w:p>
        </w:tc>
        <w:tc>
          <w:tcPr>
            <w:tcW w:w="2339" w:type="dxa"/>
            <w:vAlign w:val="center"/>
          </w:tcPr>
          <w:p w14:paraId="17935992" w14:textId="68E29A1D" w:rsidR="00F366FC" w:rsidRPr="00550B04" w:rsidDel="00605D44" w:rsidRDefault="00F366FC" w:rsidP="004071A6">
            <w:pPr>
              <w:ind w:firstLine="0"/>
              <w:jc w:val="left"/>
              <w:rPr>
                <w:ins w:id="722" w:author="SYED AMIR HILMY BIN SYED HALIM" w:date="2019-11-24T17:10:00Z"/>
                <w:del w:id="723" w:author="FIORENTINA RICHELLE ASUN" w:date="2019-11-26T16:56:00Z"/>
                <w:rFonts w:ascii="Times New Roman" w:hAnsi="Times New Roman" w:cs="Times New Roman"/>
              </w:rPr>
            </w:pPr>
            <w:ins w:id="724" w:author="SYED AMIR HILMY BIN SYED HALIM" w:date="2019-11-24T17:10:00Z">
              <w:del w:id="725" w:author="FIORENTINA RICHELLE ASUN" w:date="2019-11-26T16:56:00Z">
                <w:r w:rsidRPr="00550B04" w:rsidDel="00605D44">
                  <w:rPr>
                    <w:rFonts w:ascii="Times New Roman" w:hAnsi="Times New Roman" w:cs="Times New Roman"/>
                  </w:rPr>
                  <w:delText>Perspex</w:delText>
                </w:r>
              </w:del>
            </w:ins>
          </w:p>
        </w:tc>
        <w:tc>
          <w:tcPr>
            <w:tcW w:w="1857" w:type="dxa"/>
            <w:vAlign w:val="center"/>
          </w:tcPr>
          <w:p w14:paraId="0ADFFF9F" w14:textId="0B96AF34" w:rsidR="00F366FC" w:rsidRPr="00550B04" w:rsidDel="00605D44" w:rsidRDefault="00F366FC" w:rsidP="004071A6">
            <w:pPr>
              <w:ind w:firstLine="0"/>
              <w:jc w:val="center"/>
              <w:rPr>
                <w:ins w:id="726" w:author="SYED AMIR HILMY BIN SYED HALIM" w:date="2019-11-24T17:10:00Z"/>
                <w:del w:id="727" w:author="FIORENTINA RICHELLE ASUN" w:date="2019-11-26T16:56:00Z"/>
                <w:rFonts w:ascii="Times New Roman" w:hAnsi="Times New Roman" w:cs="Times New Roman"/>
              </w:rPr>
            </w:pPr>
            <w:ins w:id="728" w:author="SYED AMIR HILMY BIN SYED HALIM" w:date="2019-11-24T17:10:00Z">
              <w:del w:id="729" w:author="FIORENTINA RICHELLE ASUN" w:date="2019-11-26T16:56:00Z">
                <w:r w:rsidRPr="00550B04" w:rsidDel="00605D44">
                  <w:rPr>
                    <w:rFonts w:ascii="Times New Roman" w:hAnsi="Times New Roman" w:cs="Times New Roman"/>
                  </w:rPr>
                  <w:delText>1</w:delText>
                </w:r>
              </w:del>
            </w:ins>
          </w:p>
        </w:tc>
        <w:tc>
          <w:tcPr>
            <w:tcW w:w="1555" w:type="dxa"/>
            <w:vAlign w:val="center"/>
          </w:tcPr>
          <w:p w14:paraId="4E5E3879" w14:textId="65615937" w:rsidR="00F366FC" w:rsidRPr="00550B04" w:rsidDel="00605D44" w:rsidRDefault="00F366FC" w:rsidP="004071A6">
            <w:pPr>
              <w:ind w:firstLine="0"/>
              <w:jc w:val="center"/>
              <w:rPr>
                <w:ins w:id="730" w:author="SYED AMIR HILMY BIN SYED HALIM" w:date="2019-11-24T17:10:00Z"/>
                <w:del w:id="731" w:author="FIORENTINA RICHELLE ASUN" w:date="2019-11-26T16:56:00Z"/>
                <w:rFonts w:ascii="Times New Roman" w:hAnsi="Times New Roman" w:cs="Times New Roman"/>
              </w:rPr>
            </w:pPr>
            <w:ins w:id="732" w:author="SYED AMIR HILMY BIN SYED HALIM" w:date="2019-11-24T17:10:00Z">
              <w:del w:id="733" w:author="FIORENTINA RICHELLE ASUN" w:date="2019-11-26T16:56:00Z">
                <w:r w:rsidRPr="00550B04" w:rsidDel="00605D44">
                  <w:rPr>
                    <w:rFonts w:ascii="Times New Roman" w:hAnsi="Times New Roman" w:cs="Times New Roman"/>
                  </w:rPr>
                  <w:delText>-</w:delText>
                </w:r>
              </w:del>
            </w:ins>
          </w:p>
        </w:tc>
        <w:tc>
          <w:tcPr>
            <w:tcW w:w="1562" w:type="dxa"/>
            <w:vAlign w:val="center"/>
          </w:tcPr>
          <w:p w14:paraId="0FA95F43" w14:textId="76125B8A" w:rsidR="00F366FC" w:rsidRPr="00550B04" w:rsidDel="00605D44" w:rsidRDefault="00F366FC" w:rsidP="004071A6">
            <w:pPr>
              <w:ind w:firstLine="0"/>
              <w:jc w:val="center"/>
              <w:rPr>
                <w:ins w:id="734" w:author="SYED AMIR HILMY BIN SYED HALIM" w:date="2019-11-24T17:10:00Z"/>
                <w:del w:id="735" w:author="FIORENTINA RICHELLE ASUN" w:date="2019-11-26T16:56:00Z"/>
                <w:rFonts w:ascii="Times New Roman" w:hAnsi="Times New Roman" w:cs="Times New Roman"/>
              </w:rPr>
            </w:pPr>
            <w:ins w:id="736" w:author="SYED AMIR HILMY BIN SYED HALIM" w:date="2019-11-24T17:10:00Z">
              <w:del w:id="737" w:author="FIORENTINA RICHELLE ASUN" w:date="2019-11-26T16:56:00Z">
                <w:r w:rsidRPr="00550B04" w:rsidDel="00605D44">
                  <w:rPr>
                    <w:rFonts w:ascii="Times New Roman" w:hAnsi="Times New Roman" w:cs="Times New Roman"/>
                  </w:rPr>
                  <w:delText>-</w:delText>
                </w:r>
              </w:del>
            </w:ins>
          </w:p>
        </w:tc>
      </w:tr>
      <w:tr w:rsidR="00F366FC" w:rsidRPr="00550B04" w:rsidDel="00605D44" w14:paraId="5F52E8FB" w14:textId="1008E5AF" w:rsidTr="004071A6">
        <w:trPr>
          <w:trHeight w:val="589"/>
          <w:ins w:id="738" w:author="SYED AMIR HILMY BIN SYED HALIM" w:date="2019-11-24T17:10:00Z"/>
          <w:del w:id="739" w:author="FIORENTINA RICHELLE ASUN" w:date="2019-11-26T16:56:00Z"/>
        </w:trPr>
        <w:tc>
          <w:tcPr>
            <w:tcW w:w="1231" w:type="dxa"/>
            <w:vAlign w:val="center"/>
          </w:tcPr>
          <w:p w14:paraId="0DEE3D52" w14:textId="20F4750C" w:rsidR="00F366FC" w:rsidRPr="00550B04" w:rsidDel="00605D44" w:rsidRDefault="00F366FC" w:rsidP="004071A6">
            <w:pPr>
              <w:ind w:firstLine="0"/>
              <w:jc w:val="center"/>
              <w:rPr>
                <w:ins w:id="740" w:author="SYED AMIR HILMY BIN SYED HALIM" w:date="2019-11-24T17:10:00Z"/>
                <w:del w:id="741" w:author="FIORENTINA RICHELLE ASUN" w:date="2019-11-26T16:56:00Z"/>
                <w:rFonts w:ascii="Times New Roman" w:hAnsi="Times New Roman" w:cs="Times New Roman"/>
              </w:rPr>
            </w:pPr>
            <w:ins w:id="742" w:author="SYED AMIR HILMY BIN SYED HALIM" w:date="2019-11-24T17:10:00Z">
              <w:del w:id="743" w:author="FIORENTINA RICHELLE ASUN" w:date="2019-11-26T16:56:00Z">
                <w:r w:rsidDel="00605D44">
                  <w:rPr>
                    <w:rFonts w:ascii="Times New Roman" w:hAnsi="Times New Roman" w:cs="Times New Roman"/>
                  </w:rPr>
                  <w:delText>10</w:delText>
                </w:r>
              </w:del>
            </w:ins>
          </w:p>
        </w:tc>
        <w:tc>
          <w:tcPr>
            <w:tcW w:w="2339" w:type="dxa"/>
            <w:vAlign w:val="center"/>
          </w:tcPr>
          <w:p w14:paraId="07B32DC3" w14:textId="3DACCB9E" w:rsidR="00F366FC" w:rsidRPr="00550B04" w:rsidDel="00605D44" w:rsidRDefault="00F366FC" w:rsidP="004071A6">
            <w:pPr>
              <w:ind w:firstLine="0"/>
              <w:jc w:val="left"/>
              <w:rPr>
                <w:ins w:id="744" w:author="SYED AMIR HILMY BIN SYED HALIM" w:date="2019-11-24T17:10:00Z"/>
                <w:del w:id="745" w:author="FIORENTINA RICHELLE ASUN" w:date="2019-11-26T16:56:00Z"/>
                <w:rFonts w:ascii="Times New Roman" w:hAnsi="Times New Roman" w:cs="Times New Roman"/>
              </w:rPr>
            </w:pPr>
            <w:ins w:id="746" w:author="SYED AMIR HILMY BIN SYED HALIM" w:date="2019-11-24T17:10:00Z">
              <w:del w:id="747" w:author="FIORENTINA RICHELLE ASUN" w:date="2019-11-26T16:56:00Z">
                <w:r w:rsidDel="00605D44">
                  <w:rPr>
                    <w:rFonts w:ascii="Times New Roman" w:hAnsi="Times New Roman" w:cs="Times New Roman"/>
                  </w:rPr>
                  <w:delText>Reading Glasses</w:delText>
                </w:r>
              </w:del>
            </w:ins>
          </w:p>
        </w:tc>
        <w:tc>
          <w:tcPr>
            <w:tcW w:w="1857" w:type="dxa"/>
            <w:vAlign w:val="center"/>
          </w:tcPr>
          <w:p w14:paraId="7FEF4370" w14:textId="58371516" w:rsidR="00F366FC" w:rsidRPr="00550B04" w:rsidDel="00605D44" w:rsidRDefault="00F366FC" w:rsidP="004071A6">
            <w:pPr>
              <w:ind w:firstLine="0"/>
              <w:jc w:val="center"/>
              <w:rPr>
                <w:ins w:id="748" w:author="SYED AMIR HILMY BIN SYED HALIM" w:date="2019-11-24T17:10:00Z"/>
                <w:del w:id="749" w:author="FIORENTINA RICHELLE ASUN" w:date="2019-11-26T16:56:00Z"/>
                <w:rFonts w:ascii="Times New Roman" w:hAnsi="Times New Roman" w:cs="Times New Roman"/>
              </w:rPr>
            </w:pPr>
            <w:ins w:id="750" w:author="SYED AMIR HILMY BIN SYED HALIM" w:date="2019-11-24T17:10:00Z">
              <w:del w:id="751" w:author="FIORENTINA RICHELLE ASUN" w:date="2019-11-26T16:56:00Z">
                <w:r w:rsidDel="00605D44">
                  <w:rPr>
                    <w:rFonts w:ascii="Times New Roman" w:hAnsi="Times New Roman" w:cs="Times New Roman"/>
                  </w:rPr>
                  <w:delText>1</w:delText>
                </w:r>
              </w:del>
            </w:ins>
          </w:p>
        </w:tc>
        <w:tc>
          <w:tcPr>
            <w:tcW w:w="1555" w:type="dxa"/>
            <w:vAlign w:val="center"/>
          </w:tcPr>
          <w:p w14:paraId="18FB2955" w14:textId="728CF9E7" w:rsidR="00F366FC" w:rsidRPr="00550B04" w:rsidDel="00605D44" w:rsidRDefault="00F366FC" w:rsidP="004071A6">
            <w:pPr>
              <w:ind w:firstLine="0"/>
              <w:jc w:val="center"/>
              <w:rPr>
                <w:ins w:id="752" w:author="SYED AMIR HILMY BIN SYED HALIM" w:date="2019-11-24T17:10:00Z"/>
                <w:del w:id="753" w:author="FIORENTINA RICHELLE ASUN" w:date="2019-11-26T16:56:00Z"/>
                <w:rFonts w:ascii="Times New Roman" w:hAnsi="Times New Roman" w:cs="Times New Roman"/>
              </w:rPr>
            </w:pPr>
            <w:ins w:id="754" w:author="SYED AMIR HILMY BIN SYED HALIM" w:date="2019-11-24T17:10:00Z">
              <w:del w:id="755" w:author="FIORENTINA RICHELLE ASUN" w:date="2019-11-26T16:56:00Z">
                <w:r w:rsidDel="00605D44">
                  <w:rPr>
                    <w:rFonts w:ascii="Times New Roman" w:hAnsi="Times New Roman" w:cs="Times New Roman"/>
                  </w:rPr>
                  <w:delText>2.30</w:delText>
                </w:r>
              </w:del>
            </w:ins>
          </w:p>
        </w:tc>
        <w:tc>
          <w:tcPr>
            <w:tcW w:w="1562" w:type="dxa"/>
            <w:vAlign w:val="center"/>
          </w:tcPr>
          <w:p w14:paraId="766D6F47" w14:textId="594D92E3" w:rsidR="00F366FC" w:rsidRPr="00550B04" w:rsidDel="00605D44" w:rsidRDefault="00F366FC" w:rsidP="004071A6">
            <w:pPr>
              <w:ind w:firstLine="0"/>
              <w:jc w:val="center"/>
              <w:rPr>
                <w:ins w:id="756" w:author="SYED AMIR HILMY BIN SYED HALIM" w:date="2019-11-24T17:10:00Z"/>
                <w:del w:id="757" w:author="FIORENTINA RICHELLE ASUN" w:date="2019-11-26T16:56:00Z"/>
                <w:rFonts w:ascii="Times New Roman" w:hAnsi="Times New Roman" w:cs="Times New Roman"/>
              </w:rPr>
            </w:pPr>
            <w:ins w:id="758" w:author="SYED AMIR HILMY BIN SYED HALIM" w:date="2019-11-24T17:10:00Z">
              <w:del w:id="759" w:author="FIORENTINA RICHELLE ASUN" w:date="2019-11-26T16:56:00Z">
                <w:r w:rsidDel="00605D44">
                  <w:rPr>
                    <w:rFonts w:ascii="Times New Roman" w:hAnsi="Times New Roman" w:cs="Times New Roman"/>
                  </w:rPr>
                  <w:delText>2.30</w:delText>
                </w:r>
              </w:del>
            </w:ins>
          </w:p>
        </w:tc>
      </w:tr>
      <w:tr w:rsidR="00F366FC" w:rsidRPr="00550B04" w:rsidDel="00605D44" w14:paraId="01EEFA45" w14:textId="56BAC2CC" w:rsidTr="004071A6">
        <w:trPr>
          <w:trHeight w:val="589"/>
          <w:ins w:id="760" w:author="SYED AMIR HILMY BIN SYED HALIM" w:date="2019-11-24T17:10:00Z"/>
          <w:del w:id="761" w:author="FIORENTINA RICHELLE ASUN" w:date="2019-11-26T16:56:00Z"/>
        </w:trPr>
        <w:tc>
          <w:tcPr>
            <w:tcW w:w="1231" w:type="dxa"/>
            <w:vAlign w:val="center"/>
          </w:tcPr>
          <w:p w14:paraId="0AC0DE7F" w14:textId="44E60DF1" w:rsidR="00F366FC" w:rsidDel="00605D44" w:rsidRDefault="00F366FC" w:rsidP="004071A6">
            <w:pPr>
              <w:ind w:firstLine="0"/>
              <w:jc w:val="center"/>
              <w:rPr>
                <w:ins w:id="762" w:author="SYED AMIR HILMY BIN SYED HALIM" w:date="2019-11-24T17:10:00Z"/>
                <w:del w:id="763" w:author="FIORENTINA RICHELLE ASUN" w:date="2019-11-26T16:56:00Z"/>
                <w:rFonts w:ascii="Times New Roman" w:hAnsi="Times New Roman" w:cs="Times New Roman"/>
              </w:rPr>
            </w:pPr>
            <w:ins w:id="764" w:author="SYED AMIR HILMY BIN SYED HALIM" w:date="2019-11-24T17:10:00Z">
              <w:del w:id="765" w:author="FIORENTINA RICHELLE ASUN" w:date="2019-11-26T16:56:00Z">
                <w:r w:rsidDel="00605D44">
                  <w:rPr>
                    <w:rFonts w:ascii="Times New Roman" w:hAnsi="Times New Roman" w:cs="Times New Roman"/>
                  </w:rPr>
                  <w:delText>11</w:delText>
                </w:r>
              </w:del>
            </w:ins>
          </w:p>
        </w:tc>
        <w:tc>
          <w:tcPr>
            <w:tcW w:w="2339" w:type="dxa"/>
            <w:vAlign w:val="center"/>
          </w:tcPr>
          <w:p w14:paraId="24246489" w14:textId="65D3E676" w:rsidR="00F366FC" w:rsidDel="00605D44" w:rsidRDefault="00F366FC" w:rsidP="004071A6">
            <w:pPr>
              <w:ind w:firstLine="0"/>
              <w:jc w:val="left"/>
              <w:rPr>
                <w:ins w:id="766" w:author="SYED AMIR HILMY BIN SYED HALIM" w:date="2019-11-24T17:10:00Z"/>
                <w:del w:id="767" w:author="FIORENTINA RICHELLE ASUN" w:date="2019-11-26T16:56:00Z"/>
                <w:rFonts w:ascii="Times New Roman" w:hAnsi="Times New Roman" w:cs="Times New Roman"/>
              </w:rPr>
            </w:pPr>
            <w:ins w:id="768" w:author="SYED AMIR HILMY BIN SYED HALIM" w:date="2019-11-24T17:10:00Z">
              <w:del w:id="769" w:author="FIORENTINA RICHELLE ASUN" w:date="2019-11-26T16:56:00Z">
                <w:r w:rsidDel="00605D44">
                  <w:rPr>
                    <w:rFonts w:ascii="Times New Roman" w:hAnsi="Times New Roman" w:cs="Times New Roman"/>
                  </w:rPr>
                  <w:delText>SD Card 16gb</w:delText>
                </w:r>
              </w:del>
            </w:ins>
          </w:p>
        </w:tc>
        <w:tc>
          <w:tcPr>
            <w:tcW w:w="1857" w:type="dxa"/>
            <w:vAlign w:val="center"/>
          </w:tcPr>
          <w:p w14:paraId="2331B0AA" w14:textId="7E20D274" w:rsidR="00F366FC" w:rsidDel="00605D44" w:rsidRDefault="00F366FC" w:rsidP="004071A6">
            <w:pPr>
              <w:ind w:firstLine="0"/>
              <w:jc w:val="center"/>
              <w:rPr>
                <w:ins w:id="770" w:author="SYED AMIR HILMY BIN SYED HALIM" w:date="2019-11-24T17:10:00Z"/>
                <w:del w:id="771" w:author="FIORENTINA RICHELLE ASUN" w:date="2019-11-26T16:56:00Z"/>
                <w:rFonts w:ascii="Times New Roman" w:hAnsi="Times New Roman" w:cs="Times New Roman"/>
              </w:rPr>
            </w:pPr>
            <w:ins w:id="772" w:author="SYED AMIR HILMY BIN SYED HALIM" w:date="2019-11-24T17:10:00Z">
              <w:del w:id="773" w:author="FIORENTINA RICHELLE ASUN" w:date="2019-11-26T16:56:00Z">
                <w:r w:rsidDel="00605D44">
                  <w:rPr>
                    <w:rFonts w:ascii="Times New Roman" w:hAnsi="Times New Roman" w:cs="Times New Roman"/>
                  </w:rPr>
                  <w:delText>1</w:delText>
                </w:r>
              </w:del>
            </w:ins>
          </w:p>
        </w:tc>
        <w:tc>
          <w:tcPr>
            <w:tcW w:w="1555" w:type="dxa"/>
            <w:vAlign w:val="center"/>
          </w:tcPr>
          <w:p w14:paraId="44533BE1" w14:textId="681142A1" w:rsidR="00F366FC" w:rsidDel="00605D44" w:rsidRDefault="00F366FC" w:rsidP="004071A6">
            <w:pPr>
              <w:ind w:firstLine="0"/>
              <w:jc w:val="center"/>
              <w:rPr>
                <w:ins w:id="774" w:author="SYED AMIR HILMY BIN SYED HALIM" w:date="2019-11-24T17:10:00Z"/>
                <w:del w:id="775" w:author="FIORENTINA RICHELLE ASUN" w:date="2019-11-26T16:56:00Z"/>
                <w:rFonts w:ascii="Times New Roman" w:hAnsi="Times New Roman" w:cs="Times New Roman"/>
              </w:rPr>
            </w:pPr>
            <w:ins w:id="776" w:author="SYED AMIR HILMY BIN SYED HALIM" w:date="2019-11-24T17:10:00Z">
              <w:del w:id="777" w:author="FIORENTINA RICHELLE ASUN" w:date="2019-11-26T16:56:00Z">
                <w:r w:rsidDel="00605D44">
                  <w:rPr>
                    <w:rFonts w:ascii="Times New Roman" w:hAnsi="Times New Roman" w:cs="Times New Roman"/>
                  </w:rPr>
                  <w:delText>36.00</w:delText>
                </w:r>
              </w:del>
            </w:ins>
          </w:p>
        </w:tc>
        <w:tc>
          <w:tcPr>
            <w:tcW w:w="1562" w:type="dxa"/>
            <w:vAlign w:val="center"/>
          </w:tcPr>
          <w:p w14:paraId="482D0393" w14:textId="275DDB82" w:rsidR="00F366FC" w:rsidDel="00605D44" w:rsidRDefault="00F366FC" w:rsidP="004071A6">
            <w:pPr>
              <w:ind w:firstLine="0"/>
              <w:jc w:val="center"/>
              <w:rPr>
                <w:ins w:id="778" w:author="SYED AMIR HILMY BIN SYED HALIM" w:date="2019-11-24T17:10:00Z"/>
                <w:del w:id="779" w:author="FIORENTINA RICHELLE ASUN" w:date="2019-11-26T16:56:00Z"/>
                <w:rFonts w:ascii="Times New Roman" w:hAnsi="Times New Roman" w:cs="Times New Roman"/>
              </w:rPr>
            </w:pPr>
            <w:ins w:id="780" w:author="SYED AMIR HILMY BIN SYED HALIM" w:date="2019-11-24T17:10:00Z">
              <w:del w:id="781" w:author="FIORENTINA RICHELLE ASUN" w:date="2019-11-26T16:56:00Z">
                <w:r w:rsidDel="00605D44">
                  <w:rPr>
                    <w:rFonts w:ascii="Times New Roman" w:hAnsi="Times New Roman" w:cs="Times New Roman"/>
                  </w:rPr>
                  <w:delText>36.00</w:delText>
                </w:r>
              </w:del>
            </w:ins>
          </w:p>
        </w:tc>
      </w:tr>
      <w:tr w:rsidR="00F366FC" w:rsidRPr="00550B04" w:rsidDel="00605D44" w14:paraId="6DEF1149" w14:textId="2B0F8A49" w:rsidTr="004071A6">
        <w:trPr>
          <w:trHeight w:val="589"/>
          <w:ins w:id="782" w:author="SYED AMIR HILMY BIN SYED HALIM" w:date="2019-11-24T17:10:00Z"/>
          <w:del w:id="783" w:author="FIORENTINA RICHELLE ASUN" w:date="2019-11-26T16:56:00Z"/>
        </w:trPr>
        <w:tc>
          <w:tcPr>
            <w:tcW w:w="6982" w:type="dxa"/>
            <w:gridSpan w:val="4"/>
            <w:vAlign w:val="center"/>
          </w:tcPr>
          <w:p w14:paraId="4803D0B4" w14:textId="248183C5" w:rsidR="00F366FC" w:rsidRPr="00550B04" w:rsidDel="00605D44" w:rsidRDefault="00F366FC" w:rsidP="004071A6">
            <w:pPr>
              <w:ind w:firstLine="0"/>
              <w:jc w:val="center"/>
              <w:rPr>
                <w:ins w:id="784" w:author="SYED AMIR HILMY BIN SYED HALIM" w:date="2019-11-24T17:10:00Z"/>
                <w:del w:id="785" w:author="FIORENTINA RICHELLE ASUN" w:date="2019-11-26T16:56:00Z"/>
                <w:rFonts w:ascii="Times New Roman" w:hAnsi="Times New Roman" w:cs="Times New Roman"/>
                <w:b/>
              </w:rPr>
            </w:pPr>
            <w:ins w:id="786" w:author="SYED AMIR HILMY BIN SYED HALIM" w:date="2019-11-24T17:10:00Z">
              <w:del w:id="787" w:author="FIORENTINA RICHELLE ASUN" w:date="2019-11-26T16:56:00Z">
                <w:r w:rsidRPr="00550B04" w:rsidDel="00605D44">
                  <w:rPr>
                    <w:rFonts w:ascii="Times New Roman" w:hAnsi="Times New Roman" w:cs="Times New Roman"/>
                    <w:b/>
                  </w:rPr>
                  <w:delText>TOTAL</w:delText>
                </w:r>
              </w:del>
            </w:ins>
          </w:p>
        </w:tc>
        <w:tc>
          <w:tcPr>
            <w:tcW w:w="1562" w:type="dxa"/>
            <w:vAlign w:val="center"/>
          </w:tcPr>
          <w:p w14:paraId="556A669A" w14:textId="4455CFBE" w:rsidR="00F366FC" w:rsidRPr="00550B04" w:rsidDel="00605D44" w:rsidRDefault="00F366FC" w:rsidP="004071A6">
            <w:pPr>
              <w:ind w:firstLine="0"/>
              <w:jc w:val="center"/>
              <w:rPr>
                <w:ins w:id="788" w:author="SYED AMIR HILMY BIN SYED HALIM" w:date="2019-11-24T17:10:00Z"/>
                <w:del w:id="789" w:author="FIORENTINA RICHELLE ASUN" w:date="2019-11-26T16:56:00Z"/>
                <w:rFonts w:ascii="Times New Roman" w:hAnsi="Times New Roman" w:cs="Times New Roman"/>
              </w:rPr>
            </w:pPr>
            <w:ins w:id="790" w:author="SYED AMIR HILMY BIN SYED HALIM" w:date="2019-11-24T17:10:00Z">
              <w:del w:id="791" w:author="FIORENTINA RICHELLE ASUN" w:date="2019-11-26T16:56:00Z">
                <w:r w:rsidDel="00605D44">
                  <w:rPr>
                    <w:rFonts w:ascii="Times New Roman" w:hAnsi="Times New Roman" w:cs="Times New Roman"/>
                  </w:rPr>
                  <w:delText>178.50</w:delText>
                </w:r>
              </w:del>
            </w:ins>
          </w:p>
        </w:tc>
      </w:tr>
    </w:tbl>
    <w:p w14:paraId="6DFBF275" w14:textId="77777777" w:rsidR="000A6E83" w:rsidDel="00605D44" w:rsidRDefault="000A6E83" w:rsidP="00F366FC">
      <w:pPr>
        <w:ind w:firstLine="0"/>
        <w:jc w:val="center"/>
        <w:rPr>
          <w:ins w:id="792" w:author="SYED AMIR HILMY BIN SYED HALIM" w:date="2019-11-24T17:11:00Z"/>
          <w:del w:id="793" w:author="FIORENTINA RICHELLE ASUN" w:date="2019-11-26T16:56:00Z"/>
          <w:rFonts w:ascii="Times New Roman" w:hAnsi="Times New Roman" w:cs="Times New Roman"/>
          <w:bCs/>
          <w:i/>
        </w:rPr>
      </w:pPr>
    </w:p>
    <w:p w14:paraId="6799DF1F" w14:textId="5BF7EE6C" w:rsidR="000A6E83" w:rsidDel="00605D44" w:rsidRDefault="000A6E83">
      <w:pPr>
        <w:ind w:firstLine="0"/>
        <w:rPr>
          <w:ins w:id="794" w:author="SYED AMIR HILMY BIN SYED HALIM" w:date="2019-11-24T17:11:00Z"/>
          <w:del w:id="795" w:author="FIORENTINA RICHELLE ASUN" w:date="2019-11-26T16:56:00Z"/>
          <w:rFonts w:ascii="Times New Roman" w:hAnsi="Times New Roman" w:cs="Times New Roman"/>
          <w:bCs/>
          <w:i/>
        </w:rPr>
        <w:pPrChange w:id="796" w:author="FIORENTINA RICHELLE ASUN" w:date="2019-11-26T16:56:00Z">
          <w:pPr>
            <w:ind w:firstLine="0"/>
            <w:jc w:val="center"/>
          </w:pPr>
        </w:pPrChange>
      </w:pPr>
    </w:p>
    <w:p w14:paraId="5CC16538" w14:textId="51827DF3" w:rsidR="000A6E83" w:rsidDel="00605D44" w:rsidRDefault="000A6E83">
      <w:pPr>
        <w:ind w:firstLine="0"/>
        <w:rPr>
          <w:ins w:id="797" w:author="SYED AMIR HILMY BIN SYED HALIM" w:date="2019-11-24T17:11:00Z"/>
          <w:del w:id="798" w:author="FIORENTINA RICHELLE ASUN" w:date="2019-11-26T16:56:00Z"/>
          <w:rFonts w:ascii="Times New Roman" w:hAnsi="Times New Roman" w:cs="Times New Roman"/>
          <w:bCs/>
          <w:i/>
        </w:rPr>
        <w:pPrChange w:id="799" w:author="FIORENTINA RICHELLE ASUN" w:date="2019-11-26T16:56:00Z">
          <w:pPr>
            <w:ind w:firstLine="0"/>
            <w:jc w:val="center"/>
          </w:pPr>
        </w:pPrChange>
      </w:pPr>
    </w:p>
    <w:p w14:paraId="1003E8C4" w14:textId="67554F1F" w:rsidR="000A6E83" w:rsidRDefault="000A6E83">
      <w:pPr>
        <w:ind w:firstLine="0"/>
        <w:rPr>
          <w:ins w:id="800" w:author="FIORENTINA RICHELLE ASUN" w:date="2019-11-26T16:56:00Z"/>
          <w:rFonts w:ascii="Times New Roman" w:hAnsi="Times New Roman" w:cs="Times New Roman"/>
          <w:bCs/>
          <w:i/>
        </w:rPr>
        <w:pPrChange w:id="801" w:author="FIORENTINA RICHELLE ASUN" w:date="2019-11-26T16:56:00Z">
          <w:pPr>
            <w:ind w:firstLine="0"/>
            <w:jc w:val="center"/>
          </w:pPr>
        </w:pPrChange>
      </w:pPr>
    </w:p>
    <w:p w14:paraId="4DD6294D" w14:textId="77777777" w:rsidR="00B35E12" w:rsidRDefault="00B35E12">
      <w:pPr>
        <w:spacing w:after="160" w:line="259" w:lineRule="auto"/>
        <w:ind w:firstLine="0"/>
        <w:jc w:val="left"/>
        <w:rPr>
          <w:ins w:id="802" w:author="FIORENTINA RICHELLE ASUN" w:date="2019-11-26T16:58:00Z"/>
          <w:rFonts w:ascii="Times New Roman" w:hAnsi="Times New Roman" w:cs="Times New Roman"/>
          <w:bCs/>
          <w:i/>
        </w:rPr>
      </w:pPr>
      <w:ins w:id="803" w:author="FIORENTINA RICHELLE ASUN" w:date="2019-11-26T16:58:00Z">
        <w:r>
          <w:rPr>
            <w:rFonts w:ascii="Times New Roman" w:hAnsi="Times New Roman" w:cs="Times New Roman"/>
            <w:bCs/>
            <w:i/>
          </w:rPr>
          <w:br w:type="page"/>
        </w:r>
      </w:ins>
    </w:p>
    <w:p w14:paraId="55B95F0D" w14:textId="74AFA739" w:rsidR="00605D44" w:rsidRPr="00AA513D" w:rsidRDefault="00605D44" w:rsidP="00605D44">
      <w:pPr>
        <w:ind w:firstLine="0"/>
        <w:jc w:val="center"/>
        <w:rPr>
          <w:ins w:id="804" w:author="FIORENTINA RICHELLE ASUN" w:date="2019-11-26T16:56:00Z"/>
          <w:rFonts w:ascii="Times New Roman" w:hAnsi="Times New Roman" w:cs="Times New Roman"/>
          <w:bCs/>
          <w:i/>
        </w:rPr>
      </w:pPr>
      <w:ins w:id="805" w:author="FIORENTINA RICHELLE ASUN" w:date="2019-11-26T16:56:00Z">
        <w:r w:rsidRPr="00AA513D">
          <w:rPr>
            <w:rFonts w:ascii="Times New Roman" w:hAnsi="Times New Roman" w:cs="Times New Roman"/>
            <w:bCs/>
            <w:i/>
          </w:rPr>
          <w:lastRenderedPageBreak/>
          <w:t xml:space="preserve">Table </w:t>
        </w:r>
        <w:r>
          <w:rPr>
            <w:rFonts w:ascii="Times New Roman" w:hAnsi="Times New Roman" w:cs="Times New Roman"/>
            <w:bCs/>
            <w:i/>
          </w:rPr>
          <w:t>3</w:t>
        </w:r>
        <w:r w:rsidRPr="00AA513D">
          <w:rPr>
            <w:rFonts w:ascii="Times New Roman" w:hAnsi="Times New Roman" w:cs="Times New Roman"/>
            <w:bCs/>
            <w:i/>
          </w:rPr>
          <w:t>.</w:t>
        </w:r>
      </w:ins>
      <w:ins w:id="806" w:author="FIORENTINA RICHELLE ASUN" w:date="2019-11-26T17:10:00Z">
        <w:r w:rsidR="004C371D">
          <w:rPr>
            <w:rFonts w:ascii="Times New Roman" w:hAnsi="Times New Roman" w:cs="Times New Roman"/>
            <w:bCs/>
            <w:i/>
          </w:rPr>
          <w:t>4</w:t>
        </w:r>
      </w:ins>
      <w:ins w:id="807" w:author="FIORENTINA RICHELLE ASUN" w:date="2019-11-26T16:56:00Z">
        <w:r>
          <w:rPr>
            <w:rFonts w:ascii="Times New Roman" w:hAnsi="Times New Roman" w:cs="Times New Roman"/>
            <w:bCs/>
            <w:i/>
          </w:rPr>
          <w:t>.1</w:t>
        </w:r>
        <w:r w:rsidRPr="00AA513D">
          <w:rPr>
            <w:rFonts w:ascii="Times New Roman" w:hAnsi="Times New Roman" w:cs="Times New Roman"/>
            <w:bCs/>
            <w:i/>
          </w:rPr>
          <w:t xml:space="preserve"> cost for each material used</w:t>
        </w:r>
      </w:ins>
    </w:p>
    <w:tbl>
      <w:tblPr>
        <w:tblStyle w:val="TableGrid"/>
        <w:tblW w:w="0" w:type="auto"/>
        <w:jc w:val="right"/>
        <w:tblLook w:val="04A0" w:firstRow="1" w:lastRow="0" w:firstColumn="1" w:lastColumn="0" w:noHBand="0" w:noVBand="1"/>
        <w:tblPrChange w:id="808" w:author="FIORENTINA RICHELLE ASUN" w:date="2019-11-26T17:01:00Z">
          <w:tblPr>
            <w:tblStyle w:val="TableGrid"/>
            <w:tblpPr w:leftFromText="180" w:rightFromText="180" w:vertAnchor="page" w:horzAnchor="margin" w:tblpXSpec="right" w:tblpY="5251"/>
            <w:tblW w:w="0" w:type="auto"/>
            <w:tblLook w:val="04A0" w:firstRow="1" w:lastRow="0" w:firstColumn="1" w:lastColumn="0" w:noHBand="0" w:noVBand="1"/>
          </w:tblPr>
        </w:tblPrChange>
      </w:tblPr>
      <w:tblGrid>
        <w:gridCol w:w="1237"/>
        <w:gridCol w:w="2350"/>
        <w:gridCol w:w="1866"/>
        <w:gridCol w:w="1563"/>
        <w:gridCol w:w="1569"/>
        <w:tblGridChange w:id="809">
          <w:tblGrid>
            <w:gridCol w:w="1231"/>
            <w:gridCol w:w="2339"/>
            <w:gridCol w:w="1857"/>
            <w:gridCol w:w="1555"/>
            <w:gridCol w:w="1562"/>
          </w:tblGrid>
        </w:tblGridChange>
      </w:tblGrid>
      <w:tr w:rsidR="00A43C2D" w:rsidRPr="00550B04" w14:paraId="693F152E" w14:textId="77777777" w:rsidTr="00DF7CB4">
        <w:trPr>
          <w:trHeight w:val="576"/>
          <w:jc w:val="right"/>
          <w:ins w:id="810" w:author="FIORENTINA RICHELLE ASUN" w:date="2019-11-26T16:58:00Z"/>
          <w:trPrChange w:id="811" w:author="FIORENTINA RICHELLE ASUN" w:date="2019-11-26T17:01:00Z">
            <w:trPr>
              <w:trHeight w:val="1180"/>
            </w:trPr>
          </w:trPrChange>
        </w:trPr>
        <w:tc>
          <w:tcPr>
            <w:tcW w:w="1237" w:type="dxa"/>
            <w:vAlign w:val="center"/>
            <w:tcPrChange w:id="812" w:author="FIORENTINA RICHELLE ASUN" w:date="2019-11-26T17:01:00Z">
              <w:tcPr>
                <w:tcW w:w="1231" w:type="dxa"/>
                <w:vAlign w:val="center"/>
              </w:tcPr>
            </w:tcPrChange>
          </w:tcPr>
          <w:p w14:paraId="6B609ADA" w14:textId="77777777" w:rsidR="00A43C2D" w:rsidRPr="00550B04" w:rsidRDefault="00A43C2D" w:rsidP="00B35E12">
            <w:pPr>
              <w:ind w:firstLine="0"/>
              <w:jc w:val="center"/>
              <w:rPr>
                <w:ins w:id="813" w:author="FIORENTINA RICHELLE ASUN" w:date="2019-11-26T16:58:00Z"/>
                <w:rFonts w:ascii="Times New Roman" w:hAnsi="Times New Roman" w:cs="Times New Roman"/>
                <w:b/>
              </w:rPr>
            </w:pPr>
            <w:ins w:id="814" w:author="FIORENTINA RICHELLE ASUN" w:date="2019-11-26T16:58:00Z">
              <w:r w:rsidRPr="00550B04">
                <w:rPr>
                  <w:rFonts w:ascii="Times New Roman" w:hAnsi="Times New Roman" w:cs="Times New Roman"/>
                  <w:b/>
                </w:rPr>
                <w:t>No</w:t>
              </w:r>
            </w:ins>
          </w:p>
        </w:tc>
        <w:tc>
          <w:tcPr>
            <w:tcW w:w="2350" w:type="dxa"/>
            <w:vAlign w:val="center"/>
            <w:tcPrChange w:id="815" w:author="FIORENTINA RICHELLE ASUN" w:date="2019-11-26T17:01:00Z">
              <w:tcPr>
                <w:tcW w:w="2339" w:type="dxa"/>
                <w:vAlign w:val="center"/>
              </w:tcPr>
            </w:tcPrChange>
          </w:tcPr>
          <w:p w14:paraId="74219F0B" w14:textId="77777777" w:rsidR="00A43C2D" w:rsidRPr="00550B04" w:rsidRDefault="00A43C2D" w:rsidP="00B35E12">
            <w:pPr>
              <w:ind w:firstLine="0"/>
              <w:jc w:val="center"/>
              <w:rPr>
                <w:ins w:id="816" w:author="FIORENTINA RICHELLE ASUN" w:date="2019-11-26T16:58:00Z"/>
                <w:rFonts w:ascii="Times New Roman" w:hAnsi="Times New Roman" w:cs="Times New Roman"/>
                <w:b/>
              </w:rPr>
            </w:pPr>
            <w:ins w:id="817" w:author="FIORENTINA RICHELLE ASUN" w:date="2019-11-26T16:58:00Z">
              <w:r w:rsidRPr="00550B04">
                <w:rPr>
                  <w:rFonts w:ascii="Times New Roman" w:hAnsi="Times New Roman" w:cs="Times New Roman"/>
                  <w:b/>
                </w:rPr>
                <w:t>Item</w:t>
              </w:r>
            </w:ins>
          </w:p>
        </w:tc>
        <w:tc>
          <w:tcPr>
            <w:tcW w:w="1866" w:type="dxa"/>
            <w:vAlign w:val="center"/>
            <w:tcPrChange w:id="818" w:author="FIORENTINA RICHELLE ASUN" w:date="2019-11-26T17:01:00Z">
              <w:tcPr>
                <w:tcW w:w="1857" w:type="dxa"/>
                <w:vAlign w:val="center"/>
              </w:tcPr>
            </w:tcPrChange>
          </w:tcPr>
          <w:p w14:paraId="48DF60F5" w14:textId="77777777" w:rsidR="00A43C2D" w:rsidRPr="00550B04" w:rsidRDefault="00A43C2D" w:rsidP="00B35E12">
            <w:pPr>
              <w:ind w:firstLine="0"/>
              <w:jc w:val="center"/>
              <w:rPr>
                <w:ins w:id="819" w:author="FIORENTINA RICHELLE ASUN" w:date="2019-11-26T16:58:00Z"/>
                <w:rFonts w:ascii="Times New Roman" w:hAnsi="Times New Roman" w:cs="Times New Roman"/>
                <w:b/>
              </w:rPr>
            </w:pPr>
            <w:ins w:id="820" w:author="FIORENTINA RICHELLE ASUN" w:date="2019-11-26T16:58:00Z">
              <w:r w:rsidRPr="00550B04">
                <w:rPr>
                  <w:rFonts w:ascii="Times New Roman" w:hAnsi="Times New Roman" w:cs="Times New Roman"/>
                  <w:b/>
                </w:rPr>
                <w:t>Quantity</w:t>
              </w:r>
            </w:ins>
          </w:p>
        </w:tc>
        <w:tc>
          <w:tcPr>
            <w:tcW w:w="1562" w:type="dxa"/>
            <w:vAlign w:val="center"/>
            <w:tcPrChange w:id="821" w:author="FIORENTINA RICHELLE ASUN" w:date="2019-11-26T17:01:00Z">
              <w:tcPr>
                <w:tcW w:w="1555" w:type="dxa"/>
                <w:vAlign w:val="center"/>
              </w:tcPr>
            </w:tcPrChange>
          </w:tcPr>
          <w:p w14:paraId="3C976980" w14:textId="77777777" w:rsidR="00A43C2D" w:rsidRPr="00550B04" w:rsidRDefault="00A43C2D" w:rsidP="00B35E12">
            <w:pPr>
              <w:ind w:firstLine="0"/>
              <w:jc w:val="center"/>
              <w:rPr>
                <w:ins w:id="822" w:author="FIORENTINA RICHELLE ASUN" w:date="2019-11-26T16:58:00Z"/>
                <w:rFonts w:ascii="Times New Roman" w:hAnsi="Times New Roman" w:cs="Times New Roman"/>
                <w:b/>
              </w:rPr>
            </w:pPr>
            <w:ins w:id="823" w:author="FIORENTINA RICHELLE ASUN" w:date="2019-11-26T16:58:00Z">
              <w:r w:rsidRPr="00550B04">
                <w:rPr>
                  <w:rFonts w:ascii="Times New Roman" w:hAnsi="Times New Roman" w:cs="Times New Roman"/>
                  <w:b/>
                </w:rPr>
                <w:t>Cost per Item (RM)</w:t>
              </w:r>
            </w:ins>
          </w:p>
        </w:tc>
        <w:tc>
          <w:tcPr>
            <w:tcW w:w="1569" w:type="dxa"/>
            <w:vAlign w:val="center"/>
            <w:tcPrChange w:id="824" w:author="FIORENTINA RICHELLE ASUN" w:date="2019-11-26T17:01:00Z">
              <w:tcPr>
                <w:tcW w:w="1562" w:type="dxa"/>
                <w:vAlign w:val="center"/>
              </w:tcPr>
            </w:tcPrChange>
          </w:tcPr>
          <w:p w14:paraId="17B72CD1" w14:textId="77777777" w:rsidR="00A43C2D" w:rsidRPr="00550B04" w:rsidRDefault="00A43C2D" w:rsidP="00B35E12">
            <w:pPr>
              <w:ind w:firstLine="0"/>
              <w:jc w:val="center"/>
              <w:rPr>
                <w:ins w:id="825" w:author="FIORENTINA RICHELLE ASUN" w:date="2019-11-26T16:58:00Z"/>
                <w:rFonts w:ascii="Times New Roman" w:hAnsi="Times New Roman" w:cs="Times New Roman"/>
                <w:b/>
              </w:rPr>
            </w:pPr>
            <w:ins w:id="826" w:author="FIORENTINA RICHELLE ASUN" w:date="2019-11-26T16:58:00Z">
              <w:r w:rsidRPr="00550B04">
                <w:rPr>
                  <w:rFonts w:ascii="Times New Roman" w:hAnsi="Times New Roman" w:cs="Times New Roman"/>
                  <w:b/>
                </w:rPr>
                <w:t>Total Cost (RM)</w:t>
              </w:r>
            </w:ins>
          </w:p>
        </w:tc>
      </w:tr>
      <w:tr w:rsidR="00A43C2D" w:rsidRPr="00550B04" w14:paraId="600711B7" w14:textId="77777777" w:rsidTr="00DF7CB4">
        <w:trPr>
          <w:trHeight w:val="576"/>
          <w:jc w:val="right"/>
          <w:ins w:id="827" w:author="FIORENTINA RICHELLE ASUN" w:date="2019-11-26T16:58:00Z"/>
          <w:trPrChange w:id="828" w:author="FIORENTINA RICHELLE ASUN" w:date="2019-11-26T17:01:00Z">
            <w:trPr>
              <w:trHeight w:val="622"/>
            </w:trPr>
          </w:trPrChange>
        </w:trPr>
        <w:tc>
          <w:tcPr>
            <w:tcW w:w="1237" w:type="dxa"/>
            <w:vAlign w:val="center"/>
            <w:tcPrChange w:id="829" w:author="FIORENTINA RICHELLE ASUN" w:date="2019-11-26T17:01:00Z">
              <w:tcPr>
                <w:tcW w:w="1231" w:type="dxa"/>
                <w:vAlign w:val="center"/>
              </w:tcPr>
            </w:tcPrChange>
          </w:tcPr>
          <w:p w14:paraId="341C7BF3" w14:textId="77777777" w:rsidR="00A43C2D" w:rsidRPr="00550B04" w:rsidRDefault="00A43C2D" w:rsidP="00B35E12">
            <w:pPr>
              <w:ind w:firstLine="0"/>
              <w:jc w:val="center"/>
              <w:rPr>
                <w:ins w:id="830" w:author="FIORENTINA RICHELLE ASUN" w:date="2019-11-26T16:58:00Z"/>
                <w:rFonts w:ascii="Times New Roman" w:hAnsi="Times New Roman" w:cs="Times New Roman"/>
              </w:rPr>
            </w:pPr>
            <w:ins w:id="831" w:author="FIORENTINA RICHELLE ASUN" w:date="2019-11-26T16:58:00Z">
              <w:r w:rsidRPr="00550B04">
                <w:rPr>
                  <w:rFonts w:ascii="Times New Roman" w:hAnsi="Times New Roman" w:cs="Times New Roman"/>
                </w:rPr>
                <w:t>1</w:t>
              </w:r>
            </w:ins>
          </w:p>
        </w:tc>
        <w:tc>
          <w:tcPr>
            <w:tcW w:w="2350" w:type="dxa"/>
            <w:vAlign w:val="center"/>
            <w:tcPrChange w:id="832" w:author="FIORENTINA RICHELLE ASUN" w:date="2019-11-26T17:01:00Z">
              <w:tcPr>
                <w:tcW w:w="2339" w:type="dxa"/>
                <w:vAlign w:val="center"/>
              </w:tcPr>
            </w:tcPrChange>
          </w:tcPr>
          <w:p w14:paraId="43CBE4E1" w14:textId="77777777" w:rsidR="00A43C2D" w:rsidRPr="00550B04" w:rsidRDefault="00A43C2D" w:rsidP="00B35E12">
            <w:pPr>
              <w:ind w:firstLine="0"/>
              <w:jc w:val="left"/>
              <w:rPr>
                <w:ins w:id="833" w:author="FIORENTINA RICHELLE ASUN" w:date="2019-11-26T16:58:00Z"/>
                <w:rFonts w:ascii="Times New Roman" w:hAnsi="Times New Roman" w:cs="Times New Roman"/>
              </w:rPr>
            </w:pPr>
            <w:ins w:id="834" w:author="FIORENTINA RICHELLE ASUN" w:date="2019-11-26T16:58:00Z">
              <w:r>
                <w:rPr>
                  <w:rFonts w:ascii="Times New Roman" w:hAnsi="Times New Roman" w:cs="Times New Roman"/>
                </w:rPr>
                <w:t xml:space="preserve">Raspberry </w:t>
              </w:r>
              <w:r w:rsidRPr="00550B04">
                <w:rPr>
                  <w:rFonts w:ascii="Times New Roman" w:hAnsi="Times New Roman" w:cs="Times New Roman"/>
                </w:rPr>
                <w:t>Pi Zero WH</w:t>
              </w:r>
            </w:ins>
          </w:p>
        </w:tc>
        <w:tc>
          <w:tcPr>
            <w:tcW w:w="1866" w:type="dxa"/>
            <w:vAlign w:val="center"/>
            <w:tcPrChange w:id="835" w:author="FIORENTINA RICHELLE ASUN" w:date="2019-11-26T17:01:00Z">
              <w:tcPr>
                <w:tcW w:w="1857" w:type="dxa"/>
                <w:vAlign w:val="center"/>
              </w:tcPr>
            </w:tcPrChange>
          </w:tcPr>
          <w:p w14:paraId="00187025" w14:textId="77777777" w:rsidR="00A43C2D" w:rsidRPr="00550B04" w:rsidRDefault="00A43C2D" w:rsidP="00B35E12">
            <w:pPr>
              <w:ind w:firstLine="0"/>
              <w:jc w:val="center"/>
              <w:rPr>
                <w:ins w:id="836" w:author="FIORENTINA RICHELLE ASUN" w:date="2019-11-26T16:58:00Z"/>
                <w:rFonts w:ascii="Times New Roman" w:hAnsi="Times New Roman" w:cs="Times New Roman"/>
              </w:rPr>
            </w:pPr>
            <w:ins w:id="837" w:author="FIORENTINA RICHELLE ASUN" w:date="2019-11-26T16:58:00Z">
              <w:r w:rsidRPr="00550B04">
                <w:rPr>
                  <w:rFonts w:ascii="Times New Roman" w:hAnsi="Times New Roman" w:cs="Times New Roman"/>
                </w:rPr>
                <w:t>1</w:t>
              </w:r>
            </w:ins>
          </w:p>
        </w:tc>
        <w:tc>
          <w:tcPr>
            <w:tcW w:w="1562" w:type="dxa"/>
            <w:vAlign w:val="center"/>
            <w:tcPrChange w:id="838" w:author="FIORENTINA RICHELLE ASUN" w:date="2019-11-26T17:01:00Z">
              <w:tcPr>
                <w:tcW w:w="1555" w:type="dxa"/>
                <w:vAlign w:val="center"/>
              </w:tcPr>
            </w:tcPrChange>
          </w:tcPr>
          <w:p w14:paraId="4492FE34" w14:textId="77777777" w:rsidR="00A43C2D" w:rsidRPr="00550B04" w:rsidRDefault="00A43C2D" w:rsidP="00B35E12">
            <w:pPr>
              <w:ind w:firstLine="0"/>
              <w:jc w:val="center"/>
              <w:rPr>
                <w:ins w:id="839" w:author="FIORENTINA RICHELLE ASUN" w:date="2019-11-26T16:58:00Z"/>
                <w:rFonts w:ascii="Times New Roman" w:hAnsi="Times New Roman" w:cs="Times New Roman"/>
              </w:rPr>
            </w:pPr>
            <w:ins w:id="840" w:author="FIORENTINA RICHELLE ASUN" w:date="2019-11-26T16:58:00Z">
              <w:r>
                <w:rPr>
                  <w:rFonts w:ascii="Times New Roman" w:hAnsi="Times New Roman" w:cs="Times New Roman"/>
                </w:rPr>
                <w:t>64.40</w:t>
              </w:r>
            </w:ins>
          </w:p>
        </w:tc>
        <w:tc>
          <w:tcPr>
            <w:tcW w:w="1569" w:type="dxa"/>
            <w:vAlign w:val="center"/>
            <w:tcPrChange w:id="841" w:author="FIORENTINA RICHELLE ASUN" w:date="2019-11-26T17:01:00Z">
              <w:tcPr>
                <w:tcW w:w="1562" w:type="dxa"/>
                <w:vAlign w:val="center"/>
              </w:tcPr>
            </w:tcPrChange>
          </w:tcPr>
          <w:p w14:paraId="562EE4A9" w14:textId="77777777" w:rsidR="00A43C2D" w:rsidRPr="00550B04" w:rsidRDefault="00A43C2D" w:rsidP="00B35E12">
            <w:pPr>
              <w:ind w:firstLine="0"/>
              <w:jc w:val="center"/>
              <w:rPr>
                <w:ins w:id="842" w:author="FIORENTINA RICHELLE ASUN" w:date="2019-11-26T16:58:00Z"/>
                <w:rFonts w:ascii="Times New Roman" w:hAnsi="Times New Roman" w:cs="Times New Roman"/>
              </w:rPr>
            </w:pPr>
            <w:ins w:id="843" w:author="FIORENTINA RICHELLE ASUN" w:date="2019-11-26T16:58:00Z">
              <w:r>
                <w:rPr>
                  <w:rFonts w:ascii="Times New Roman" w:hAnsi="Times New Roman" w:cs="Times New Roman"/>
                </w:rPr>
                <w:t>64.40</w:t>
              </w:r>
            </w:ins>
          </w:p>
        </w:tc>
      </w:tr>
      <w:tr w:rsidR="00A43C2D" w:rsidRPr="00550B04" w14:paraId="7784093B" w14:textId="77777777" w:rsidTr="00DF7CB4">
        <w:trPr>
          <w:trHeight w:val="576"/>
          <w:jc w:val="right"/>
          <w:ins w:id="844" w:author="FIORENTINA RICHELLE ASUN" w:date="2019-11-26T16:58:00Z"/>
          <w:trPrChange w:id="845" w:author="FIORENTINA RICHELLE ASUN" w:date="2019-11-26T17:01:00Z">
            <w:trPr>
              <w:trHeight w:val="589"/>
            </w:trPr>
          </w:trPrChange>
        </w:trPr>
        <w:tc>
          <w:tcPr>
            <w:tcW w:w="1237" w:type="dxa"/>
            <w:vAlign w:val="center"/>
            <w:tcPrChange w:id="846" w:author="FIORENTINA RICHELLE ASUN" w:date="2019-11-26T17:01:00Z">
              <w:tcPr>
                <w:tcW w:w="1231" w:type="dxa"/>
                <w:vAlign w:val="center"/>
              </w:tcPr>
            </w:tcPrChange>
          </w:tcPr>
          <w:p w14:paraId="0A3F9005" w14:textId="77777777" w:rsidR="00A43C2D" w:rsidRPr="00550B04" w:rsidRDefault="00A43C2D" w:rsidP="00B35E12">
            <w:pPr>
              <w:ind w:firstLine="0"/>
              <w:jc w:val="center"/>
              <w:rPr>
                <w:ins w:id="847" w:author="FIORENTINA RICHELLE ASUN" w:date="2019-11-26T16:58:00Z"/>
                <w:rFonts w:ascii="Times New Roman" w:hAnsi="Times New Roman" w:cs="Times New Roman"/>
              </w:rPr>
            </w:pPr>
            <w:ins w:id="848" w:author="FIORENTINA RICHELLE ASUN" w:date="2019-11-26T16:58:00Z">
              <w:r w:rsidRPr="00550B04">
                <w:rPr>
                  <w:rFonts w:ascii="Times New Roman" w:hAnsi="Times New Roman" w:cs="Times New Roman"/>
                </w:rPr>
                <w:t>2</w:t>
              </w:r>
            </w:ins>
          </w:p>
        </w:tc>
        <w:tc>
          <w:tcPr>
            <w:tcW w:w="2350" w:type="dxa"/>
            <w:vAlign w:val="center"/>
            <w:tcPrChange w:id="849" w:author="FIORENTINA RICHELLE ASUN" w:date="2019-11-26T17:01:00Z">
              <w:tcPr>
                <w:tcW w:w="2339" w:type="dxa"/>
                <w:vAlign w:val="center"/>
              </w:tcPr>
            </w:tcPrChange>
          </w:tcPr>
          <w:p w14:paraId="4384D0EE" w14:textId="77777777" w:rsidR="00A43C2D" w:rsidRPr="00550B04" w:rsidRDefault="00A43C2D" w:rsidP="00B35E12">
            <w:pPr>
              <w:ind w:firstLine="0"/>
              <w:jc w:val="left"/>
              <w:rPr>
                <w:ins w:id="850" w:author="FIORENTINA RICHELLE ASUN" w:date="2019-11-26T16:58:00Z"/>
                <w:rFonts w:ascii="Times New Roman" w:hAnsi="Times New Roman" w:cs="Times New Roman"/>
              </w:rPr>
            </w:pPr>
            <w:ins w:id="851" w:author="FIORENTINA RICHELLE ASUN" w:date="2019-11-26T16:58:00Z">
              <w:r w:rsidRPr="00550B04">
                <w:rPr>
                  <w:rFonts w:ascii="Times New Roman" w:hAnsi="Times New Roman" w:cs="Times New Roman"/>
                </w:rPr>
                <w:t xml:space="preserve">OLED Display </w:t>
              </w:r>
            </w:ins>
          </w:p>
        </w:tc>
        <w:tc>
          <w:tcPr>
            <w:tcW w:w="1866" w:type="dxa"/>
            <w:vAlign w:val="center"/>
            <w:tcPrChange w:id="852" w:author="FIORENTINA RICHELLE ASUN" w:date="2019-11-26T17:01:00Z">
              <w:tcPr>
                <w:tcW w:w="1857" w:type="dxa"/>
                <w:vAlign w:val="center"/>
              </w:tcPr>
            </w:tcPrChange>
          </w:tcPr>
          <w:p w14:paraId="59500E61" w14:textId="77777777" w:rsidR="00A43C2D" w:rsidRPr="00550B04" w:rsidRDefault="00A43C2D" w:rsidP="00B35E12">
            <w:pPr>
              <w:ind w:firstLine="0"/>
              <w:jc w:val="center"/>
              <w:rPr>
                <w:ins w:id="853" w:author="FIORENTINA RICHELLE ASUN" w:date="2019-11-26T16:58:00Z"/>
                <w:rFonts w:ascii="Times New Roman" w:hAnsi="Times New Roman" w:cs="Times New Roman"/>
              </w:rPr>
            </w:pPr>
            <w:ins w:id="854" w:author="FIORENTINA RICHELLE ASUN" w:date="2019-11-26T16:58:00Z">
              <w:r w:rsidRPr="00550B04">
                <w:rPr>
                  <w:rFonts w:ascii="Times New Roman" w:hAnsi="Times New Roman" w:cs="Times New Roman"/>
                </w:rPr>
                <w:t>1</w:t>
              </w:r>
            </w:ins>
          </w:p>
        </w:tc>
        <w:tc>
          <w:tcPr>
            <w:tcW w:w="1562" w:type="dxa"/>
            <w:vAlign w:val="center"/>
            <w:tcPrChange w:id="855" w:author="FIORENTINA RICHELLE ASUN" w:date="2019-11-26T17:01:00Z">
              <w:tcPr>
                <w:tcW w:w="1555" w:type="dxa"/>
                <w:vAlign w:val="center"/>
              </w:tcPr>
            </w:tcPrChange>
          </w:tcPr>
          <w:p w14:paraId="6F4489DC" w14:textId="77777777" w:rsidR="00A43C2D" w:rsidRPr="00550B04" w:rsidRDefault="00A43C2D" w:rsidP="00B35E12">
            <w:pPr>
              <w:ind w:firstLine="0"/>
              <w:jc w:val="center"/>
              <w:rPr>
                <w:ins w:id="856" w:author="FIORENTINA RICHELLE ASUN" w:date="2019-11-26T16:58:00Z"/>
                <w:rFonts w:ascii="Times New Roman" w:hAnsi="Times New Roman" w:cs="Times New Roman"/>
              </w:rPr>
            </w:pPr>
            <w:ins w:id="857" w:author="FIORENTINA RICHELLE ASUN" w:date="2019-11-26T16:58:00Z">
              <w:r>
                <w:rPr>
                  <w:rFonts w:ascii="Times New Roman" w:hAnsi="Times New Roman" w:cs="Times New Roman"/>
                </w:rPr>
                <w:t>25.00</w:t>
              </w:r>
            </w:ins>
          </w:p>
        </w:tc>
        <w:tc>
          <w:tcPr>
            <w:tcW w:w="1569" w:type="dxa"/>
            <w:vAlign w:val="center"/>
            <w:tcPrChange w:id="858" w:author="FIORENTINA RICHELLE ASUN" w:date="2019-11-26T17:01:00Z">
              <w:tcPr>
                <w:tcW w:w="1562" w:type="dxa"/>
                <w:vAlign w:val="center"/>
              </w:tcPr>
            </w:tcPrChange>
          </w:tcPr>
          <w:p w14:paraId="3369A8F8" w14:textId="77777777" w:rsidR="00A43C2D" w:rsidRPr="00550B04" w:rsidRDefault="00A43C2D" w:rsidP="00B35E12">
            <w:pPr>
              <w:ind w:firstLine="0"/>
              <w:jc w:val="center"/>
              <w:rPr>
                <w:ins w:id="859" w:author="FIORENTINA RICHELLE ASUN" w:date="2019-11-26T16:58:00Z"/>
                <w:rFonts w:ascii="Times New Roman" w:hAnsi="Times New Roman" w:cs="Times New Roman"/>
              </w:rPr>
            </w:pPr>
            <w:ins w:id="860" w:author="FIORENTINA RICHELLE ASUN" w:date="2019-11-26T16:58:00Z">
              <w:r>
                <w:rPr>
                  <w:rFonts w:ascii="Times New Roman" w:hAnsi="Times New Roman" w:cs="Times New Roman"/>
                </w:rPr>
                <w:t>25</w:t>
              </w:r>
              <w:r w:rsidRPr="00550B04">
                <w:rPr>
                  <w:rFonts w:ascii="Times New Roman" w:hAnsi="Times New Roman" w:cs="Times New Roman"/>
                </w:rPr>
                <w:t>.00</w:t>
              </w:r>
            </w:ins>
          </w:p>
        </w:tc>
      </w:tr>
      <w:tr w:rsidR="00A43C2D" w:rsidRPr="00550B04" w14:paraId="06EC0BC4" w14:textId="77777777" w:rsidTr="00DF7CB4">
        <w:trPr>
          <w:trHeight w:val="576"/>
          <w:jc w:val="right"/>
          <w:ins w:id="861" w:author="FIORENTINA RICHELLE ASUN" w:date="2019-11-26T16:58:00Z"/>
          <w:trPrChange w:id="862" w:author="FIORENTINA RICHELLE ASUN" w:date="2019-11-26T17:01:00Z">
            <w:trPr>
              <w:trHeight w:val="589"/>
            </w:trPr>
          </w:trPrChange>
        </w:trPr>
        <w:tc>
          <w:tcPr>
            <w:tcW w:w="1237" w:type="dxa"/>
            <w:vAlign w:val="center"/>
            <w:tcPrChange w:id="863" w:author="FIORENTINA RICHELLE ASUN" w:date="2019-11-26T17:01:00Z">
              <w:tcPr>
                <w:tcW w:w="1231" w:type="dxa"/>
                <w:vAlign w:val="center"/>
              </w:tcPr>
            </w:tcPrChange>
          </w:tcPr>
          <w:p w14:paraId="1F632627" w14:textId="77777777" w:rsidR="00A43C2D" w:rsidRPr="00550B04" w:rsidRDefault="00A43C2D" w:rsidP="00B35E12">
            <w:pPr>
              <w:ind w:firstLine="0"/>
              <w:jc w:val="center"/>
              <w:rPr>
                <w:ins w:id="864" w:author="FIORENTINA RICHELLE ASUN" w:date="2019-11-26T16:58:00Z"/>
                <w:rFonts w:ascii="Times New Roman" w:hAnsi="Times New Roman" w:cs="Times New Roman"/>
              </w:rPr>
            </w:pPr>
            <w:ins w:id="865" w:author="FIORENTINA RICHELLE ASUN" w:date="2019-11-26T16:58:00Z">
              <w:r w:rsidRPr="00550B04">
                <w:rPr>
                  <w:rFonts w:ascii="Times New Roman" w:hAnsi="Times New Roman" w:cs="Times New Roman"/>
                </w:rPr>
                <w:t>3</w:t>
              </w:r>
            </w:ins>
          </w:p>
        </w:tc>
        <w:tc>
          <w:tcPr>
            <w:tcW w:w="2350" w:type="dxa"/>
            <w:vAlign w:val="center"/>
            <w:tcPrChange w:id="866" w:author="FIORENTINA RICHELLE ASUN" w:date="2019-11-26T17:01:00Z">
              <w:tcPr>
                <w:tcW w:w="2339" w:type="dxa"/>
                <w:vAlign w:val="center"/>
              </w:tcPr>
            </w:tcPrChange>
          </w:tcPr>
          <w:p w14:paraId="39BB7A9D" w14:textId="77777777" w:rsidR="00A43C2D" w:rsidRPr="00550B04" w:rsidRDefault="00A43C2D" w:rsidP="00B35E12">
            <w:pPr>
              <w:ind w:firstLine="0"/>
              <w:jc w:val="left"/>
              <w:rPr>
                <w:ins w:id="867" w:author="FIORENTINA RICHELLE ASUN" w:date="2019-11-26T16:58:00Z"/>
                <w:rFonts w:ascii="Times New Roman" w:hAnsi="Times New Roman" w:cs="Times New Roman"/>
              </w:rPr>
            </w:pPr>
            <w:ins w:id="868" w:author="FIORENTINA RICHELLE ASUN" w:date="2019-11-26T16:58:00Z">
              <w:r w:rsidRPr="00550B04">
                <w:rPr>
                  <w:rFonts w:ascii="Times New Roman" w:hAnsi="Times New Roman" w:cs="Times New Roman"/>
                </w:rPr>
                <w:t>Mini Powerbank 26</w:t>
              </w:r>
              <w:r>
                <w:rPr>
                  <w:rFonts w:ascii="Times New Roman" w:hAnsi="Times New Roman" w:cs="Times New Roman"/>
                </w:rPr>
                <w:t>00mAh</w:t>
              </w:r>
            </w:ins>
          </w:p>
        </w:tc>
        <w:tc>
          <w:tcPr>
            <w:tcW w:w="1866" w:type="dxa"/>
            <w:vAlign w:val="center"/>
            <w:tcPrChange w:id="869" w:author="FIORENTINA RICHELLE ASUN" w:date="2019-11-26T17:01:00Z">
              <w:tcPr>
                <w:tcW w:w="1857" w:type="dxa"/>
                <w:vAlign w:val="center"/>
              </w:tcPr>
            </w:tcPrChange>
          </w:tcPr>
          <w:p w14:paraId="685BA7B5" w14:textId="77777777" w:rsidR="00A43C2D" w:rsidRPr="00550B04" w:rsidRDefault="00A43C2D" w:rsidP="00B35E12">
            <w:pPr>
              <w:ind w:firstLine="0"/>
              <w:jc w:val="center"/>
              <w:rPr>
                <w:ins w:id="870" w:author="FIORENTINA RICHELLE ASUN" w:date="2019-11-26T16:58:00Z"/>
                <w:rFonts w:ascii="Times New Roman" w:hAnsi="Times New Roman" w:cs="Times New Roman"/>
              </w:rPr>
            </w:pPr>
            <w:ins w:id="871" w:author="FIORENTINA RICHELLE ASUN" w:date="2019-11-26T16:58:00Z">
              <w:r w:rsidRPr="00550B04">
                <w:rPr>
                  <w:rFonts w:ascii="Times New Roman" w:hAnsi="Times New Roman" w:cs="Times New Roman"/>
                </w:rPr>
                <w:t>1</w:t>
              </w:r>
            </w:ins>
          </w:p>
        </w:tc>
        <w:tc>
          <w:tcPr>
            <w:tcW w:w="1562" w:type="dxa"/>
            <w:vAlign w:val="center"/>
            <w:tcPrChange w:id="872" w:author="FIORENTINA RICHELLE ASUN" w:date="2019-11-26T17:01:00Z">
              <w:tcPr>
                <w:tcW w:w="1555" w:type="dxa"/>
                <w:vAlign w:val="center"/>
              </w:tcPr>
            </w:tcPrChange>
          </w:tcPr>
          <w:p w14:paraId="1F3DC052" w14:textId="77777777" w:rsidR="00A43C2D" w:rsidRPr="00550B04" w:rsidRDefault="00A43C2D" w:rsidP="00B35E12">
            <w:pPr>
              <w:ind w:firstLine="0"/>
              <w:jc w:val="center"/>
              <w:rPr>
                <w:ins w:id="873" w:author="FIORENTINA RICHELLE ASUN" w:date="2019-11-26T16:58:00Z"/>
                <w:rFonts w:ascii="Times New Roman" w:hAnsi="Times New Roman" w:cs="Times New Roman"/>
              </w:rPr>
            </w:pPr>
            <w:ins w:id="874" w:author="FIORENTINA RICHELLE ASUN" w:date="2019-11-26T16:58:00Z">
              <w:r w:rsidRPr="00550B04">
                <w:rPr>
                  <w:rFonts w:ascii="Times New Roman" w:hAnsi="Times New Roman" w:cs="Times New Roman"/>
                </w:rPr>
                <w:t>9.95</w:t>
              </w:r>
            </w:ins>
          </w:p>
        </w:tc>
        <w:tc>
          <w:tcPr>
            <w:tcW w:w="1569" w:type="dxa"/>
            <w:vAlign w:val="center"/>
            <w:tcPrChange w:id="875" w:author="FIORENTINA RICHELLE ASUN" w:date="2019-11-26T17:01:00Z">
              <w:tcPr>
                <w:tcW w:w="1562" w:type="dxa"/>
                <w:vAlign w:val="center"/>
              </w:tcPr>
            </w:tcPrChange>
          </w:tcPr>
          <w:p w14:paraId="1F07BD0B" w14:textId="77777777" w:rsidR="00A43C2D" w:rsidRPr="00550B04" w:rsidRDefault="00A43C2D" w:rsidP="00B35E12">
            <w:pPr>
              <w:ind w:firstLine="0"/>
              <w:jc w:val="center"/>
              <w:rPr>
                <w:ins w:id="876" w:author="FIORENTINA RICHELLE ASUN" w:date="2019-11-26T16:58:00Z"/>
                <w:rFonts w:ascii="Times New Roman" w:hAnsi="Times New Roman" w:cs="Times New Roman"/>
              </w:rPr>
            </w:pPr>
            <w:ins w:id="877" w:author="FIORENTINA RICHELLE ASUN" w:date="2019-11-26T16:58:00Z">
              <w:r w:rsidRPr="00550B04">
                <w:rPr>
                  <w:rFonts w:ascii="Times New Roman" w:hAnsi="Times New Roman" w:cs="Times New Roman"/>
                </w:rPr>
                <w:t>9.95</w:t>
              </w:r>
            </w:ins>
          </w:p>
        </w:tc>
      </w:tr>
      <w:tr w:rsidR="00A43C2D" w:rsidRPr="00550B04" w14:paraId="6DCBA936" w14:textId="77777777" w:rsidTr="00DF7CB4">
        <w:trPr>
          <w:trHeight w:val="576"/>
          <w:jc w:val="right"/>
          <w:ins w:id="878" w:author="FIORENTINA RICHELLE ASUN" w:date="2019-11-26T16:58:00Z"/>
          <w:trPrChange w:id="879" w:author="FIORENTINA RICHELLE ASUN" w:date="2019-11-26T17:01:00Z">
            <w:trPr>
              <w:trHeight w:val="589"/>
            </w:trPr>
          </w:trPrChange>
        </w:trPr>
        <w:tc>
          <w:tcPr>
            <w:tcW w:w="1237" w:type="dxa"/>
            <w:vAlign w:val="center"/>
            <w:tcPrChange w:id="880" w:author="FIORENTINA RICHELLE ASUN" w:date="2019-11-26T17:01:00Z">
              <w:tcPr>
                <w:tcW w:w="1231" w:type="dxa"/>
                <w:vAlign w:val="center"/>
              </w:tcPr>
            </w:tcPrChange>
          </w:tcPr>
          <w:p w14:paraId="288C1D98" w14:textId="77777777" w:rsidR="00A43C2D" w:rsidRPr="00550B04" w:rsidRDefault="00A43C2D" w:rsidP="00B35E12">
            <w:pPr>
              <w:ind w:firstLine="0"/>
              <w:jc w:val="center"/>
              <w:rPr>
                <w:ins w:id="881" w:author="FIORENTINA RICHELLE ASUN" w:date="2019-11-26T16:58:00Z"/>
                <w:rFonts w:ascii="Times New Roman" w:hAnsi="Times New Roman" w:cs="Times New Roman"/>
              </w:rPr>
            </w:pPr>
            <w:ins w:id="882" w:author="FIORENTINA RICHELLE ASUN" w:date="2019-11-26T16:58:00Z">
              <w:r w:rsidRPr="00550B04">
                <w:rPr>
                  <w:rFonts w:ascii="Times New Roman" w:hAnsi="Times New Roman" w:cs="Times New Roman"/>
                </w:rPr>
                <w:t>4</w:t>
              </w:r>
            </w:ins>
          </w:p>
        </w:tc>
        <w:tc>
          <w:tcPr>
            <w:tcW w:w="2350" w:type="dxa"/>
            <w:vAlign w:val="center"/>
            <w:tcPrChange w:id="883" w:author="FIORENTINA RICHELLE ASUN" w:date="2019-11-26T17:01:00Z">
              <w:tcPr>
                <w:tcW w:w="2339" w:type="dxa"/>
                <w:vAlign w:val="center"/>
              </w:tcPr>
            </w:tcPrChange>
          </w:tcPr>
          <w:p w14:paraId="22581D52" w14:textId="77777777" w:rsidR="00A43C2D" w:rsidRPr="00550B04" w:rsidRDefault="00A43C2D" w:rsidP="00B35E12">
            <w:pPr>
              <w:ind w:firstLine="0"/>
              <w:jc w:val="left"/>
              <w:rPr>
                <w:ins w:id="884" w:author="FIORENTINA RICHELLE ASUN" w:date="2019-11-26T16:58:00Z"/>
                <w:rFonts w:ascii="Times New Roman" w:hAnsi="Times New Roman" w:cs="Times New Roman"/>
              </w:rPr>
            </w:pPr>
            <w:ins w:id="885" w:author="FIORENTINA RICHELLE ASUN" w:date="2019-11-26T16:58:00Z">
              <w:r w:rsidRPr="00550B04">
                <w:rPr>
                  <w:rFonts w:ascii="Times New Roman" w:hAnsi="Times New Roman" w:cs="Times New Roman"/>
                </w:rPr>
                <w:t>Plastic Mirror</w:t>
              </w:r>
            </w:ins>
          </w:p>
        </w:tc>
        <w:tc>
          <w:tcPr>
            <w:tcW w:w="1866" w:type="dxa"/>
            <w:vAlign w:val="center"/>
            <w:tcPrChange w:id="886" w:author="FIORENTINA RICHELLE ASUN" w:date="2019-11-26T17:01:00Z">
              <w:tcPr>
                <w:tcW w:w="1857" w:type="dxa"/>
                <w:vAlign w:val="center"/>
              </w:tcPr>
            </w:tcPrChange>
          </w:tcPr>
          <w:p w14:paraId="2969A91C" w14:textId="77777777" w:rsidR="00A43C2D" w:rsidRPr="00550B04" w:rsidRDefault="00A43C2D" w:rsidP="00B35E12">
            <w:pPr>
              <w:ind w:firstLine="0"/>
              <w:jc w:val="center"/>
              <w:rPr>
                <w:ins w:id="887" w:author="FIORENTINA RICHELLE ASUN" w:date="2019-11-26T16:58:00Z"/>
                <w:rFonts w:ascii="Times New Roman" w:hAnsi="Times New Roman" w:cs="Times New Roman"/>
              </w:rPr>
            </w:pPr>
            <w:ins w:id="888" w:author="FIORENTINA RICHELLE ASUN" w:date="2019-11-26T16:58:00Z">
              <w:r w:rsidRPr="00550B04">
                <w:rPr>
                  <w:rFonts w:ascii="Times New Roman" w:hAnsi="Times New Roman" w:cs="Times New Roman"/>
                </w:rPr>
                <w:t>2</w:t>
              </w:r>
            </w:ins>
          </w:p>
        </w:tc>
        <w:tc>
          <w:tcPr>
            <w:tcW w:w="1562" w:type="dxa"/>
            <w:vAlign w:val="center"/>
            <w:tcPrChange w:id="889" w:author="FIORENTINA RICHELLE ASUN" w:date="2019-11-26T17:01:00Z">
              <w:tcPr>
                <w:tcW w:w="1555" w:type="dxa"/>
                <w:vAlign w:val="center"/>
              </w:tcPr>
            </w:tcPrChange>
          </w:tcPr>
          <w:p w14:paraId="5589543D" w14:textId="77777777" w:rsidR="00A43C2D" w:rsidRPr="00550B04" w:rsidRDefault="00A43C2D" w:rsidP="00B35E12">
            <w:pPr>
              <w:ind w:firstLine="0"/>
              <w:jc w:val="center"/>
              <w:rPr>
                <w:ins w:id="890" w:author="FIORENTINA RICHELLE ASUN" w:date="2019-11-26T16:58:00Z"/>
                <w:rFonts w:ascii="Times New Roman" w:hAnsi="Times New Roman" w:cs="Times New Roman"/>
              </w:rPr>
            </w:pPr>
            <w:ins w:id="891" w:author="FIORENTINA RICHELLE ASUN" w:date="2019-11-26T16:58:00Z">
              <w:r>
                <w:rPr>
                  <w:rFonts w:ascii="Times New Roman" w:hAnsi="Times New Roman" w:cs="Times New Roman"/>
                </w:rPr>
                <w:t>0.70</w:t>
              </w:r>
            </w:ins>
          </w:p>
        </w:tc>
        <w:tc>
          <w:tcPr>
            <w:tcW w:w="1569" w:type="dxa"/>
            <w:vAlign w:val="center"/>
            <w:tcPrChange w:id="892" w:author="FIORENTINA RICHELLE ASUN" w:date="2019-11-26T17:01:00Z">
              <w:tcPr>
                <w:tcW w:w="1562" w:type="dxa"/>
                <w:vAlign w:val="center"/>
              </w:tcPr>
            </w:tcPrChange>
          </w:tcPr>
          <w:p w14:paraId="1071836D" w14:textId="77777777" w:rsidR="00A43C2D" w:rsidRPr="00550B04" w:rsidRDefault="00A43C2D" w:rsidP="00B35E12">
            <w:pPr>
              <w:ind w:firstLine="0"/>
              <w:jc w:val="center"/>
              <w:rPr>
                <w:ins w:id="893" w:author="FIORENTINA RICHELLE ASUN" w:date="2019-11-26T16:58:00Z"/>
                <w:rFonts w:ascii="Times New Roman" w:hAnsi="Times New Roman" w:cs="Times New Roman"/>
              </w:rPr>
            </w:pPr>
            <w:ins w:id="894" w:author="FIORENTINA RICHELLE ASUN" w:date="2019-11-26T16:58:00Z">
              <w:r>
                <w:rPr>
                  <w:rFonts w:ascii="Times New Roman" w:hAnsi="Times New Roman" w:cs="Times New Roman"/>
                </w:rPr>
                <w:t>1.40</w:t>
              </w:r>
            </w:ins>
          </w:p>
        </w:tc>
      </w:tr>
      <w:tr w:rsidR="00A43C2D" w:rsidRPr="00550B04" w14:paraId="4C8A8CD1" w14:textId="77777777" w:rsidTr="00DF7CB4">
        <w:trPr>
          <w:trHeight w:val="576"/>
          <w:jc w:val="right"/>
          <w:ins w:id="895" w:author="FIORENTINA RICHELLE ASUN" w:date="2019-11-26T16:58:00Z"/>
          <w:trPrChange w:id="896" w:author="FIORENTINA RICHELLE ASUN" w:date="2019-11-26T17:01:00Z">
            <w:trPr>
              <w:trHeight w:val="589"/>
            </w:trPr>
          </w:trPrChange>
        </w:trPr>
        <w:tc>
          <w:tcPr>
            <w:tcW w:w="1237" w:type="dxa"/>
            <w:vAlign w:val="center"/>
            <w:tcPrChange w:id="897" w:author="FIORENTINA RICHELLE ASUN" w:date="2019-11-26T17:01:00Z">
              <w:tcPr>
                <w:tcW w:w="1231" w:type="dxa"/>
                <w:vAlign w:val="center"/>
              </w:tcPr>
            </w:tcPrChange>
          </w:tcPr>
          <w:p w14:paraId="39277ACC" w14:textId="77777777" w:rsidR="00A43C2D" w:rsidRPr="00550B04" w:rsidRDefault="00A43C2D" w:rsidP="00B35E12">
            <w:pPr>
              <w:ind w:firstLine="0"/>
              <w:jc w:val="center"/>
              <w:rPr>
                <w:ins w:id="898" w:author="FIORENTINA RICHELLE ASUN" w:date="2019-11-26T16:58:00Z"/>
                <w:rFonts w:ascii="Times New Roman" w:hAnsi="Times New Roman" w:cs="Times New Roman"/>
              </w:rPr>
            </w:pPr>
            <w:ins w:id="899" w:author="FIORENTINA RICHELLE ASUN" w:date="2019-11-26T16:58:00Z">
              <w:r w:rsidRPr="00550B04">
                <w:rPr>
                  <w:rFonts w:ascii="Times New Roman" w:hAnsi="Times New Roman" w:cs="Times New Roman"/>
                </w:rPr>
                <w:t>5</w:t>
              </w:r>
            </w:ins>
          </w:p>
        </w:tc>
        <w:tc>
          <w:tcPr>
            <w:tcW w:w="2350" w:type="dxa"/>
            <w:vAlign w:val="center"/>
            <w:tcPrChange w:id="900" w:author="FIORENTINA RICHELLE ASUN" w:date="2019-11-26T17:01:00Z">
              <w:tcPr>
                <w:tcW w:w="2339" w:type="dxa"/>
                <w:vAlign w:val="center"/>
              </w:tcPr>
            </w:tcPrChange>
          </w:tcPr>
          <w:p w14:paraId="3A9EB974" w14:textId="77777777" w:rsidR="00A43C2D" w:rsidRPr="00550B04" w:rsidRDefault="00A43C2D" w:rsidP="00B35E12">
            <w:pPr>
              <w:ind w:firstLine="0"/>
              <w:jc w:val="left"/>
              <w:rPr>
                <w:ins w:id="901" w:author="FIORENTINA RICHELLE ASUN" w:date="2019-11-26T16:58:00Z"/>
                <w:rFonts w:ascii="Times New Roman" w:hAnsi="Times New Roman" w:cs="Times New Roman"/>
              </w:rPr>
            </w:pPr>
            <w:ins w:id="902" w:author="FIORENTINA RICHELLE ASUN" w:date="2019-11-26T16:58:00Z">
              <w:r w:rsidRPr="00550B04">
                <w:rPr>
                  <w:rFonts w:ascii="Times New Roman" w:hAnsi="Times New Roman" w:cs="Times New Roman"/>
                </w:rPr>
                <w:t xml:space="preserve">Fresnel Lens </w:t>
              </w:r>
            </w:ins>
          </w:p>
        </w:tc>
        <w:tc>
          <w:tcPr>
            <w:tcW w:w="1866" w:type="dxa"/>
            <w:vAlign w:val="center"/>
            <w:tcPrChange w:id="903" w:author="FIORENTINA RICHELLE ASUN" w:date="2019-11-26T17:01:00Z">
              <w:tcPr>
                <w:tcW w:w="1857" w:type="dxa"/>
                <w:vAlign w:val="center"/>
              </w:tcPr>
            </w:tcPrChange>
          </w:tcPr>
          <w:p w14:paraId="763D6CB5" w14:textId="77777777" w:rsidR="00A43C2D" w:rsidRPr="00550B04" w:rsidRDefault="00A43C2D" w:rsidP="00B35E12">
            <w:pPr>
              <w:ind w:firstLine="0"/>
              <w:jc w:val="center"/>
              <w:rPr>
                <w:ins w:id="904" w:author="FIORENTINA RICHELLE ASUN" w:date="2019-11-26T16:58:00Z"/>
                <w:rFonts w:ascii="Times New Roman" w:hAnsi="Times New Roman" w:cs="Times New Roman"/>
              </w:rPr>
            </w:pPr>
            <w:ins w:id="905" w:author="FIORENTINA RICHELLE ASUN" w:date="2019-11-26T16:58:00Z">
              <w:r>
                <w:rPr>
                  <w:rFonts w:ascii="Times New Roman" w:hAnsi="Times New Roman" w:cs="Times New Roman"/>
                </w:rPr>
                <w:t>2</w:t>
              </w:r>
            </w:ins>
          </w:p>
        </w:tc>
        <w:tc>
          <w:tcPr>
            <w:tcW w:w="1562" w:type="dxa"/>
            <w:vAlign w:val="center"/>
            <w:tcPrChange w:id="906" w:author="FIORENTINA RICHELLE ASUN" w:date="2019-11-26T17:01:00Z">
              <w:tcPr>
                <w:tcW w:w="1555" w:type="dxa"/>
                <w:vAlign w:val="center"/>
              </w:tcPr>
            </w:tcPrChange>
          </w:tcPr>
          <w:p w14:paraId="2D80463A" w14:textId="77777777" w:rsidR="00A43C2D" w:rsidRPr="00550B04" w:rsidRDefault="00A43C2D" w:rsidP="00B35E12">
            <w:pPr>
              <w:ind w:firstLine="0"/>
              <w:jc w:val="center"/>
              <w:rPr>
                <w:ins w:id="907" w:author="FIORENTINA RICHELLE ASUN" w:date="2019-11-26T16:58:00Z"/>
                <w:rFonts w:ascii="Times New Roman" w:hAnsi="Times New Roman" w:cs="Times New Roman"/>
              </w:rPr>
            </w:pPr>
            <w:ins w:id="908" w:author="FIORENTINA RICHELLE ASUN" w:date="2019-11-26T16:58:00Z">
              <w:r>
                <w:rPr>
                  <w:rFonts w:ascii="Times New Roman" w:hAnsi="Times New Roman" w:cs="Times New Roman"/>
                </w:rPr>
                <w:t>0.25</w:t>
              </w:r>
            </w:ins>
          </w:p>
        </w:tc>
        <w:tc>
          <w:tcPr>
            <w:tcW w:w="1569" w:type="dxa"/>
            <w:vAlign w:val="center"/>
            <w:tcPrChange w:id="909" w:author="FIORENTINA RICHELLE ASUN" w:date="2019-11-26T17:01:00Z">
              <w:tcPr>
                <w:tcW w:w="1562" w:type="dxa"/>
                <w:vAlign w:val="center"/>
              </w:tcPr>
            </w:tcPrChange>
          </w:tcPr>
          <w:p w14:paraId="2D12FD42" w14:textId="77777777" w:rsidR="00A43C2D" w:rsidRPr="00550B04" w:rsidRDefault="00A43C2D" w:rsidP="00B35E12">
            <w:pPr>
              <w:ind w:firstLine="0"/>
              <w:jc w:val="center"/>
              <w:rPr>
                <w:ins w:id="910" w:author="FIORENTINA RICHELLE ASUN" w:date="2019-11-26T16:58:00Z"/>
                <w:rFonts w:ascii="Times New Roman" w:hAnsi="Times New Roman" w:cs="Times New Roman"/>
              </w:rPr>
            </w:pPr>
            <w:ins w:id="911" w:author="FIORENTINA RICHELLE ASUN" w:date="2019-11-26T16:58:00Z">
              <w:r>
                <w:rPr>
                  <w:rFonts w:ascii="Times New Roman" w:hAnsi="Times New Roman" w:cs="Times New Roman"/>
                </w:rPr>
                <w:t>0.50</w:t>
              </w:r>
            </w:ins>
          </w:p>
        </w:tc>
      </w:tr>
      <w:tr w:rsidR="00A43C2D" w:rsidRPr="00550B04" w14:paraId="34FA0D35" w14:textId="77777777" w:rsidTr="00DF7CB4">
        <w:trPr>
          <w:trHeight w:val="576"/>
          <w:jc w:val="right"/>
          <w:ins w:id="912" w:author="FIORENTINA RICHELLE ASUN" w:date="2019-11-26T16:58:00Z"/>
          <w:trPrChange w:id="913" w:author="FIORENTINA RICHELLE ASUN" w:date="2019-11-26T17:01:00Z">
            <w:trPr>
              <w:trHeight w:val="589"/>
            </w:trPr>
          </w:trPrChange>
        </w:trPr>
        <w:tc>
          <w:tcPr>
            <w:tcW w:w="1237" w:type="dxa"/>
            <w:vAlign w:val="center"/>
            <w:tcPrChange w:id="914" w:author="FIORENTINA RICHELLE ASUN" w:date="2019-11-26T17:01:00Z">
              <w:tcPr>
                <w:tcW w:w="1231" w:type="dxa"/>
                <w:vAlign w:val="center"/>
              </w:tcPr>
            </w:tcPrChange>
          </w:tcPr>
          <w:p w14:paraId="7A48FE78" w14:textId="77777777" w:rsidR="00A43C2D" w:rsidRPr="00550B04" w:rsidRDefault="00A43C2D" w:rsidP="00B35E12">
            <w:pPr>
              <w:ind w:firstLine="0"/>
              <w:jc w:val="center"/>
              <w:rPr>
                <w:ins w:id="915" w:author="FIORENTINA RICHELLE ASUN" w:date="2019-11-26T16:58:00Z"/>
                <w:rFonts w:ascii="Times New Roman" w:hAnsi="Times New Roman" w:cs="Times New Roman"/>
              </w:rPr>
            </w:pPr>
            <w:ins w:id="916" w:author="FIORENTINA RICHELLE ASUN" w:date="2019-11-26T16:58:00Z">
              <w:r w:rsidRPr="00550B04">
                <w:rPr>
                  <w:rFonts w:ascii="Times New Roman" w:hAnsi="Times New Roman" w:cs="Times New Roman"/>
                </w:rPr>
                <w:t>6</w:t>
              </w:r>
            </w:ins>
          </w:p>
        </w:tc>
        <w:tc>
          <w:tcPr>
            <w:tcW w:w="2350" w:type="dxa"/>
            <w:vAlign w:val="center"/>
            <w:tcPrChange w:id="917" w:author="FIORENTINA RICHELLE ASUN" w:date="2019-11-26T17:01:00Z">
              <w:tcPr>
                <w:tcW w:w="2339" w:type="dxa"/>
                <w:vAlign w:val="center"/>
              </w:tcPr>
            </w:tcPrChange>
          </w:tcPr>
          <w:p w14:paraId="5D574BE9" w14:textId="77777777" w:rsidR="00A43C2D" w:rsidRPr="00550B04" w:rsidRDefault="00A43C2D" w:rsidP="00B35E12">
            <w:pPr>
              <w:ind w:firstLine="0"/>
              <w:jc w:val="left"/>
              <w:rPr>
                <w:ins w:id="918" w:author="FIORENTINA RICHELLE ASUN" w:date="2019-11-26T16:58:00Z"/>
                <w:rFonts w:ascii="Times New Roman" w:hAnsi="Times New Roman" w:cs="Times New Roman"/>
              </w:rPr>
            </w:pPr>
            <w:ins w:id="919" w:author="FIORENTINA RICHELLE ASUN" w:date="2019-11-26T16:58:00Z">
              <w:r w:rsidRPr="00550B04">
                <w:rPr>
                  <w:rFonts w:ascii="Times New Roman" w:hAnsi="Times New Roman" w:cs="Times New Roman"/>
                </w:rPr>
                <w:t xml:space="preserve">USB Microphone </w:t>
              </w:r>
            </w:ins>
          </w:p>
        </w:tc>
        <w:tc>
          <w:tcPr>
            <w:tcW w:w="1866" w:type="dxa"/>
            <w:vAlign w:val="center"/>
            <w:tcPrChange w:id="920" w:author="FIORENTINA RICHELLE ASUN" w:date="2019-11-26T17:01:00Z">
              <w:tcPr>
                <w:tcW w:w="1857" w:type="dxa"/>
                <w:vAlign w:val="center"/>
              </w:tcPr>
            </w:tcPrChange>
          </w:tcPr>
          <w:p w14:paraId="79080F78" w14:textId="77777777" w:rsidR="00A43C2D" w:rsidRPr="00550B04" w:rsidRDefault="00A43C2D" w:rsidP="00B35E12">
            <w:pPr>
              <w:ind w:firstLine="0"/>
              <w:jc w:val="center"/>
              <w:rPr>
                <w:ins w:id="921" w:author="FIORENTINA RICHELLE ASUN" w:date="2019-11-26T16:58:00Z"/>
                <w:rFonts w:ascii="Times New Roman" w:hAnsi="Times New Roman" w:cs="Times New Roman"/>
              </w:rPr>
            </w:pPr>
            <w:ins w:id="922" w:author="FIORENTINA RICHELLE ASUN" w:date="2019-11-26T16:58:00Z">
              <w:r w:rsidRPr="00550B04">
                <w:rPr>
                  <w:rFonts w:ascii="Times New Roman" w:hAnsi="Times New Roman" w:cs="Times New Roman"/>
                </w:rPr>
                <w:t>1</w:t>
              </w:r>
            </w:ins>
          </w:p>
        </w:tc>
        <w:tc>
          <w:tcPr>
            <w:tcW w:w="1562" w:type="dxa"/>
            <w:vAlign w:val="center"/>
            <w:tcPrChange w:id="923" w:author="FIORENTINA RICHELLE ASUN" w:date="2019-11-26T17:01:00Z">
              <w:tcPr>
                <w:tcW w:w="1555" w:type="dxa"/>
                <w:vAlign w:val="center"/>
              </w:tcPr>
            </w:tcPrChange>
          </w:tcPr>
          <w:p w14:paraId="45466907" w14:textId="77777777" w:rsidR="00A43C2D" w:rsidRPr="00550B04" w:rsidRDefault="00A43C2D" w:rsidP="00B35E12">
            <w:pPr>
              <w:ind w:firstLine="0"/>
              <w:jc w:val="center"/>
              <w:rPr>
                <w:ins w:id="924" w:author="FIORENTINA RICHELLE ASUN" w:date="2019-11-26T16:58:00Z"/>
                <w:rFonts w:ascii="Times New Roman" w:hAnsi="Times New Roman" w:cs="Times New Roman"/>
              </w:rPr>
            </w:pPr>
            <w:ins w:id="925" w:author="FIORENTINA RICHELLE ASUN" w:date="2019-11-26T16:58:00Z">
              <w:r w:rsidRPr="00550B04">
                <w:rPr>
                  <w:rFonts w:ascii="Times New Roman" w:hAnsi="Times New Roman" w:cs="Times New Roman"/>
                </w:rPr>
                <w:t>5.90</w:t>
              </w:r>
            </w:ins>
          </w:p>
        </w:tc>
        <w:tc>
          <w:tcPr>
            <w:tcW w:w="1569" w:type="dxa"/>
            <w:vAlign w:val="center"/>
            <w:tcPrChange w:id="926" w:author="FIORENTINA RICHELLE ASUN" w:date="2019-11-26T17:01:00Z">
              <w:tcPr>
                <w:tcW w:w="1562" w:type="dxa"/>
                <w:vAlign w:val="center"/>
              </w:tcPr>
            </w:tcPrChange>
          </w:tcPr>
          <w:p w14:paraId="393803E4" w14:textId="77777777" w:rsidR="00A43C2D" w:rsidRPr="00550B04" w:rsidRDefault="00A43C2D" w:rsidP="00B35E12">
            <w:pPr>
              <w:ind w:firstLine="0"/>
              <w:jc w:val="center"/>
              <w:rPr>
                <w:ins w:id="927" w:author="FIORENTINA RICHELLE ASUN" w:date="2019-11-26T16:58:00Z"/>
                <w:rFonts w:ascii="Times New Roman" w:hAnsi="Times New Roman" w:cs="Times New Roman"/>
              </w:rPr>
            </w:pPr>
            <w:ins w:id="928" w:author="FIORENTINA RICHELLE ASUN" w:date="2019-11-26T16:58:00Z">
              <w:r w:rsidRPr="00550B04">
                <w:rPr>
                  <w:rFonts w:ascii="Times New Roman" w:hAnsi="Times New Roman" w:cs="Times New Roman"/>
                </w:rPr>
                <w:t>5.90</w:t>
              </w:r>
            </w:ins>
          </w:p>
        </w:tc>
      </w:tr>
      <w:tr w:rsidR="00A43C2D" w:rsidRPr="00550B04" w14:paraId="56333806" w14:textId="77777777" w:rsidTr="00DF7CB4">
        <w:trPr>
          <w:trHeight w:val="576"/>
          <w:jc w:val="right"/>
          <w:ins w:id="929" w:author="FIORENTINA RICHELLE ASUN" w:date="2019-11-26T16:58:00Z"/>
          <w:trPrChange w:id="930" w:author="FIORENTINA RICHELLE ASUN" w:date="2019-11-26T17:01:00Z">
            <w:trPr>
              <w:trHeight w:val="589"/>
            </w:trPr>
          </w:trPrChange>
        </w:trPr>
        <w:tc>
          <w:tcPr>
            <w:tcW w:w="1237" w:type="dxa"/>
            <w:vAlign w:val="center"/>
            <w:tcPrChange w:id="931" w:author="FIORENTINA RICHELLE ASUN" w:date="2019-11-26T17:01:00Z">
              <w:tcPr>
                <w:tcW w:w="1231" w:type="dxa"/>
                <w:vAlign w:val="center"/>
              </w:tcPr>
            </w:tcPrChange>
          </w:tcPr>
          <w:p w14:paraId="77D979C0" w14:textId="77777777" w:rsidR="00A43C2D" w:rsidRPr="00550B04" w:rsidRDefault="00A43C2D" w:rsidP="00B35E12">
            <w:pPr>
              <w:ind w:firstLine="0"/>
              <w:jc w:val="center"/>
              <w:rPr>
                <w:ins w:id="932" w:author="FIORENTINA RICHELLE ASUN" w:date="2019-11-26T16:58:00Z"/>
                <w:rFonts w:ascii="Times New Roman" w:hAnsi="Times New Roman" w:cs="Times New Roman"/>
              </w:rPr>
            </w:pPr>
            <w:ins w:id="933" w:author="FIORENTINA RICHELLE ASUN" w:date="2019-11-26T16:58:00Z">
              <w:r w:rsidRPr="00550B04">
                <w:rPr>
                  <w:rFonts w:ascii="Times New Roman" w:hAnsi="Times New Roman" w:cs="Times New Roman"/>
                </w:rPr>
                <w:t>7</w:t>
              </w:r>
            </w:ins>
          </w:p>
        </w:tc>
        <w:tc>
          <w:tcPr>
            <w:tcW w:w="2350" w:type="dxa"/>
            <w:vAlign w:val="center"/>
            <w:tcPrChange w:id="934" w:author="FIORENTINA RICHELLE ASUN" w:date="2019-11-26T17:01:00Z">
              <w:tcPr>
                <w:tcW w:w="2339" w:type="dxa"/>
                <w:vAlign w:val="center"/>
              </w:tcPr>
            </w:tcPrChange>
          </w:tcPr>
          <w:p w14:paraId="6D20B03C" w14:textId="77777777" w:rsidR="00A43C2D" w:rsidRPr="00550B04" w:rsidRDefault="00A43C2D" w:rsidP="00B35E12">
            <w:pPr>
              <w:ind w:firstLine="0"/>
              <w:jc w:val="left"/>
              <w:rPr>
                <w:ins w:id="935" w:author="FIORENTINA RICHELLE ASUN" w:date="2019-11-26T16:58:00Z"/>
                <w:rFonts w:ascii="Times New Roman" w:hAnsi="Times New Roman" w:cs="Times New Roman"/>
              </w:rPr>
            </w:pPr>
            <w:ins w:id="936" w:author="FIORENTINA RICHELLE ASUN" w:date="2019-11-26T16:58:00Z">
              <w:r w:rsidRPr="00550B04">
                <w:rPr>
                  <w:rFonts w:ascii="Times New Roman" w:hAnsi="Times New Roman" w:cs="Times New Roman"/>
                </w:rPr>
                <w:t xml:space="preserve">MicroUSB to OTG Adapter </w:t>
              </w:r>
            </w:ins>
          </w:p>
        </w:tc>
        <w:tc>
          <w:tcPr>
            <w:tcW w:w="1866" w:type="dxa"/>
            <w:vAlign w:val="center"/>
            <w:tcPrChange w:id="937" w:author="FIORENTINA RICHELLE ASUN" w:date="2019-11-26T17:01:00Z">
              <w:tcPr>
                <w:tcW w:w="1857" w:type="dxa"/>
                <w:vAlign w:val="center"/>
              </w:tcPr>
            </w:tcPrChange>
          </w:tcPr>
          <w:p w14:paraId="1A15E6CF" w14:textId="77777777" w:rsidR="00A43C2D" w:rsidRPr="00550B04" w:rsidRDefault="00A43C2D" w:rsidP="00B35E12">
            <w:pPr>
              <w:ind w:firstLine="0"/>
              <w:jc w:val="center"/>
              <w:rPr>
                <w:ins w:id="938" w:author="FIORENTINA RICHELLE ASUN" w:date="2019-11-26T16:58:00Z"/>
                <w:rFonts w:ascii="Times New Roman" w:hAnsi="Times New Roman" w:cs="Times New Roman"/>
              </w:rPr>
            </w:pPr>
            <w:ins w:id="939" w:author="FIORENTINA RICHELLE ASUN" w:date="2019-11-26T16:58:00Z">
              <w:r w:rsidRPr="00550B04">
                <w:rPr>
                  <w:rFonts w:ascii="Times New Roman" w:hAnsi="Times New Roman" w:cs="Times New Roman"/>
                </w:rPr>
                <w:t>1</w:t>
              </w:r>
            </w:ins>
          </w:p>
        </w:tc>
        <w:tc>
          <w:tcPr>
            <w:tcW w:w="1562" w:type="dxa"/>
            <w:vAlign w:val="center"/>
            <w:tcPrChange w:id="940" w:author="FIORENTINA RICHELLE ASUN" w:date="2019-11-26T17:01:00Z">
              <w:tcPr>
                <w:tcW w:w="1555" w:type="dxa"/>
                <w:vAlign w:val="center"/>
              </w:tcPr>
            </w:tcPrChange>
          </w:tcPr>
          <w:p w14:paraId="55445429" w14:textId="77777777" w:rsidR="00A43C2D" w:rsidRPr="00550B04" w:rsidRDefault="00A43C2D" w:rsidP="00B35E12">
            <w:pPr>
              <w:ind w:firstLine="0"/>
              <w:jc w:val="center"/>
              <w:rPr>
                <w:ins w:id="941" w:author="FIORENTINA RICHELLE ASUN" w:date="2019-11-26T16:58:00Z"/>
                <w:rFonts w:ascii="Times New Roman" w:hAnsi="Times New Roman" w:cs="Times New Roman"/>
              </w:rPr>
            </w:pPr>
            <w:ins w:id="942" w:author="FIORENTINA RICHELLE ASUN" w:date="2019-11-26T16:58:00Z">
              <w:r w:rsidRPr="00550B04">
                <w:rPr>
                  <w:rFonts w:ascii="Times New Roman" w:hAnsi="Times New Roman" w:cs="Times New Roman"/>
                </w:rPr>
                <w:t>8.05</w:t>
              </w:r>
            </w:ins>
          </w:p>
        </w:tc>
        <w:tc>
          <w:tcPr>
            <w:tcW w:w="1569" w:type="dxa"/>
            <w:vAlign w:val="center"/>
            <w:tcPrChange w:id="943" w:author="FIORENTINA RICHELLE ASUN" w:date="2019-11-26T17:01:00Z">
              <w:tcPr>
                <w:tcW w:w="1562" w:type="dxa"/>
                <w:vAlign w:val="center"/>
              </w:tcPr>
            </w:tcPrChange>
          </w:tcPr>
          <w:p w14:paraId="395D953E" w14:textId="77777777" w:rsidR="00A43C2D" w:rsidRPr="00550B04" w:rsidRDefault="00A43C2D" w:rsidP="00B35E12">
            <w:pPr>
              <w:ind w:firstLine="0"/>
              <w:jc w:val="center"/>
              <w:rPr>
                <w:ins w:id="944" w:author="FIORENTINA RICHELLE ASUN" w:date="2019-11-26T16:58:00Z"/>
                <w:rFonts w:ascii="Times New Roman" w:hAnsi="Times New Roman" w:cs="Times New Roman"/>
              </w:rPr>
            </w:pPr>
            <w:ins w:id="945" w:author="FIORENTINA RICHELLE ASUN" w:date="2019-11-26T16:58:00Z">
              <w:r w:rsidRPr="00550B04">
                <w:rPr>
                  <w:rFonts w:ascii="Times New Roman" w:hAnsi="Times New Roman" w:cs="Times New Roman"/>
                </w:rPr>
                <w:t>8.05</w:t>
              </w:r>
            </w:ins>
          </w:p>
        </w:tc>
      </w:tr>
      <w:tr w:rsidR="00A43C2D" w:rsidRPr="00550B04" w14:paraId="5013C2D5" w14:textId="77777777" w:rsidTr="00DF7CB4">
        <w:trPr>
          <w:trHeight w:val="576"/>
          <w:jc w:val="right"/>
          <w:ins w:id="946" w:author="FIORENTINA RICHELLE ASUN" w:date="2019-11-26T16:58:00Z"/>
          <w:trPrChange w:id="947" w:author="FIORENTINA RICHELLE ASUN" w:date="2019-11-26T17:01:00Z">
            <w:trPr>
              <w:trHeight w:val="589"/>
            </w:trPr>
          </w:trPrChange>
        </w:trPr>
        <w:tc>
          <w:tcPr>
            <w:tcW w:w="1237" w:type="dxa"/>
            <w:vAlign w:val="center"/>
            <w:tcPrChange w:id="948" w:author="FIORENTINA RICHELLE ASUN" w:date="2019-11-26T17:01:00Z">
              <w:tcPr>
                <w:tcW w:w="1231" w:type="dxa"/>
                <w:vAlign w:val="center"/>
              </w:tcPr>
            </w:tcPrChange>
          </w:tcPr>
          <w:p w14:paraId="05F9297B" w14:textId="77777777" w:rsidR="00A43C2D" w:rsidRPr="00550B04" w:rsidRDefault="00A43C2D" w:rsidP="00B35E12">
            <w:pPr>
              <w:ind w:firstLine="0"/>
              <w:jc w:val="center"/>
              <w:rPr>
                <w:ins w:id="949" w:author="FIORENTINA RICHELLE ASUN" w:date="2019-11-26T16:58:00Z"/>
                <w:rFonts w:ascii="Times New Roman" w:hAnsi="Times New Roman" w:cs="Times New Roman"/>
              </w:rPr>
            </w:pPr>
            <w:ins w:id="950" w:author="FIORENTINA RICHELLE ASUN" w:date="2019-11-26T16:58:00Z">
              <w:r w:rsidRPr="00550B04">
                <w:rPr>
                  <w:rFonts w:ascii="Times New Roman" w:hAnsi="Times New Roman" w:cs="Times New Roman"/>
                </w:rPr>
                <w:t>8</w:t>
              </w:r>
            </w:ins>
          </w:p>
        </w:tc>
        <w:tc>
          <w:tcPr>
            <w:tcW w:w="2350" w:type="dxa"/>
            <w:vAlign w:val="center"/>
            <w:tcPrChange w:id="951" w:author="FIORENTINA RICHELLE ASUN" w:date="2019-11-26T17:01:00Z">
              <w:tcPr>
                <w:tcW w:w="2339" w:type="dxa"/>
                <w:vAlign w:val="center"/>
              </w:tcPr>
            </w:tcPrChange>
          </w:tcPr>
          <w:p w14:paraId="42B90B5B" w14:textId="77777777" w:rsidR="00A43C2D" w:rsidRPr="00550B04" w:rsidRDefault="00A43C2D" w:rsidP="00B35E12">
            <w:pPr>
              <w:ind w:firstLine="0"/>
              <w:jc w:val="left"/>
              <w:rPr>
                <w:ins w:id="952" w:author="FIORENTINA RICHELLE ASUN" w:date="2019-11-26T16:58:00Z"/>
                <w:rFonts w:ascii="Times New Roman" w:hAnsi="Times New Roman" w:cs="Times New Roman"/>
              </w:rPr>
            </w:pPr>
            <w:ins w:id="953" w:author="FIORENTINA RICHELLE ASUN" w:date="2019-11-26T16:58:00Z">
              <w:r w:rsidRPr="00550B04">
                <w:rPr>
                  <w:rFonts w:ascii="Times New Roman" w:hAnsi="Times New Roman" w:cs="Times New Roman"/>
                </w:rPr>
                <w:t xml:space="preserve">3D Printed Casing </w:t>
              </w:r>
            </w:ins>
          </w:p>
        </w:tc>
        <w:tc>
          <w:tcPr>
            <w:tcW w:w="1866" w:type="dxa"/>
            <w:vAlign w:val="center"/>
            <w:tcPrChange w:id="954" w:author="FIORENTINA RICHELLE ASUN" w:date="2019-11-26T17:01:00Z">
              <w:tcPr>
                <w:tcW w:w="1857" w:type="dxa"/>
                <w:vAlign w:val="center"/>
              </w:tcPr>
            </w:tcPrChange>
          </w:tcPr>
          <w:p w14:paraId="4FF57A53" w14:textId="77777777" w:rsidR="00A43C2D" w:rsidRPr="00550B04" w:rsidRDefault="00A43C2D" w:rsidP="00B35E12">
            <w:pPr>
              <w:ind w:firstLine="0"/>
              <w:jc w:val="center"/>
              <w:rPr>
                <w:ins w:id="955" w:author="FIORENTINA RICHELLE ASUN" w:date="2019-11-26T16:58:00Z"/>
                <w:rFonts w:ascii="Times New Roman" w:hAnsi="Times New Roman" w:cs="Times New Roman"/>
              </w:rPr>
            </w:pPr>
            <w:ins w:id="956" w:author="FIORENTINA RICHELLE ASUN" w:date="2019-11-26T16:58:00Z">
              <w:r w:rsidRPr="00550B04">
                <w:rPr>
                  <w:rFonts w:ascii="Times New Roman" w:hAnsi="Times New Roman" w:cs="Times New Roman"/>
                </w:rPr>
                <w:t>1</w:t>
              </w:r>
            </w:ins>
          </w:p>
        </w:tc>
        <w:tc>
          <w:tcPr>
            <w:tcW w:w="1562" w:type="dxa"/>
            <w:vAlign w:val="center"/>
            <w:tcPrChange w:id="957" w:author="FIORENTINA RICHELLE ASUN" w:date="2019-11-26T17:01:00Z">
              <w:tcPr>
                <w:tcW w:w="1555" w:type="dxa"/>
                <w:vAlign w:val="center"/>
              </w:tcPr>
            </w:tcPrChange>
          </w:tcPr>
          <w:p w14:paraId="17629AF2" w14:textId="77777777" w:rsidR="00A43C2D" w:rsidRPr="00CB356E" w:rsidRDefault="00A43C2D" w:rsidP="00B35E12">
            <w:pPr>
              <w:ind w:firstLine="0"/>
              <w:jc w:val="center"/>
              <w:rPr>
                <w:ins w:id="958" w:author="FIORENTINA RICHELLE ASUN" w:date="2019-11-26T16:58:00Z"/>
                <w:rFonts w:ascii="Times New Roman" w:hAnsi="Times New Roman" w:cs="Times New Roman"/>
              </w:rPr>
            </w:pPr>
            <w:ins w:id="959" w:author="FIORENTINA RICHELLE ASUN" w:date="2019-11-26T16:58:00Z">
              <w:r>
                <w:rPr>
                  <w:rFonts w:ascii="Times New Roman" w:hAnsi="Times New Roman" w:cs="Times New Roman"/>
                </w:rPr>
                <w:t>1.00 per gram</w:t>
              </w:r>
            </w:ins>
          </w:p>
        </w:tc>
        <w:tc>
          <w:tcPr>
            <w:tcW w:w="1569" w:type="dxa"/>
            <w:vAlign w:val="center"/>
            <w:tcPrChange w:id="960" w:author="FIORENTINA RICHELLE ASUN" w:date="2019-11-26T17:01:00Z">
              <w:tcPr>
                <w:tcW w:w="1562" w:type="dxa"/>
                <w:vAlign w:val="center"/>
              </w:tcPr>
            </w:tcPrChange>
          </w:tcPr>
          <w:p w14:paraId="3CDEF2C2" w14:textId="77777777" w:rsidR="00A43C2D" w:rsidRPr="00CB356E" w:rsidRDefault="00A43C2D" w:rsidP="00B35E12">
            <w:pPr>
              <w:ind w:firstLine="0"/>
              <w:jc w:val="center"/>
              <w:rPr>
                <w:ins w:id="961" w:author="FIORENTINA RICHELLE ASUN" w:date="2019-11-26T16:58:00Z"/>
                <w:rFonts w:ascii="Times New Roman" w:hAnsi="Times New Roman" w:cs="Times New Roman"/>
              </w:rPr>
            </w:pPr>
            <w:ins w:id="962" w:author="FIORENTINA RICHELLE ASUN" w:date="2019-11-26T16:58:00Z">
              <w:r w:rsidRPr="00CB356E">
                <w:rPr>
                  <w:rFonts w:ascii="Times New Roman" w:hAnsi="Times New Roman" w:cs="Times New Roman"/>
                </w:rPr>
                <w:t>2</w:t>
              </w:r>
              <w:r>
                <w:rPr>
                  <w:rFonts w:ascii="Times New Roman" w:hAnsi="Times New Roman" w:cs="Times New Roman"/>
                </w:rPr>
                <w:t>5</w:t>
              </w:r>
              <w:r w:rsidRPr="00CB356E">
                <w:rPr>
                  <w:rFonts w:ascii="Times New Roman" w:hAnsi="Times New Roman" w:cs="Times New Roman"/>
                </w:rPr>
                <w:t>.00</w:t>
              </w:r>
            </w:ins>
          </w:p>
        </w:tc>
      </w:tr>
      <w:tr w:rsidR="00A43C2D" w:rsidRPr="00550B04" w14:paraId="7EE97DDD" w14:textId="77777777" w:rsidTr="00DF7CB4">
        <w:trPr>
          <w:trHeight w:val="576"/>
          <w:jc w:val="right"/>
          <w:ins w:id="963" w:author="FIORENTINA RICHELLE ASUN" w:date="2019-11-26T16:58:00Z"/>
          <w:trPrChange w:id="964" w:author="FIORENTINA RICHELLE ASUN" w:date="2019-11-26T17:01:00Z">
            <w:trPr>
              <w:trHeight w:val="589"/>
            </w:trPr>
          </w:trPrChange>
        </w:trPr>
        <w:tc>
          <w:tcPr>
            <w:tcW w:w="1237" w:type="dxa"/>
            <w:vAlign w:val="center"/>
            <w:tcPrChange w:id="965" w:author="FIORENTINA RICHELLE ASUN" w:date="2019-11-26T17:01:00Z">
              <w:tcPr>
                <w:tcW w:w="1231" w:type="dxa"/>
                <w:vAlign w:val="center"/>
              </w:tcPr>
            </w:tcPrChange>
          </w:tcPr>
          <w:p w14:paraId="212654B9" w14:textId="77777777" w:rsidR="00A43C2D" w:rsidRPr="00550B04" w:rsidRDefault="00A43C2D" w:rsidP="00B35E12">
            <w:pPr>
              <w:ind w:firstLine="0"/>
              <w:jc w:val="center"/>
              <w:rPr>
                <w:ins w:id="966" w:author="FIORENTINA RICHELLE ASUN" w:date="2019-11-26T16:58:00Z"/>
                <w:rFonts w:ascii="Times New Roman" w:hAnsi="Times New Roman" w:cs="Times New Roman"/>
              </w:rPr>
            </w:pPr>
            <w:ins w:id="967" w:author="FIORENTINA RICHELLE ASUN" w:date="2019-11-26T16:58:00Z">
              <w:r w:rsidRPr="00550B04">
                <w:rPr>
                  <w:rFonts w:ascii="Times New Roman" w:hAnsi="Times New Roman" w:cs="Times New Roman"/>
                </w:rPr>
                <w:t>9</w:t>
              </w:r>
            </w:ins>
          </w:p>
        </w:tc>
        <w:tc>
          <w:tcPr>
            <w:tcW w:w="2350" w:type="dxa"/>
            <w:vAlign w:val="center"/>
            <w:tcPrChange w:id="968" w:author="FIORENTINA RICHELLE ASUN" w:date="2019-11-26T17:01:00Z">
              <w:tcPr>
                <w:tcW w:w="2339" w:type="dxa"/>
                <w:vAlign w:val="center"/>
              </w:tcPr>
            </w:tcPrChange>
          </w:tcPr>
          <w:p w14:paraId="568D13E6" w14:textId="77777777" w:rsidR="00A43C2D" w:rsidRPr="00550B04" w:rsidRDefault="00A43C2D" w:rsidP="00B35E12">
            <w:pPr>
              <w:ind w:firstLine="0"/>
              <w:jc w:val="left"/>
              <w:rPr>
                <w:ins w:id="969" w:author="FIORENTINA RICHELLE ASUN" w:date="2019-11-26T16:58:00Z"/>
                <w:rFonts w:ascii="Times New Roman" w:hAnsi="Times New Roman" w:cs="Times New Roman"/>
              </w:rPr>
            </w:pPr>
            <w:ins w:id="970" w:author="FIORENTINA RICHELLE ASUN" w:date="2019-11-26T16:58:00Z">
              <w:r w:rsidRPr="00550B04">
                <w:rPr>
                  <w:rFonts w:ascii="Times New Roman" w:hAnsi="Times New Roman" w:cs="Times New Roman"/>
                </w:rPr>
                <w:t>Perspex</w:t>
              </w:r>
            </w:ins>
          </w:p>
        </w:tc>
        <w:tc>
          <w:tcPr>
            <w:tcW w:w="1866" w:type="dxa"/>
            <w:vAlign w:val="center"/>
            <w:tcPrChange w:id="971" w:author="FIORENTINA RICHELLE ASUN" w:date="2019-11-26T17:01:00Z">
              <w:tcPr>
                <w:tcW w:w="1857" w:type="dxa"/>
                <w:vAlign w:val="center"/>
              </w:tcPr>
            </w:tcPrChange>
          </w:tcPr>
          <w:p w14:paraId="7D413E76" w14:textId="77777777" w:rsidR="00A43C2D" w:rsidRPr="00550B04" w:rsidRDefault="00A43C2D" w:rsidP="00B35E12">
            <w:pPr>
              <w:ind w:firstLine="0"/>
              <w:jc w:val="center"/>
              <w:rPr>
                <w:ins w:id="972" w:author="FIORENTINA RICHELLE ASUN" w:date="2019-11-26T16:58:00Z"/>
                <w:rFonts w:ascii="Times New Roman" w:hAnsi="Times New Roman" w:cs="Times New Roman"/>
              </w:rPr>
            </w:pPr>
            <w:ins w:id="973" w:author="FIORENTINA RICHELLE ASUN" w:date="2019-11-26T16:58:00Z">
              <w:r w:rsidRPr="00550B04">
                <w:rPr>
                  <w:rFonts w:ascii="Times New Roman" w:hAnsi="Times New Roman" w:cs="Times New Roman"/>
                </w:rPr>
                <w:t>1</w:t>
              </w:r>
            </w:ins>
          </w:p>
        </w:tc>
        <w:tc>
          <w:tcPr>
            <w:tcW w:w="1562" w:type="dxa"/>
            <w:vAlign w:val="center"/>
            <w:tcPrChange w:id="974" w:author="FIORENTINA RICHELLE ASUN" w:date="2019-11-26T17:01:00Z">
              <w:tcPr>
                <w:tcW w:w="1555" w:type="dxa"/>
                <w:vAlign w:val="center"/>
              </w:tcPr>
            </w:tcPrChange>
          </w:tcPr>
          <w:p w14:paraId="4B0621E3" w14:textId="77777777" w:rsidR="00A43C2D" w:rsidRPr="00550B04" w:rsidRDefault="00A43C2D" w:rsidP="00B35E12">
            <w:pPr>
              <w:ind w:firstLine="0"/>
              <w:jc w:val="center"/>
              <w:rPr>
                <w:ins w:id="975" w:author="FIORENTINA RICHELLE ASUN" w:date="2019-11-26T16:58:00Z"/>
                <w:rFonts w:ascii="Times New Roman" w:hAnsi="Times New Roman" w:cs="Times New Roman"/>
              </w:rPr>
            </w:pPr>
            <w:ins w:id="976" w:author="FIORENTINA RICHELLE ASUN" w:date="2019-11-26T16:58:00Z">
              <w:r w:rsidRPr="00550B04">
                <w:rPr>
                  <w:rFonts w:ascii="Times New Roman" w:hAnsi="Times New Roman" w:cs="Times New Roman"/>
                </w:rPr>
                <w:t>-</w:t>
              </w:r>
            </w:ins>
          </w:p>
        </w:tc>
        <w:tc>
          <w:tcPr>
            <w:tcW w:w="1569" w:type="dxa"/>
            <w:vAlign w:val="center"/>
            <w:tcPrChange w:id="977" w:author="FIORENTINA RICHELLE ASUN" w:date="2019-11-26T17:01:00Z">
              <w:tcPr>
                <w:tcW w:w="1562" w:type="dxa"/>
                <w:vAlign w:val="center"/>
              </w:tcPr>
            </w:tcPrChange>
          </w:tcPr>
          <w:p w14:paraId="454EE665" w14:textId="77777777" w:rsidR="00A43C2D" w:rsidRPr="00550B04" w:rsidRDefault="00A43C2D" w:rsidP="00B35E12">
            <w:pPr>
              <w:ind w:firstLine="0"/>
              <w:jc w:val="center"/>
              <w:rPr>
                <w:ins w:id="978" w:author="FIORENTINA RICHELLE ASUN" w:date="2019-11-26T16:58:00Z"/>
                <w:rFonts w:ascii="Times New Roman" w:hAnsi="Times New Roman" w:cs="Times New Roman"/>
              </w:rPr>
            </w:pPr>
            <w:ins w:id="979" w:author="FIORENTINA RICHELLE ASUN" w:date="2019-11-26T16:58:00Z">
              <w:r w:rsidRPr="00550B04">
                <w:rPr>
                  <w:rFonts w:ascii="Times New Roman" w:hAnsi="Times New Roman" w:cs="Times New Roman"/>
                </w:rPr>
                <w:t>-</w:t>
              </w:r>
            </w:ins>
          </w:p>
        </w:tc>
      </w:tr>
      <w:tr w:rsidR="00A43C2D" w:rsidRPr="00550B04" w14:paraId="6FC60CCA" w14:textId="77777777" w:rsidTr="00DF7CB4">
        <w:trPr>
          <w:trHeight w:val="576"/>
          <w:jc w:val="right"/>
          <w:ins w:id="980" w:author="FIORENTINA RICHELLE ASUN" w:date="2019-11-26T16:58:00Z"/>
          <w:trPrChange w:id="981" w:author="FIORENTINA RICHELLE ASUN" w:date="2019-11-26T17:01:00Z">
            <w:trPr>
              <w:trHeight w:val="589"/>
            </w:trPr>
          </w:trPrChange>
        </w:trPr>
        <w:tc>
          <w:tcPr>
            <w:tcW w:w="1237" w:type="dxa"/>
            <w:vAlign w:val="center"/>
            <w:tcPrChange w:id="982" w:author="FIORENTINA RICHELLE ASUN" w:date="2019-11-26T17:01:00Z">
              <w:tcPr>
                <w:tcW w:w="1231" w:type="dxa"/>
                <w:vAlign w:val="center"/>
              </w:tcPr>
            </w:tcPrChange>
          </w:tcPr>
          <w:p w14:paraId="5E8E8AEF" w14:textId="77777777" w:rsidR="00A43C2D" w:rsidRPr="00550B04" w:rsidRDefault="00A43C2D" w:rsidP="00B35E12">
            <w:pPr>
              <w:ind w:firstLine="0"/>
              <w:jc w:val="center"/>
              <w:rPr>
                <w:ins w:id="983" w:author="FIORENTINA RICHELLE ASUN" w:date="2019-11-26T16:58:00Z"/>
                <w:rFonts w:ascii="Times New Roman" w:hAnsi="Times New Roman" w:cs="Times New Roman"/>
              </w:rPr>
            </w:pPr>
            <w:ins w:id="984" w:author="FIORENTINA RICHELLE ASUN" w:date="2019-11-26T16:58:00Z">
              <w:r>
                <w:rPr>
                  <w:rFonts w:ascii="Times New Roman" w:hAnsi="Times New Roman" w:cs="Times New Roman"/>
                </w:rPr>
                <w:t>10</w:t>
              </w:r>
            </w:ins>
          </w:p>
        </w:tc>
        <w:tc>
          <w:tcPr>
            <w:tcW w:w="2350" w:type="dxa"/>
            <w:vAlign w:val="center"/>
            <w:tcPrChange w:id="985" w:author="FIORENTINA RICHELLE ASUN" w:date="2019-11-26T17:01:00Z">
              <w:tcPr>
                <w:tcW w:w="2339" w:type="dxa"/>
                <w:vAlign w:val="center"/>
              </w:tcPr>
            </w:tcPrChange>
          </w:tcPr>
          <w:p w14:paraId="1D74D236" w14:textId="77777777" w:rsidR="00A43C2D" w:rsidRPr="00550B04" w:rsidRDefault="00A43C2D" w:rsidP="00B35E12">
            <w:pPr>
              <w:ind w:firstLine="0"/>
              <w:jc w:val="left"/>
              <w:rPr>
                <w:ins w:id="986" w:author="FIORENTINA RICHELLE ASUN" w:date="2019-11-26T16:58:00Z"/>
                <w:rFonts w:ascii="Times New Roman" w:hAnsi="Times New Roman" w:cs="Times New Roman"/>
              </w:rPr>
            </w:pPr>
            <w:ins w:id="987" w:author="FIORENTINA RICHELLE ASUN" w:date="2019-11-26T16:58:00Z">
              <w:r>
                <w:rPr>
                  <w:rFonts w:ascii="Times New Roman" w:hAnsi="Times New Roman" w:cs="Times New Roman"/>
                </w:rPr>
                <w:t>Reading Glasses</w:t>
              </w:r>
            </w:ins>
          </w:p>
        </w:tc>
        <w:tc>
          <w:tcPr>
            <w:tcW w:w="1866" w:type="dxa"/>
            <w:vAlign w:val="center"/>
            <w:tcPrChange w:id="988" w:author="FIORENTINA RICHELLE ASUN" w:date="2019-11-26T17:01:00Z">
              <w:tcPr>
                <w:tcW w:w="1857" w:type="dxa"/>
                <w:vAlign w:val="center"/>
              </w:tcPr>
            </w:tcPrChange>
          </w:tcPr>
          <w:p w14:paraId="25B11DDD" w14:textId="77777777" w:rsidR="00A43C2D" w:rsidRPr="00550B04" w:rsidRDefault="00A43C2D" w:rsidP="00B35E12">
            <w:pPr>
              <w:ind w:firstLine="0"/>
              <w:jc w:val="center"/>
              <w:rPr>
                <w:ins w:id="989" w:author="FIORENTINA RICHELLE ASUN" w:date="2019-11-26T16:58:00Z"/>
                <w:rFonts w:ascii="Times New Roman" w:hAnsi="Times New Roman" w:cs="Times New Roman"/>
              </w:rPr>
            </w:pPr>
            <w:ins w:id="990" w:author="FIORENTINA RICHELLE ASUN" w:date="2019-11-26T16:58:00Z">
              <w:r>
                <w:rPr>
                  <w:rFonts w:ascii="Times New Roman" w:hAnsi="Times New Roman" w:cs="Times New Roman"/>
                </w:rPr>
                <w:t>1</w:t>
              </w:r>
            </w:ins>
          </w:p>
        </w:tc>
        <w:tc>
          <w:tcPr>
            <w:tcW w:w="1562" w:type="dxa"/>
            <w:vAlign w:val="center"/>
            <w:tcPrChange w:id="991" w:author="FIORENTINA RICHELLE ASUN" w:date="2019-11-26T17:01:00Z">
              <w:tcPr>
                <w:tcW w:w="1555" w:type="dxa"/>
                <w:vAlign w:val="center"/>
              </w:tcPr>
            </w:tcPrChange>
          </w:tcPr>
          <w:p w14:paraId="16D35C43" w14:textId="77777777" w:rsidR="00A43C2D" w:rsidRPr="00550B04" w:rsidRDefault="00A43C2D" w:rsidP="00B35E12">
            <w:pPr>
              <w:ind w:firstLine="0"/>
              <w:jc w:val="center"/>
              <w:rPr>
                <w:ins w:id="992" w:author="FIORENTINA RICHELLE ASUN" w:date="2019-11-26T16:58:00Z"/>
                <w:rFonts w:ascii="Times New Roman" w:hAnsi="Times New Roman" w:cs="Times New Roman"/>
              </w:rPr>
            </w:pPr>
            <w:ins w:id="993" w:author="FIORENTINA RICHELLE ASUN" w:date="2019-11-26T16:58:00Z">
              <w:r>
                <w:rPr>
                  <w:rFonts w:ascii="Times New Roman" w:hAnsi="Times New Roman" w:cs="Times New Roman"/>
                </w:rPr>
                <w:t>2.30</w:t>
              </w:r>
            </w:ins>
          </w:p>
        </w:tc>
        <w:tc>
          <w:tcPr>
            <w:tcW w:w="1569" w:type="dxa"/>
            <w:vAlign w:val="center"/>
            <w:tcPrChange w:id="994" w:author="FIORENTINA RICHELLE ASUN" w:date="2019-11-26T17:01:00Z">
              <w:tcPr>
                <w:tcW w:w="1562" w:type="dxa"/>
                <w:vAlign w:val="center"/>
              </w:tcPr>
            </w:tcPrChange>
          </w:tcPr>
          <w:p w14:paraId="458739ED" w14:textId="77777777" w:rsidR="00A43C2D" w:rsidRPr="00550B04" w:rsidRDefault="00A43C2D" w:rsidP="00B35E12">
            <w:pPr>
              <w:ind w:firstLine="0"/>
              <w:jc w:val="center"/>
              <w:rPr>
                <w:ins w:id="995" w:author="FIORENTINA RICHELLE ASUN" w:date="2019-11-26T16:58:00Z"/>
                <w:rFonts w:ascii="Times New Roman" w:hAnsi="Times New Roman" w:cs="Times New Roman"/>
              </w:rPr>
            </w:pPr>
            <w:ins w:id="996" w:author="FIORENTINA RICHELLE ASUN" w:date="2019-11-26T16:58:00Z">
              <w:r>
                <w:rPr>
                  <w:rFonts w:ascii="Times New Roman" w:hAnsi="Times New Roman" w:cs="Times New Roman"/>
                </w:rPr>
                <w:t>2.30</w:t>
              </w:r>
            </w:ins>
          </w:p>
        </w:tc>
      </w:tr>
      <w:tr w:rsidR="00A43C2D" w:rsidRPr="00550B04" w14:paraId="2F985505" w14:textId="77777777" w:rsidTr="00DF7CB4">
        <w:trPr>
          <w:trHeight w:val="576"/>
          <w:jc w:val="right"/>
          <w:ins w:id="997" w:author="FIORENTINA RICHELLE ASUN" w:date="2019-11-26T16:58:00Z"/>
          <w:trPrChange w:id="998" w:author="FIORENTINA RICHELLE ASUN" w:date="2019-11-26T17:01:00Z">
            <w:trPr>
              <w:trHeight w:val="589"/>
            </w:trPr>
          </w:trPrChange>
        </w:trPr>
        <w:tc>
          <w:tcPr>
            <w:tcW w:w="1237" w:type="dxa"/>
            <w:vAlign w:val="center"/>
            <w:tcPrChange w:id="999" w:author="FIORENTINA RICHELLE ASUN" w:date="2019-11-26T17:01:00Z">
              <w:tcPr>
                <w:tcW w:w="1231" w:type="dxa"/>
                <w:vAlign w:val="center"/>
              </w:tcPr>
            </w:tcPrChange>
          </w:tcPr>
          <w:p w14:paraId="1BE59D77" w14:textId="77777777" w:rsidR="00A43C2D" w:rsidRDefault="00A43C2D" w:rsidP="00B35E12">
            <w:pPr>
              <w:ind w:firstLine="0"/>
              <w:jc w:val="center"/>
              <w:rPr>
                <w:ins w:id="1000" w:author="FIORENTINA RICHELLE ASUN" w:date="2019-11-26T16:58:00Z"/>
                <w:rFonts w:ascii="Times New Roman" w:hAnsi="Times New Roman" w:cs="Times New Roman"/>
              </w:rPr>
            </w:pPr>
            <w:ins w:id="1001" w:author="FIORENTINA RICHELLE ASUN" w:date="2019-11-26T16:58:00Z">
              <w:r>
                <w:rPr>
                  <w:rFonts w:ascii="Times New Roman" w:hAnsi="Times New Roman" w:cs="Times New Roman"/>
                </w:rPr>
                <w:t>11</w:t>
              </w:r>
            </w:ins>
          </w:p>
        </w:tc>
        <w:tc>
          <w:tcPr>
            <w:tcW w:w="2350" w:type="dxa"/>
            <w:vAlign w:val="center"/>
            <w:tcPrChange w:id="1002" w:author="FIORENTINA RICHELLE ASUN" w:date="2019-11-26T17:01:00Z">
              <w:tcPr>
                <w:tcW w:w="2339" w:type="dxa"/>
                <w:vAlign w:val="center"/>
              </w:tcPr>
            </w:tcPrChange>
          </w:tcPr>
          <w:p w14:paraId="52D6B047" w14:textId="77777777" w:rsidR="00A43C2D" w:rsidRDefault="00A43C2D" w:rsidP="00B35E12">
            <w:pPr>
              <w:ind w:firstLine="0"/>
              <w:jc w:val="left"/>
              <w:rPr>
                <w:ins w:id="1003" w:author="FIORENTINA RICHELLE ASUN" w:date="2019-11-26T16:58:00Z"/>
                <w:rFonts w:ascii="Times New Roman" w:hAnsi="Times New Roman" w:cs="Times New Roman"/>
              </w:rPr>
            </w:pPr>
            <w:ins w:id="1004" w:author="FIORENTINA RICHELLE ASUN" w:date="2019-11-26T16:58:00Z">
              <w:r>
                <w:rPr>
                  <w:rFonts w:ascii="Times New Roman" w:hAnsi="Times New Roman" w:cs="Times New Roman"/>
                </w:rPr>
                <w:t>SD Card 16gb</w:t>
              </w:r>
            </w:ins>
          </w:p>
        </w:tc>
        <w:tc>
          <w:tcPr>
            <w:tcW w:w="1866" w:type="dxa"/>
            <w:vAlign w:val="center"/>
            <w:tcPrChange w:id="1005" w:author="FIORENTINA RICHELLE ASUN" w:date="2019-11-26T17:01:00Z">
              <w:tcPr>
                <w:tcW w:w="1857" w:type="dxa"/>
                <w:vAlign w:val="center"/>
              </w:tcPr>
            </w:tcPrChange>
          </w:tcPr>
          <w:p w14:paraId="113569AA" w14:textId="77777777" w:rsidR="00A43C2D" w:rsidRDefault="00A43C2D" w:rsidP="00B35E12">
            <w:pPr>
              <w:ind w:firstLine="0"/>
              <w:jc w:val="center"/>
              <w:rPr>
                <w:ins w:id="1006" w:author="FIORENTINA RICHELLE ASUN" w:date="2019-11-26T16:58:00Z"/>
                <w:rFonts w:ascii="Times New Roman" w:hAnsi="Times New Roman" w:cs="Times New Roman"/>
              </w:rPr>
            </w:pPr>
            <w:ins w:id="1007" w:author="FIORENTINA RICHELLE ASUN" w:date="2019-11-26T16:58:00Z">
              <w:r>
                <w:rPr>
                  <w:rFonts w:ascii="Times New Roman" w:hAnsi="Times New Roman" w:cs="Times New Roman"/>
                </w:rPr>
                <w:t>1</w:t>
              </w:r>
            </w:ins>
          </w:p>
        </w:tc>
        <w:tc>
          <w:tcPr>
            <w:tcW w:w="1562" w:type="dxa"/>
            <w:vAlign w:val="center"/>
            <w:tcPrChange w:id="1008" w:author="FIORENTINA RICHELLE ASUN" w:date="2019-11-26T17:01:00Z">
              <w:tcPr>
                <w:tcW w:w="1555" w:type="dxa"/>
                <w:vAlign w:val="center"/>
              </w:tcPr>
            </w:tcPrChange>
          </w:tcPr>
          <w:p w14:paraId="49235861" w14:textId="77777777" w:rsidR="00A43C2D" w:rsidRDefault="00A43C2D" w:rsidP="00B35E12">
            <w:pPr>
              <w:ind w:firstLine="0"/>
              <w:jc w:val="center"/>
              <w:rPr>
                <w:ins w:id="1009" w:author="FIORENTINA RICHELLE ASUN" w:date="2019-11-26T16:58:00Z"/>
                <w:rFonts w:ascii="Times New Roman" w:hAnsi="Times New Roman" w:cs="Times New Roman"/>
              </w:rPr>
            </w:pPr>
            <w:ins w:id="1010" w:author="FIORENTINA RICHELLE ASUN" w:date="2019-11-26T16:58:00Z">
              <w:r>
                <w:rPr>
                  <w:rFonts w:ascii="Times New Roman" w:hAnsi="Times New Roman" w:cs="Times New Roman"/>
                </w:rPr>
                <w:t>36.00</w:t>
              </w:r>
            </w:ins>
          </w:p>
        </w:tc>
        <w:tc>
          <w:tcPr>
            <w:tcW w:w="1569" w:type="dxa"/>
            <w:vAlign w:val="center"/>
            <w:tcPrChange w:id="1011" w:author="FIORENTINA RICHELLE ASUN" w:date="2019-11-26T17:01:00Z">
              <w:tcPr>
                <w:tcW w:w="1562" w:type="dxa"/>
                <w:vAlign w:val="center"/>
              </w:tcPr>
            </w:tcPrChange>
          </w:tcPr>
          <w:p w14:paraId="6C024EDD" w14:textId="77777777" w:rsidR="00A43C2D" w:rsidRDefault="00A43C2D" w:rsidP="00B35E12">
            <w:pPr>
              <w:ind w:firstLine="0"/>
              <w:jc w:val="center"/>
              <w:rPr>
                <w:ins w:id="1012" w:author="FIORENTINA RICHELLE ASUN" w:date="2019-11-26T16:58:00Z"/>
                <w:rFonts w:ascii="Times New Roman" w:hAnsi="Times New Roman" w:cs="Times New Roman"/>
              </w:rPr>
            </w:pPr>
            <w:ins w:id="1013" w:author="FIORENTINA RICHELLE ASUN" w:date="2019-11-26T16:58:00Z">
              <w:r>
                <w:rPr>
                  <w:rFonts w:ascii="Times New Roman" w:hAnsi="Times New Roman" w:cs="Times New Roman"/>
                </w:rPr>
                <w:t>36.00</w:t>
              </w:r>
            </w:ins>
          </w:p>
        </w:tc>
      </w:tr>
      <w:tr w:rsidR="00A43C2D" w:rsidRPr="00550B04" w14:paraId="4342FEC6" w14:textId="77777777" w:rsidTr="00DF7CB4">
        <w:trPr>
          <w:trHeight w:val="576"/>
          <w:jc w:val="right"/>
          <w:ins w:id="1014" w:author="FIORENTINA RICHELLE ASUN" w:date="2019-11-26T16:58:00Z"/>
          <w:trPrChange w:id="1015" w:author="FIORENTINA RICHELLE ASUN" w:date="2019-11-26T17:01:00Z">
            <w:trPr>
              <w:trHeight w:val="589"/>
            </w:trPr>
          </w:trPrChange>
        </w:trPr>
        <w:tc>
          <w:tcPr>
            <w:tcW w:w="7016" w:type="dxa"/>
            <w:gridSpan w:val="4"/>
            <w:vAlign w:val="center"/>
            <w:tcPrChange w:id="1016" w:author="FIORENTINA RICHELLE ASUN" w:date="2019-11-26T17:01:00Z">
              <w:tcPr>
                <w:tcW w:w="6982" w:type="dxa"/>
                <w:gridSpan w:val="4"/>
                <w:vAlign w:val="center"/>
              </w:tcPr>
            </w:tcPrChange>
          </w:tcPr>
          <w:p w14:paraId="0202677A" w14:textId="77777777" w:rsidR="00A43C2D" w:rsidRPr="00550B04" w:rsidRDefault="00A43C2D" w:rsidP="00B35E12">
            <w:pPr>
              <w:ind w:firstLine="0"/>
              <w:jc w:val="center"/>
              <w:rPr>
                <w:ins w:id="1017" w:author="FIORENTINA RICHELLE ASUN" w:date="2019-11-26T16:58:00Z"/>
                <w:rFonts w:ascii="Times New Roman" w:hAnsi="Times New Roman" w:cs="Times New Roman"/>
                <w:b/>
              </w:rPr>
            </w:pPr>
            <w:ins w:id="1018" w:author="FIORENTINA RICHELLE ASUN" w:date="2019-11-26T16:58:00Z">
              <w:r w:rsidRPr="00550B04">
                <w:rPr>
                  <w:rFonts w:ascii="Times New Roman" w:hAnsi="Times New Roman" w:cs="Times New Roman"/>
                  <w:b/>
                </w:rPr>
                <w:t>TOTAL</w:t>
              </w:r>
            </w:ins>
          </w:p>
        </w:tc>
        <w:tc>
          <w:tcPr>
            <w:tcW w:w="1569" w:type="dxa"/>
            <w:vAlign w:val="center"/>
            <w:tcPrChange w:id="1019" w:author="FIORENTINA RICHELLE ASUN" w:date="2019-11-26T17:01:00Z">
              <w:tcPr>
                <w:tcW w:w="1562" w:type="dxa"/>
                <w:vAlign w:val="center"/>
              </w:tcPr>
            </w:tcPrChange>
          </w:tcPr>
          <w:p w14:paraId="314871D0" w14:textId="77777777" w:rsidR="00A43C2D" w:rsidRPr="00550B04" w:rsidRDefault="00A43C2D" w:rsidP="00B35E12">
            <w:pPr>
              <w:ind w:firstLine="0"/>
              <w:jc w:val="center"/>
              <w:rPr>
                <w:ins w:id="1020" w:author="FIORENTINA RICHELLE ASUN" w:date="2019-11-26T16:58:00Z"/>
                <w:rFonts w:ascii="Times New Roman" w:hAnsi="Times New Roman" w:cs="Times New Roman"/>
              </w:rPr>
            </w:pPr>
            <w:ins w:id="1021" w:author="FIORENTINA RICHELLE ASUN" w:date="2019-11-26T16:58:00Z">
              <w:r>
                <w:rPr>
                  <w:rFonts w:ascii="Times New Roman" w:hAnsi="Times New Roman" w:cs="Times New Roman"/>
                </w:rPr>
                <w:t>178.50</w:t>
              </w:r>
            </w:ins>
          </w:p>
        </w:tc>
      </w:tr>
    </w:tbl>
    <w:p w14:paraId="4EC951CB" w14:textId="5EA931DF" w:rsidR="00605D44" w:rsidRDefault="00605D44">
      <w:pPr>
        <w:ind w:firstLine="0"/>
        <w:rPr>
          <w:ins w:id="1022" w:author="SYED AMIR HILMY BIN SYED HALIM" w:date="2019-11-24T17:11:00Z"/>
          <w:rFonts w:ascii="Times New Roman" w:hAnsi="Times New Roman" w:cs="Times New Roman"/>
          <w:bCs/>
          <w:i/>
        </w:rPr>
        <w:pPrChange w:id="1023" w:author="FIORENTINA RICHELLE ASUN" w:date="2019-11-26T16:58:00Z">
          <w:pPr>
            <w:ind w:firstLine="0"/>
            <w:jc w:val="center"/>
          </w:pPr>
        </w:pPrChange>
      </w:pPr>
    </w:p>
    <w:p w14:paraId="07771A94" w14:textId="4D1841C5" w:rsidR="00F366FC" w:rsidRPr="00AA513D" w:rsidDel="009C7F52" w:rsidRDefault="00F366FC" w:rsidP="00F366FC">
      <w:pPr>
        <w:ind w:firstLine="0"/>
        <w:jc w:val="center"/>
        <w:rPr>
          <w:ins w:id="1024" w:author="SYED AMIR HILMY BIN SYED HALIM" w:date="2019-11-24T17:10:00Z"/>
          <w:del w:id="1025" w:author="FIORENTINA RICHELLE ASUN" w:date="2019-11-26T16:54:00Z"/>
          <w:rFonts w:ascii="Times New Roman" w:hAnsi="Times New Roman" w:cs="Times New Roman"/>
          <w:bCs/>
          <w:i/>
        </w:rPr>
      </w:pPr>
      <w:ins w:id="1026" w:author="SYED AMIR HILMY BIN SYED HALIM" w:date="2019-11-24T17:10:00Z">
        <w:del w:id="1027" w:author="FIORENTINA RICHELLE ASUN" w:date="2019-11-26T16:54:00Z">
          <w:r w:rsidRPr="00AA513D" w:rsidDel="009C7F52">
            <w:rPr>
              <w:rFonts w:ascii="Times New Roman" w:hAnsi="Times New Roman" w:cs="Times New Roman"/>
              <w:bCs/>
              <w:i/>
            </w:rPr>
            <w:delText xml:space="preserve">Table </w:delText>
          </w:r>
        </w:del>
      </w:ins>
      <w:ins w:id="1028" w:author="SYED AMIR HILMY BIN SYED HALIM" w:date="2019-11-24T17:11:00Z">
        <w:del w:id="1029" w:author="FIORENTINA RICHELLE ASUN" w:date="2019-11-26T16:54:00Z">
          <w:r w:rsidR="009A1DDE" w:rsidDel="009C7F52">
            <w:rPr>
              <w:rFonts w:ascii="Times New Roman" w:hAnsi="Times New Roman" w:cs="Times New Roman"/>
              <w:bCs/>
              <w:i/>
            </w:rPr>
            <w:delText>3</w:delText>
          </w:r>
        </w:del>
      </w:ins>
      <w:ins w:id="1030" w:author="SYED AMIR HILMY BIN SYED HALIM" w:date="2019-11-24T17:10:00Z">
        <w:del w:id="1031" w:author="FIORENTINA RICHELLE ASUN" w:date="2019-11-26T16:54:00Z">
          <w:r w:rsidRPr="00AA513D" w:rsidDel="009C7F52">
            <w:rPr>
              <w:rFonts w:ascii="Times New Roman" w:hAnsi="Times New Roman" w:cs="Times New Roman"/>
              <w:bCs/>
              <w:i/>
            </w:rPr>
            <w:delText>.</w:delText>
          </w:r>
        </w:del>
      </w:ins>
      <w:ins w:id="1032" w:author="SYED AMIR HILMY BIN SYED HALIM" w:date="2019-11-24T17:11:00Z">
        <w:del w:id="1033" w:author="FIORENTINA RICHELLE ASUN" w:date="2019-11-26T16:54:00Z">
          <w:r w:rsidR="009A1DDE" w:rsidDel="009C7F52">
            <w:rPr>
              <w:rFonts w:ascii="Times New Roman" w:hAnsi="Times New Roman" w:cs="Times New Roman"/>
              <w:bCs/>
              <w:i/>
            </w:rPr>
            <w:delText>4</w:delText>
          </w:r>
        </w:del>
      </w:ins>
      <w:ins w:id="1034" w:author="SYED AMIR HILMY BIN SYED HALIM" w:date="2019-11-24T17:14:00Z">
        <w:del w:id="1035" w:author="FIORENTINA RICHELLE ASUN" w:date="2019-11-26T16:54:00Z">
          <w:r w:rsidR="006D54E1" w:rsidDel="009C7F52">
            <w:rPr>
              <w:rFonts w:ascii="Times New Roman" w:hAnsi="Times New Roman" w:cs="Times New Roman"/>
              <w:bCs/>
              <w:i/>
            </w:rPr>
            <w:delText>.1</w:delText>
          </w:r>
        </w:del>
      </w:ins>
      <w:ins w:id="1036" w:author="SYED AMIR HILMY BIN SYED HALIM" w:date="2019-11-24T17:10:00Z">
        <w:del w:id="1037" w:author="FIORENTINA RICHELLE ASUN" w:date="2019-11-26T16:54:00Z">
          <w:r w:rsidRPr="00AA513D" w:rsidDel="009C7F52">
            <w:rPr>
              <w:rFonts w:ascii="Times New Roman" w:hAnsi="Times New Roman" w:cs="Times New Roman"/>
              <w:bCs/>
              <w:i/>
            </w:rPr>
            <w:delText xml:space="preserve"> cost for each material used</w:delText>
          </w:r>
        </w:del>
      </w:ins>
    </w:p>
    <w:p w14:paraId="7F435962" w14:textId="77777777" w:rsidR="00F366FC" w:rsidRDefault="00F366FC">
      <w:pPr>
        <w:ind w:firstLine="0"/>
        <w:rPr>
          <w:ins w:id="1038" w:author="SYED AMIR HILMY BIN SYED HALIM" w:date="2019-11-24T17:10:00Z"/>
          <w:rFonts w:ascii="Times New Roman" w:hAnsi="Times New Roman" w:cs="Times New Roman"/>
          <w:b/>
          <w:bCs/>
        </w:rPr>
        <w:pPrChange w:id="1039" w:author="FIORENTINA RICHELLE ASUN" w:date="2019-11-26T16:54:00Z">
          <w:pPr>
            <w:ind w:firstLine="0"/>
            <w:jc w:val="center"/>
          </w:pPr>
        </w:pPrChange>
      </w:pPr>
    </w:p>
    <w:p w14:paraId="58BCD367" w14:textId="77777777" w:rsidR="00B35E12" w:rsidRDefault="00B35E12">
      <w:pPr>
        <w:spacing w:after="160" w:line="259" w:lineRule="auto"/>
        <w:ind w:firstLine="0"/>
        <w:jc w:val="left"/>
        <w:rPr>
          <w:ins w:id="1040" w:author="FIORENTINA RICHELLE ASUN" w:date="2019-11-26T16:58:00Z"/>
          <w:rFonts w:ascii="Times New Roman" w:hAnsi="Times New Roman" w:cs="Times New Roman"/>
          <w:b/>
          <w:u w:val="single"/>
        </w:rPr>
      </w:pPr>
      <w:ins w:id="1041" w:author="FIORENTINA RICHELLE ASUN" w:date="2019-11-26T16:58:00Z">
        <w:r>
          <w:rPr>
            <w:rFonts w:ascii="Times New Roman" w:hAnsi="Times New Roman" w:cs="Times New Roman"/>
            <w:b/>
            <w:u w:val="single"/>
          </w:rPr>
          <w:br w:type="page"/>
        </w:r>
      </w:ins>
    </w:p>
    <w:p w14:paraId="7A7ADE5B" w14:textId="401DF7EB" w:rsidR="00F366FC" w:rsidRPr="009A1DDE" w:rsidRDefault="00F366FC">
      <w:pPr>
        <w:ind w:firstLine="0"/>
        <w:rPr>
          <w:ins w:id="1042" w:author="SYED AMIR HILMY BIN SYED HALIM" w:date="2019-11-24T17:10:00Z"/>
          <w:rFonts w:ascii="Times New Roman" w:hAnsi="Times New Roman" w:cs="Times New Roman"/>
          <w:b/>
          <w:u w:val="single"/>
          <w:rPrChange w:id="1043" w:author="SYED AMIR HILMY BIN SYED HALIM" w:date="2019-11-24T17:12:00Z">
            <w:rPr>
              <w:ins w:id="1044" w:author="SYED AMIR HILMY BIN SYED HALIM" w:date="2019-11-24T17:10:00Z"/>
              <w:rFonts w:ascii="Times New Roman" w:hAnsi="Times New Roman" w:cs="Times New Roman"/>
              <w:b/>
            </w:rPr>
          </w:rPrChange>
        </w:rPr>
      </w:pPr>
      <w:ins w:id="1045" w:author="SYED AMIR HILMY BIN SYED HALIM" w:date="2019-11-24T17:10:00Z">
        <w:r w:rsidRPr="009A1DDE">
          <w:rPr>
            <w:rFonts w:ascii="Times New Roman" w:hAnsi="Times New Roman" w:cs="Times New Roman"/>
            <w:b/>
            <w:u w:val="single"/>
            <w:rPrChange w:id="1046" w:author="SYED AMIR HILMY BIN SYED HALIM" w:date="2019-11-24T17:12:00Z">
              <w:rPr>
                <w:rFonts w:ascii="Times New Roman" w:hAnsi="Times New Roman" w:cs="Times New Roman"/>
                <w:b/>
              </w:rPr>
            </w:rPrChange>
          </w:rPr>
          <w:lastRenderedPageBreak/>
          <w:t>OPERATIONAL COST</w:t>
        </w:r>
      </w:ins>
    </w:p>
    <w:p w14:paraId="56B14E0E" w14:textId="4328A6C7" w:rsidR="00F366FC" w:rsidRPr="00550B04" w:rsidRDefault="00F366FC" w:rsidP="00F366FC">
      <w:pPr>
        <w:rPr>
          <w:ins w:id="1047" w:author="SYED AMIR HILMY BIN SYED HALIM" w:date="2019-11-24T17:10:00Z"/>
          <w:rFonts w:ascii="Times New Roman" w:hAnsi="Times New Roman" w:cs="Times New Roman"/>
        </w:rPr>
      </w:pPr>
      <w:ins w:id="1048" w:author="SYED AMIR HILMY BIN SYED HALIM" w:date="2019-11-24T17:10:00Z">
        <w:r w:rsidRPr="00550B04">
          <w:rPr>
            <w:rFonts w:ascii="Times New Roman" w:hAnsi="Times New Roman" w:cs="Times New Roman"/>
          </w:rPr>
          <w:t>There is no major operational cost incurred for this product. The mini powerbank as the power source needed to be recharged once it drain</w:t>
        </w:r>
        <w:r>
          <w:rPr>
            <w:rFonts w:ascii="Times New Roman" w:hAnsi="Times New Roman" w:cs="Times New Roman"/>
          </w:rPr>
          <w:t>s</w:t>
        </w:r>
        <w:r w:rsidRPr="00550B04">
          <w:rPr>
            <w:rFonts w:ascii="Times New Roman" w:hAnsi="Times New Roman" w:cs="Times New Roman"/>
          </w:rPr>
          <w:t xml:space="preserve"> out. Since </w:t>
        </w:r>
        <w:r>
          <w:rPr>
            <w:rFonts w:ascii="Times New Roman" w:hAnsi="Times New Roman" w:cs="Times New Roman"/>
          </w:rPr>
          <w:t>the prototype has</w:t>
        </w:r>
        <w:r w:rsidRPr="00550B04">
          <w:rPr>
            <w:rFonts w:ascii="Times New Roman" w:hAnsi="Times New Roman" w:cs="Times New Roman"/>
          </w:rPr>
          <w:t xml:space="preserve"> low power </w:t>
        </w:r>
        <w:r>
          <w:rPr>
            <w:rFonts w:ascii="Times New Roman" w:hAnsi="Times New Roman" w:cs="Times New Roman"/>
          </w:rPr>
          <w:t>consumption</w:t>
        </w:r>
        <w:r w:rsidRPr="00550B04">
          <w:rPr>
            <w:rFonts w:ascii="Times New Roman" w:hAnsi="Times New Roman" w:cs="Times New Roman"/>
          </w:rPr>
          <w:t>, the powerbank will last long</w:t>
        </w:r>
        <w:r>
          <w:rPr>
            <w:rFonts w:ascii="Times New Roman" w:hAnsi="Times New Roman" w:cs="Times New Roman"/>
          </w:rPr>
          <w:t xml:space="preserve"> enough</w:t>
        </w:r>
        <w:r w:rsidRPr="00550B04">
          <w:rPr>
            <w:rFonts w:ascii="Times New Roman" w:hAnsi="Times New Roman" w:cs="Times New Roman"/>
          </w:rPr>
          <w:t>.</w:t>
        </w:r>
        <w:r>
          <w:rPr>
            <w:rFonts w:ascii="Times New Roman" w:hAnsi="Times New Roman" w:cs="Times New Roman"/>
          </w:rPr>
          <w:t xml:space="preserve"> Pi Zero WH will consume around 0.08W and 0.24W with the power supply at 12W from the powerbank at constant 2.1A. Based on the recommendation from the Raspberry Pi company, it is recommended to use Power Supply Unit (PSU) with 1.2A current capacity. However, the maximum current that is needed to run the Pi Zero WH is 500mA. Hence, it will last for at least </w:t>
        </w:r>
      </w:ins>
      <w:ins w:id="1049" w:author="SYED AMIR HILMY BIN SYED HALIM" w:date="2019-11-24T17:15:00Z">
        <w:r w:rsidR="00220E4A">
          <w:rPr>
            <w:rFonts w:ascii="Times New Roman" w:hAnsi="Times New Roman" w:cs="Times New Roman"/>
          </w:rPr>
          <w:t>24</w:t>
        </w:r>
      </w:ins>
      <w:ins w:id="1050" w:author="SYED AMIR HILMY BIN SYED HALIM" w:date="2019-11-24T17:10:00Z">
        <w:r>
          <w:rPr>
            <w:rFonts w:ascii="Times New Roman" w:hAnsi="Times New Roman" w:cs="Times New Roman"/>
          </w:rPr>
          <w:t xml:space="preserve"> hours before the 2,600mAh powerbank run out.</w:t>
        </w:r>
      </w:ins>
    </w:p>
    <w:p w14:paraId="53B7E25A" w14:textId="77777777" w:rsidR="00F366FC" w:rsidRDefault="00F366FC">
      <w:pPr>
        <w:ind w:firstLine="0"/>
        <w:rPr>
          <w:ins w:id="1051" w:author="SYED AMIR HILMY BIN SYED HALIM" w:date="2019-11-24T17:10:00Z"/>
          <w:rFonts w:ascii="Times New Roman" w:hAnsi="Times New Roman" w:cs="Times New Roman"/>
          <w:b/>
        </w:rPr>
        <w:pPrChange w:id="1052" w:author="SYED AMIR HILMY BIN SYED HALIM" w:date="2019-11-24T17:12:00Z">
          <w:pPr/>
        </w:pPrChange>
      </w:pPr>
    </w:p>
    <w:p w14:paraId="507378ED" w14:textId="38471966" w:rsidR="00F366FC" w:rsidRPr="00220E4A" w:rsidRDefault="00F366FC" w:rsidP="00F366FC">
      <w:pPr>
        <w:ind w:firstLine="0"/>
        <w:rPr>
          <w:ins w:id="1053" w:author="SYED AMIR HILMY BIN SYED HALIM" w:date="2019-11-24T17:10:00Z"/>
          <w:rFonts w:ascii="Times New Roman" w:hAnsi="Times New Roman" w:cs="Times New Roman"/>
          <w:b/>
          <w:u w:val="single"/>
          <w:rPrChange w:id="1054" w:author="SYED AMIR HILMY BIN SYED HALIM" w:date="2019-11-24T17:15:00Z">
            <w:rPr>
              <w:ins w:id="1055" w:author="SYED AMIR HILMY BIN SYED HALIM" w:date="2019-11-24T17:10:00Z"/>
              <w:rFonts w:ascii="Times New Roman" w:hAnsi="Times New Roman" w:cs="Times New Roman"/>
              <w:b/>
            </w:rPr>
          </w:rPrChange>
        </w:rPr>
      </w:pPr>
      <w:ins w:id="1056" w:author="SYED AMIR HILMY BIN SYED HALIM" w:date="2019-11-24T17:10:00Z">
        <w:r w:rsidRPr="00220E4A">
          <w:rPr>
            <w:rFonts w:ascii="Times New Roman" w:hAnsi="Times New Roman" w:cs="Times New Roman"/>
            <w:b/>
            <w:u w:val="single"/>
            <w:rPrChange w:id="1057" w:author="SYED AMIR HILMY BIN SYED HALIM" w:date="2019-11-24T17:15:00Z">
              <w:rPr>
                <w:rFonts w:ascii="Times New Roman" w:hAnsi="Times New Roman" w:cs="Times New Roman"/>
                <w:b/>
              </w:rPr>
            </w:rPrChange>
          </w:rPr>
          <w:t>ALTERNATIVES IN MATERIAL</w:t>
        </w:r>
      </w:ins>
    </w:p>
    <w:p w14:paraId="78F2FAF4" w14:textId="681367E9" w:rsidR="00F366FC" w:rsidRDefault="00F366FC" w:rsidP="00F366FC">
      <w:pPr>
        <w:rPr>
          <w:ins w:id="1058" w:author="SYED AMIR HILMY BIN SYED HALIM" w:date="2019-11-24T17:10:00Z"/>
          <w:rFonts w:ascii="Times New Roman" w:eastAsia="Times New Roman" w:hAnsi="Times New Roman" w:cs="Times New Roman"/>
          <w:bCs/>
        </w:rPr>
      </w:pPr>
      <w:ins w:id="1059" w:author="SYED AMIR HILMY BIN SYED HALIM" w:date="2019-11-24T17:10:00Z">
        <w:r w:rsidRPr="00AA513D">
          <w:rPr>
            <w:rFonts w:ascii="Times New Roman" w:eastAsia="Times New Roman" w:hAnsi="Times New Roman" w:cs="Times New Roman"/>
            <w:bCs/>
          </w:rPr>
          <w:t>ESP32 LyraT</w:t>
        </w:r>
        <w:r>
          <w:rPr>
            <w:rFonts w:ascii="Times New Roman" w:eastAsia="Times New Roman" w:hAnsi="Times New Roman" w:cs="Times New Roman"/>
            <w:bCs/>
          </w:rPr>
          <w:t xml:space="preserve"> has been considered as the alternative main board to run the system for Aide Glass. The comparison between Raspberry Pi Zero WH and ESP32 LyraT in term of economical aspect is shown in </w:t>
        </w:r>
        <w:r>
          <w:rPr>
            <w:rFonts w:ascii="Times New Roman" w:eastAsia="Times New Roman" w:hAnsi="Times New Roman" w:cs="Times New Roman"/>
            <w:b/>
            <w:bCs/>
          </w:rPr>
          <w:t xml:space="preserve">Table </w:t>
        </w:r>
      </w:ins>
      <w:ins w:id="1060" w:author="SYED AMIR HILMY BIN SYED HALIM" w:date="2019-11-24T17:15:00Z">
        <w:r w:rsidR="00220E4A">
          <w:rPr>
            <w:rFonts w:ascii="Times New Roman" w:eastAsia="Times New Roman" w:hAnsi="Times New Roman" w:cs="Times New Roman"/>
            <w:b/>
            <w:bCs/>
          </w:rPr>
          <w:t>3.</w:t>
        </w:r>
      </w:ins>
      <w:ins w:id="1061" w:author="FIORENTINA RICHELLE ASUN" w:date="2019-11-26T17:10:00Z">
        <w:r w:rsidR="004C371D">
          <w:rPr>
            <w:rFonts w:ascii="Times New Roman" w:eastAsia="Times New Roman" w:hAnsi="Times New Roman" w:cs="Times New Roman"/>
            <w:b/>
            <w:bCs/>
          </w:rPr>
          <w:t>4</w:t>
        </w:r>
      </w:ins>
      <w:ins w:id="1062" w:author="SYED AMIR HILMY BIN SYED HALIM" w:date="2019-11-24T17:15:00Z">
        <w:del w:id="1063" w:author="FIORENTINA RICHELLE ASUN" w:date="2019-11-26T17:03:00Z">
          <w:r w:rsidR="00220E4A" w:rsidDel="00635F68">
            <w:rPr>
              <w:rFonts w:ascii="Times New Roman" w:eastAsia="Times New Roman" w:hAnsi="Times New Roman" w:cs="Times New Roman"/>
              <w:b/>
              <w:bCs/>
            </w:rPr>
            <w:delText>4</w:delText>
          </w:r>
        </w:del>
        <w:r w:rsidR="00220E4A">
          <w:rPr>
            <w:rFonts w:ascii="Times New Roman" w:eastAsia="Times New Roman" w:hAnsi="Times New Roman" w:cs="Times New Roman"/>
            <w:b/>
            <w:bCs/>
          </w:rPr>
          <w:t>.2</w:t>
        </w:r>
      </w:ins>
      <w:ins w:id="1064" w:author="SYED AMIR HILMY BIN SYED HALIM" w:date="2019-11-24T17:10:00Z">
        <w:r>
          <w:rPr>
            <w:rFonts w:ascii="Times New Roman" w:eastAsia="Times New Roman" w:hAnsi="Times New Roman" w:cs="Times New Roman"/>
            <w:bCs/>
          </w:rPr>
          <w:t>.</w:t>
        </w:r>
        <w:r w:rsidRPr="006104C3">
          <w:rPr>
            <w:rFonts w:ascii="Times New Roman" w:eastAsia="Times New Roman" w:hAnsi="Times New Roman" w:cs="Times New Roman"/>
            <w:bCs/>
          </w:rPr>
          <w:t xml:space="preserve"> </w:t>
        </w:r>
        <w:r>
          <w:rPr>
            <w:rFonts w:ascii="Times New Roman" w:eastAsia="Times New Roman" w:hAnsi="Times New Roman" w:cs="Times New Roman"/>
            <w:bCs/>
          </w:rPr>
          <w:t xml:space="preserve">Based on the comparison table, </w:t>
        </w:r>
        <w:r w:rsidRPr="006104C3">
          <w:rPr>
            <w:rFonts w:ascii="Times New Roman" w:eastAsia="Times New Roman" w:hAnsi="Times New Roman" w:cs="Times New Roman"/>
            <w:bCs/>
          </w:rPr>
          <w:t>power requirement</w:t>
        </w:r>
        <w:r>
          <w:rPr>
            <w:rFonts w:ascii="Times New Roman" w:eastAsia="Times New Roman" w:hAnsi="Times New Roman" w:cs="Times New Roman"/>
            <w:bCs/>
          </w:rPr>
          <w:t xml:space="preserve"> of</w:t>
        </w:r>
        <w:r w:rsidRPr="006104C3">
          <w:rPr>
            <w:rFonts w:ascii="Times New Roman" w:eastAsia="Times New Roman" w:hAnsi="Times New Roman" w:cs="Times New Roman"/>
            <w:bCs/>
          </w:rPr>
          <w:t xml:space="preserve"> Pi Zero WH need </w:t>
        </w:r>
        <w:commentRangeStart w:id="1065"/>
        <w:r w:rsidRPr="006104C3">
          <w:rPr>
            <w:rFonts w:ascii="Times New Roman" w:eastAsia="Times New Roman" w:hAnsi="Times New Roman" w:cs="Times New Roman"/>
            <w:bCs/>
          </w:rPr>
          <w:t>1.2A which is slightly higher than ESP32 LyraT, 500mA</w:t>
        </w:r>
        <w:commentRangeEnd w:id="1065"/>
        <w:r w:rsidRPr="006104C3">
          <w:rPr>
            <w:rStyle w:val="CommentReference"/>
          </w:rPr>
          <w:commentReference w:id="1065"/>
        </w:r>
        <w:r w:rsidRPr="006104C3">
          <w:rPr>
            <w:rFonts w:ascii="Times New Roman" w:eastAsia="Times New Roman" w:hAnsi="Times New Roman" w:cs="Times New Roman"/>
            <w:bCs/>
          </w:rPr>
          <w:t xml:space="preserve">. However, ESP32 LyraT is not space efficient because it consumes </w:t>
        </w:r>
        <w:r w:rsidRPr="006104C3">
          <w:rPr>
            <w:rFonts w:ascii="Times New Roman" w:hAnsi="Times New Roman" w:cs="Times New Roman"/>
            <w:color w:val="000000"/>
            <w:shd w:val="clear" w:color="auto" w:fill="FFFFFF"/>
          </w:rPr>
          <w:t>larger while the</w:t>
        </w:r>
        <w:r w:rsidRPr="006104C3">
          <w:rPr>
            <w:rFonts w:ascii="Times New Roman" w:eastAsia="Times New Roman" w:hAnsi="Times New Roman" w:cs="Times New Roman"/>
            <w:bCs/>
          </w:rPr>
          <w:t xml:space="preserve"> Pi Zero WH. Therefore, a larger casing is needed to place ESP32 LyraT in the prototype which will increase the cost for casing production.</w:t>
        </w:r>
        <w:r>
          <w:rPr>
            <w:rFonts w:ascii="Times New Roman" w:eastAsia="Times New Roman" w:hAnsi="Times New Roman" w:cs="Times New Roman"/>
            <w:bCs/>
          </w:rPr>
          <w:t xml:space="preserve"> </w:t>
        </w:r>
        <w:r w:rsidRPr="006104C3">
          <w:rPr>
            <w:rFonts w:ascii="Times New Roman" w:eastAsia="Times New Roman" w:hAnsi="Times New Roman" w:cs="Times New Roman"/>
            <w:bCs/>
          </w:rPr>
          <w:t xml:space="preserve">Raspberry Pi Zero WH is more preferable in term of the economical aspect after few considerations are made. </w:t>
        </w:r>
      </w:ins>
    </w:p>
    <w:p w14:paraId="7FE000A2" w14:textId="1B419AE0" w:rsidR="00F366FC" w:rsidRDefault="00DF7CB4">
      <w:pPr>
        <w:spacing w:after="160" w:line="259" w:lineRule="auto"/>
        <w:ind w:firstLine="0"/>
        <w:jc w:val="left"/>
        <w:rPr>
          <w:ins w:id="1066" w:author="SYED AMIR HILMY BIN SYED HALIM" w:date="2019-11-24T17:10:00Z"/>
          <w:rFonts w:ascii="Times New Roman" w:eastAsia="Times New Roman" w:hAnsi="Times New Roman" w:cs="Times New Roman"/>
          <w:bCs/>
        </w:rPr>
        <w:pPrChange w:id="1067" w:author="FIORENTINA RICHELLE ASUN" w:date="2019-11-26T17:10:00Z">
          <w:pPr/>
        </w:pPrChange>
      </w:pPr>
      <w:ins w:id="1068" w:author="FIORENTINA RICHELLE ASUN" w:date="2019-11-26T17:01:00Z">
        <w:r>
          <w:rPr>
            <w:rFonts w:ascii="Times New Roman" w:eastAsia="Times New Roman" w:hAnsi="Times New Roman" w:cs="Times New Roman"/>
            <w:bCs/>
          </w:rPr>
          <w:br w:type="page"/>
        </w:r>
      </w:ins>
    </w:p>
    <w:p w14:paraId="36A78D10" w14:textId="6C4377EE" w:rsidR="00F366FC" w:rsidRPr="006104C3" w:rsidRDefault="00F366FC" w:rsidP="00F366FC">
      <w:pPr>
        <w:ind w:firstLine="0"/>
        <w:jc w:val="center"/>
        <w:rPr>
          <w:ins w:id="1069" w:author="SYED AMIR HILMY BIN SYED HALIM" w:date="2019-11-24T17:10:00Z"/>
          <w:rFonts w:ascii="Times New Roman" w:eastAsia="Times New Roman" w:hAnsi="Times New Roman" w:cs="Times New Roman"/>
          <w:bCs/>
        </w:rPr>
      </w:pPr>
      <w:commentRangeStart w:id="1070"/>
      <w:ins w:id="1071" w:author="SYED AMIR HILMY BIN SYED HALIM" w:date="2019-11-24T17:10:00Z">
        <w:r w:rsidRPr="00AA513D">
          <w:rPr>
            <w:rFonts w:ascii="Times New Roman" w:eastAsia="Times New Roman" w:hAnsi="Times New Roman" w:cs="Times New Roman"/>
            <w:bCs/>
            <w:i/>
          </w:rPr>
          <w:lastRenderedPageBreak/>
          <w:t>Table 3</w:t>
        </w:r>
      </w:ins>
      <w:ins w:id="1072" w:author="SYED AMIR HILMY BIN SYED HALIM" w:date="2019-11-24T17:15:00Z">
        <w:r w:rsidR="00220E4A">
          <w:rPr>
            <w:rFonts w:ascii="Times New Roman" w:eastAsia="Times New Roman" w:hAnsi="Times New Roman" w:cs="Times New Roman"/>
            <w:bCs/>
            <w:i/>
          </w:rPr>
          <w:t>.</w:t>
        </w:r>
      </w:ins>
      <w:ins w:id="1073" w:author="FIORENTINA RICHELLE ASUN" w:date="2019-11-26T17:10:00Z">
        <w:r w:rsidR="004C371D">
          <w:rPr>
            <w:rFonts w:ascii="Times New Roman" w:eastAsia="Times New Roman" w:hAnsi="Times New Roman" w:cs="Times New Roman"/>
            <w:bCs/>
            <w:i/>
          </w:rPr>
          <w:t>4</w:t>
        </w:r>
      </w:ins>
      <w:ins w:id="1074" w:author="SYED AMIR HILMY BIN SYED HALIM" w:date="2019-11-24T17:15:00Z">
        <w:del w:id="1075" w:author="FIORENTINA RICHELLE ASUN" w:date="2019-11-26T17:02:00Z">
          <w:r w:rsidR="00220E4A" w:rsidDel="00C157F9">
            <w:rPr>
              <w:rFonts w:ascii="Times New Roman" w:eastAsia="Times New Roman" w:hAnsi="Times New Roman" w:cs="Times New Roman"/>
              <w:bCs/>
              <w:i/>
            </w:rPr>
            <w:delText>4</w:delText>
          </w:r>
        </w:del>
        <w:r w:rsidR="00220E4A">
          <w:rPr>
            <w:rFonts w:ascii="Times New Roman" w:eastAsia="Times New Roman" w:hAnsi="Times New Roman" w:cs="Times New Roman"/>
            <w:bCs/>
            <w:i/>
          </w:rPr>
          <w:t>.2</w:t>
        </w:r>
      </w:ins>
      <w:ins w:id="1076" w:author="SYED AMIR HILMY BIN SYED HALIM" w:date="2019-11-24T17:10:00Z">
        <w:r w:rsidRPr="00AA513D">
          <w:rPr>
            <w:rFonts w:ascii="Times New Roman" w:eastAsia="Times New Roman" w:hAnsi="Times New Roman" w:cs="Times New Roman"/>
            <w:bCs/>
            <w:i/>
          </w:rPr>
          <w:t xml:space="preserve"> </w:t>
        </w:r>
        <w:commentRangeEnd w:id="1070"/>
        <w:r w:rsidRPr="00AA513D">
          <w:rPr>
            <w:rStyle w:val="CommentReference"/>
            <w:i/>
          </w:rPr>
          <w:commentReference w:id="1070"/>
        </w:r>
        <w:r w:rsidRPr="00AA513D">
          <w:rPr>
            <w:rFonts w:ascii="Times New Roman" w:eastAsia="Times New Roman" w:hAnsi="Times New Roman" w:cs="Times New Roman"/>
            <w:bCs/>
            <w:i/>
          </w:rPr>
          <w:t>shows the comparison based on the economical aspect</w:t>
        </w:r>
      </w:ins>
    </w:p>
    <w:tbl>
      <w:tblPr>
        <w:tblStyle w:val="TableGrid"/>
        <w:tblpPr w:leftFromText="180" w:rightFromText="180" w:vertAnchor="text" w:horzAnchor="margin" w:tblpY="50"/>
        <w:tblW w:w="9629" w:type="dxa"/>
        <w:tblLook w:val="04A0" w:firstRow="1" w:lastRow="0" w:firstColumn="1" w:lastColumn="0" w:noHBand="0" w:noVBand="1"/>
      </w:tblPr>
      <w:tblGrid>
        <w:gridCol w:w="3209"/>
        <w:gridCol w:w="3210"/>
        <w:gridCol w:w="3210"/>
      </w:tblGrid>
      <w:tr w:rsidR="00F366FC" w:rsidRPr="001D6A6D" w14:paraId="261F2E67" w14:textId="77777777" w:rsidTr="004071A6">
        <w:trPr>
          <w:trHeight w:val="363"/>
          <w:ins w:id="1077" w:author="SYED AMIR HILMY BIN SYED HALIM" w:date="2019-11-24T17:10:00Z"/>
        </w:trPr>
        <w:tc>
          <w:tcPr>
            <w:tcW w:w="3209" w:type="dxa"/>
            <w:vAlign w:val="center"/>
          </w:tcPr>
          <w:p w14:paraId="54DB66BE" w14:textId="77777777" w:rsidR="00F366FC" w:rsidRPr="007A3F66" w:rsidRDefault="00F366FC" w:rsidP="004071A6">
            <w:pPr>
              <w:spacing w:line="360" w:lineRule="auto"/>
              <w:ind w:firstLine="0"/>
              <w:jc w:val="center"/>
              <w:rPr>
                <w:ins w:id="1078" w:author="SYED AMIR HILMY BIN SYED HALIM" w:date="2019-11-24T17:10:00Z"/>
                <w:rFonts w:ascii="Times New Roman" w:eastAsia="Times New Roman" w:hAnsi="Times New Roman" w:cs="Times New Roman"/>
                <w:b/>
                <w:bCs/>
              </w:rPr>
            </w:pPr>
            <w:ins w:id="1079" w:author="SYED AMIR HILMY BIN SYED HALIM" w:date="2019-11-24T17:10:00Z">
              <w:r w:rsidRPr="007A3F66">
                <w:rPr>
                  <w:rFonts w:ascii="Times New Roman" w:eastAsia="Times New Roman" w:hAnsi="Times New Roman" w:cs="Times New Roman"/>
                  <w:b/>
                  <w:bCs/>
                </w:rPr>
                <w:t>Raspberry Pi Zero WH</w:t>
              </w:r>
            </w:ins>
          </w:p>
        </w:tc>
        <w:tc>
          <w:tcPr>
            <w:tcW w:w="3210" w:type="dxa"/>
            <w:vAlign w:val="center"/>
          </w:tcPr>
          <w:p w14:paraId="00016F41" w14:textId="77777777" w:rsidR="00F366FC" w:rsidRPr="007A3F66" w:rsidRDefault="00F366FC" w:rsidP="004071A6">
            <w:pPr>
              <w:spacing w:line="360" w:lineRule="auto"/>
              <w:ind w:firstLine="0"/>
              <w:jc w:val="center"/>
              <w:rPr>
                <w:ins w:id="1080" w:author="SYED AMIR HILMY BIN SYED HALIM" w:date="2019-11-24T17:10:00Z"/>
                <w:rFonts w:ascii="Times New Roman" w:eastAsia="Times New Roman" w:hAnsi="Times New Roman" w:cs="Times New Roman"/>
                <w:b/>
                <w:bCs/>
              </w:rPr>
            </w:pPr>
            <w:ins w:id="1081" w:author="SYED AMIR HILMY BIN SYED HALIM" w:date="2019-11-24T17:10:00Z">
              <w:r w:rsidRPr="007A3F66">
                <w:rPr>
                  <w:rFonts w:ascii="Times New Roman" w:eastAsia="Times New Roman" w:hAnsi="Times New Roman" w:cs="Times New Roman"/>
                  <w:b/>
                  <w:bCs/>
                </w:rPr>
                <w:t>Parameter</w:t>
              </w:r>
            </w:ins>
          </w:p>
        </w:tc>
        <w:tc>
          <w:tcPr>
            <w:tcW w:w="3210" w:type="dxa"/>
            <w:vAlign w:val="center"/>
          </w:tcPr>
          <w:p w14:paraId="5215B720" w14:textId="77777777" w:rsidR="00F366FC" w:rsidRPr="007A3F66" w:rsidRDefault="00F366FC" w:rsidP="004071A6">
            <w:pPr>
              <w:spacing w:line="360" w:lineRule="auto"/>
              <w:ind w:firstLine="0"/>
              <w:jc w:val="center"/>
              <w:rPr>
                <w:ins w:id="1082" w:author="SYED AMIR HILMY BIN SYED HALIM" w:date="2019-11-24T17:10:00Z"/>
                <w:rFonts w:ascii="Times New Roman" w:eastAsia="Times New Roman" w:hAnsi="Times New Roman" w:cs="Times New Roman"/>
                <w:b/>
                <w:bCs/>
              </w:rPr>
            </w:pPr>
            <w:ins w:id="1083" w:author="SYED AMIR HILMY BIN SYED HALIM" w:date="2019-11-24T17:10:00Z">
              <w:r w:rsidRPr="007A3F66">
                <w:rPr>
                  <w:rFonts w:ascii="Times New Roman" w:eastAsia="Times New Roman" w:hAnsi="Times New Roman" w:cs="Times New Roman"/>
                  <w:b/>
                  <w:bCs/>
                </w:rPr>
                <w:t>ESP32 LyraT</w:t>
              </w:r>
            </w:ins>
          </w:p>
        </w:tc>
      </w:tr>
      <w:tr w:rsidR="00F366FC" w:rsidRPr="001D6A6D" w14:paraId="6B302111" w14:textId="77777777" w:rsidTr="004071A6">
        <w:trPr>
          <w:trHeight w:val="750"/>
          <w:ins w:id="1084" w:author="SYED AMIR HILMY BIN SYED HALIM" w:date="2019-11-24T17:10:00Z"/>
        </w:trPr>
        <w:tc>
          <w:tcPr>
            <w:tcW w:w="3209" w:type="dxa"/>
            <w:vAlign w:val="center"/>
          </w:tcPr>
          <w:p w14:paraId="1543FCB6" w14:textId="45E55AA6" w:rsidR="00F366FC" w:rsidRPr="007A3F66" w:rsidRDefault="00F366FC" w:rsidP="004071A6">
            <w:pPr>
              <w:spacing w:line="360" w:lineRule="auto"/>
              <w:ind w:firstLine="0"/>
              <w:jc w:val="center"/>
              <w:rPr>
                <w:ins w:id="1085" w:author="SYED AMIR HILMY BIN SYED HALIM" w:date="2019-11-24T17:10:00Z"/>
                <w:rFonts w:ascii="Times New Roman" w:eastAsia="Times New Roman" w:hAnsi="Times New Roman" w:cs="Times New Roman"/>
                <w:bCs/>
              </w:rPr>
            </w:pPr>
            <w:ins w:id="1086" w:author="SYED AMIR HILMY BIN SYED HALIM" w:date="2019-11-24T17:10:00Z">
              <w:r w:rsidRPr="007A3F66">
                <w:rPr>
                  <w:rFonts w:ascii="Times New Roman" w:eastAsia="Times New Roman" w:hAnsi="Times New Roman" w:cs="Times New Roman"/>
                  <w:bCs/>
                </w:rPr>
                <w:t>RM 75.00 with shipping included (Shopee</w:t>
              </w:r>
            </w:ins>
            <w:ins w:id="1087" w:author="SYED AMIR HILMY BIN SYED HALIM" w:date="2019-11-24T17:13:00Z">
              <w:r w:rsidR="006D54E1">
                <w:rPr>
                  <w:rFonts w:ascii="Times New Roman" w:eastAsia="Times New Roman" w:hAnsi="Times New Roman" w:cs="Times New Roman"/>
                  <w:bCs/>
                </w:rPr>
                <w:t>, 2019</w:t>
              </w:r>
            </w:ins>
            <w:ins w:id="1088" w:author="SYED AMIR HILMY BIN SYED HALIM" w:date="2019-11-24T17:10:00Z">
              <w:r w:rsidRPr="007A3F66">
                <w:rPr>
                  <w:rFonts w:ascii="Times New Roman" w:eastAsia="Times New Roman" w:hAnsi="Times New Roman" w:cs="Times New Roman"/>
                  <w:bCs/>
                </w:rPr>
                <w:t>)</w:t>
              </w:r>
            </w:ins>
          </w:p>
        </w:tc>
        <w:tc>
          <w:tcPr>
            <w:tcW w:w="3210" w:type="dxa"/>
            <w:vAlign w:val="center"/>
          </w:tcPr>
          <w:p w14:paraId="6C429D0B" w14:textId="77777777" w:rsidR="00F366FC" w:rsidRPr="007A3F66" w:rsidRDefault="00F366FC" w:rsidP="004071A6">
            <w:pPr>
              <w:spacing w:line="360" w:lineRule="auto"/>
              <w:ind w:firstLine="0"/>
              <w:jc w:val="center"/>
              <w:rPr>
                <w:ins w:id="1089" w:author="SYED AMIR HILMY BIN SYED HALIM" w:date="2019-11-24T17:10:00Z"/>
                <w:rFonts w:ascii="Times New Roman" w:eastAsia="Times New Roman" w:hAnsi="Times New Roman" w:cs="Times New Roman"/>
                <w:b/>
                <w:bCs/>
              </w:rPr>
            </w:pPr>
            <w:ins w:id="1090" w:author="SYED AMIR HILMY BIN SYED HALIM" w:date="2019-11-24T17:10:00Z">
              <w:r w:rsidRPr="007A3F66">
                <w:rPr>
                  <w:rFonts w:ascii="Times New Roman" w:eastAsia="Times New Roman" w:hAnsi="Times New Roman" w:cs="Times New Roman"/>
                  <w:b/>
                  <w:bCs/>
                </w:rPr>
                <w:t>Price</w:t>
              </w:r>
            </w:ins>
          </w:p>
        </w:tc>
        <w:tc>
          <w:tcPr>
            <w:tcW w:w="3210" w:type="dxa"/>
            <w:vAlign w:val="center"/>
          </w:tcPr>
          <w:p w14:paraId="528FA169" w14:textId="0AD37896" w:rsidR="00F366FC" w:rsidRPr="007A3F66" w:rsidRDefault="00F366FC" w:rsidP="004071A6">
            <w:pPr>
              <w:spacing w:line="360" w:lineRule="auto"/>
              <w:ind w:firstLine="0"/>
              <w:jc w:val="center"/>
              <w:rPr>
                <w:ins w:id="1091" w:author="SYED AMIR HILMY BIN SYED HALIM" w:date="2019-11-24T17:10:00Z"/>
                <w:rFonts w:ascii="Times New Roman" w:eastAsia="Times New Roman" w:hAnsi="Times New Roman" w:cs="Times New Roman"/>
                <w:bCs/>
              </w:rPr>
            </w:pPr>
            <w:ins w:id="1092" w:author="SYED AMIR HILMY BIN SYED HALIM" w:date="2019-11-24T17:10:00Z">
              <w:r w:rsidRPr="007A3F66">
                <w:rPr>
                  <w:rFonts w:ascii="Times New Roman" w:eastAsia="Times New Roman" w:hAnsi="Times New Roman" w:cs="Times New Roman"/>
                  <w:bCs/>
                </w:rPr>
                <w:t xml:space="preserve">RM </w:t>
              </w:r>
              <w:r>
                <w:rPr>
                  <w:rFonts w:ascii="Times New Roman" w:eastAsia="Times New Roman" w:hAnsi="Times New Roman" w:cs="Times New Roman"/>
                  <w:bCs/>
                </w:rPr>
                <w:t>108 (AliExpress</w:t>
              </w:r>
            </w:ins>
            <w:ins w:id="1093" w:author="SYED AMIR HILMY BIN SYED HALIM" w:date="2019-11-24T17:13:00Z">
              <w:r w:rsidR="006D54E1">
                <w:rPr>
                  <w:rFonts w:ascii="Times New Roman" w:eastAsia="Times New Roman" w:hAnsi="Times New Roman" w:cs="Times New Roman"/>
                  <w:bCs/>
                </w:rPr>
                <w:t>, 2019</w:t>
              </w:r>
            </w:ins>
            <w:ins w:id="1094" w:author="SYED AMIR HILMY BIN SYED HALIM" w:date="2019-11-24T17:10:00Z">
              <w:r>
                <w:rPr>
                  <w:rFonts w:ascii="Times New Roman" w:eastAsia="Times New Roman" w:hAnsi="Times New Roman" w:cs="Times New Roman"/>
                  <w:bCs/>
                </w:rPr>
                <w:t>)</w:t>
              </w:r>
            </w:ins>
          </w:p>
        </w:tc>
      </w:tr>
      <w:tr w:rsidR="00F366FC" w:rsidRPr="001D6A6D" w14:paraId="32622F96" w14:textId="77777777" w:rsidTr="004071A6">
        <w:trPr>
          <w:trHeight w:val="363"/>
          <w:ins w:id="1095" w:author="SYED AMIR HILMY BIN SYED HALIM" w:date="2019-11-24T17:10:00Z"/>
        </w:trPr>
        <w:tc>
          <w:tcPr>
            <w:tcW w:w="3209" w:type="dxa"/>
            <w:vAlign w:val="center"/>
          </w:tcPr>
          <w:p w14:paraId="307186E8" w14:textId="77777777" w:rsidR="00F366FC" w:rsidRPr="007A3F66" w:rsidRDefault="00F366FC" w:rsidP="004071A6">
            <w:pPr>
              <w:spacing w:line="360" w:lineRule="auto"/>
              <w:ind w:firstLine="0"/>
              <w:jc w:val="center"/>
              <w:rPr>
                <w:ins w:id="1096" w:author="SYED AMIR HILMY BIN SYED HALIM" w:date="2019-11-24T17:10:00Z"/>
                <w:rFonts w:ascii="Times New Roman" w:eastAsia="Times New Roman" w:hAnsi="Times New Roman" w:cs="Times New Roman"/>
                <w:bCs/>
              </w:rPr>
            </w:pPr>
            <w:ins w:id="1097" w:author="SYED AMIR HILMY BIN SYED HALIM" w:date="2019-11-24T17:10:00Z">
              <w:r w:rsidRPr="007A3F66">
                <w:rPr>
                  <w:rFonts w:ascii="Times New Roman" w:eastAsia="Times New Roman" w:hAnsi="Times New Roman" w:cs="Times New Roman"/>
                  <w:bCs/>
                </w:rPr>
                <w:t>1.2A</w:t>
              </w:r>
            </w:ins>
          </w:p>
        </w:tc>
        <w:tc>
          <w:tcPr>
            <w:tcW w:w="3210" w:type="dxa"/>
            <w:vAlign w:val="center"/>
          </w:tcPr>
          <w:p w14:paraId="0E514455" w14:textId="77777777" w:rsidR="00F366FC" w:rsidRPr="007A3F66" w:rsidRDefault="00F366FC" w:rsidP="004071A6">
            <w:pPr>
              <w:spacing w:line="360" w:lineRule="auto"/>
              <w:ind w:firstLine="0"/>
              <w:jc w:val="center"/>
              <w:rPr>
                <w:ins w:id="1098" w:author="SYED AMIR HILMY BIN SYED HALIM" w:date="2019-11-24T17:10:00Z"/>
                <w:rFonts w:ascii="Times New Roman" w:eastAsia="Times New Roman" w:hAnsi="Times New Roman" w:cs="Times New Roman"/>
                <w:b/>
                <w:bCs/>
              </w:rPr>
            </w:pPr>
            <w:ins w:id="1099" w:author="SYED AMIR HILMY BIN SYED HALIM" w:date="2019-11-24T17:10:00Z">
              <w:r w:rsidRPr="007A3F66">
                <w:rPr>
                  <w:rFonts w:ascii="Times New Roman" w:eastAsia="Times New Roman" w:hAnsi="Times New Roman" w:cs="Times New Roman"/>
                  <w:b/>
                  <w:bCs/>
                </w:rPr>
                <w:t>Power Requirement</w:t>
              </w:r>
            </w:ins>
          </w:p>
        </w:tc>
        <w:tc>
          <w:tcPr>
            <w:tcW w:w="3210" w:type="dxa"/>
            <w:vAlign w:val="center"/>
          </w:tcPr>
          <w:p w14:paraId="5EB72062" w14:textId="77777777" w:rsidR="00F366FC" w:rsidRPr="007A3F66" w:rsidRDefault="00F366FC" w:rsidP="004071A6">
            <w:pPr>
              <w:spacing w:line="360" w:lineRule="auto"/>
              <w:ind w:firstLine="0"/>
              <w:jc w:val="center"/>
              <w:rPr>
                <w:ins w:id="1100" w:author="SYED AMIR HILMY BIN SYED HALIM" w:date="2019-11-24T17:10:00Z"/>
                <w:rFonts w:ascii="Times New Roman" w:eastAsia="Times New Roman" w:hAnsi="Times New Roman" w:cs="Times New Roman"/>
                <w:bCs/>
              </w:rPr>
            </w:pPr>
            <w:ins w:id="1101" w:author="SYED AMIR HILMY BIN SYED HALIM" w:date="2019-11-24T17:10:00Z">
              <w:r w:rsidRPr="007A3F66">
                <w:rPr>
                  <w:rFonts w:ascii="Times New Roman" w:eastAsia="Times New Roman" w:hAnsi="Times New Roman" w:cs="Times New Roman"/>
                  <w:bCs/>
                </w:rPr>
                <w:t>500mA</w:t>
              </w:r>
            </w:ins>
          </w:p>
        </w:tc>
      </w:tr>
      <w:tr w:rsidR="00F366FC" w:rsidRPr="001D6A6D" w14:paraId="5F4C7714" w14:textId="77777777" w:rsidTr="004071A6">
        <w:trPr>
          <w:trHeight w:val="340"/>
          <w:ins w:id="1102" w:author="SYED AMIR HILMY BIN SYED HALIM" w:date="2019-11-24T17:10:00Z"/>
        </w:trPr>
        <w:tc>
          <w:tcPr>
            <w:tcW w:w="3209" w:type="dxa"/>
            <w:vAlign w:val="center"/>
          </w:tcPr>
          <w:p w14:paraId="7BC85B1D" w14:textId="77777777" w:rsidR="00F366FC" w:rsidRPr="007A3F66" w:rsidRDefault="00F366FC" w:rsidP="004071A6">
            <w:pPr>
              <w:spacing w:line="360" w:lineRule="auto"/>
              <w:ind w:firstLine="0"/>
              <w:jc w:val="center"/>
              <w:rPr>
                <w:ins w:id="1103" w:author="SYED AMIR HILMY BIN SYED HALIM" w:date="2019-11-24T17:10:00Z"/>
                <w:rFonts w:ascii="Times New Roman" w:eastAsia="Times New Roman" w:hAnsi="Times New Roman" w:cs="Times New Roman"/>
                <w:bCs/>
              </w:rPr>
            </w:pPr>
            <w:ins w:id="1104" w:author="SYED AMIR HILMY BIN SYED HALIM" w:date="2019-11-24T17:10:00Z">
              <w:r w:rsidRPr="007A3F66">
                <w:rPr>
                  <w:rFonts w:ascii="Times New Roman" w:hAnsi="Times New Roman" w:cs="Times New Roman"/>
                  <w:shd w:val="clear" w:color="auto" w:fill="FFFFFF"/>
                </w:rPr>
                <w:t>65mm x 30mm</w:t>
              </w:r>
            </w:ins>
          </w:p>
        </w:tc>
        <w:tc>
          <w:tcPr>
            <w:tcW w:w="3210" w:type="dxa"/>
            <w:vAlign w:val="center"/>
          </w:tcPr>
          <w:p w14:paraId="505C6EA1" w14:textId="77777777" w:rsidR="00F366FC" w:rsidRPr="007A3F66" w:rsidRDefault="00F366FC" w:rsidP="004071A6">
            <w:pPr>
              <w:spacing w:line="360" w:lineRule="auto"/>
              <w:ind w:firstLine="0"/>
              <w:jc w:val="center"/>
              <w:rPr>
                <w:ins w:id="1105" w:author="SYED AMIR HILMY BIN SYED HALIM" w:date="2019-11-24T17:10:00Z"/>
                <w:rFonts w:ascii="Times New Roman" w:eastAsia="Times New Roman" w:hAnsi="Times New Roman" w:cs="Times New Roman"/>
                <w:b/>
                <w:bCs/>
              </w:rPr>
            </w:pPr>
            <w:ins w:id="1106" w:author="SYED AMIR HILMY BIN SYED HALIM" w:date="2019-11-24T17:10:00Z">
              <w:r w:rsidRPr="007A3F66">
                <w:rPr>
                  <w:rFonts w:ascii="Times New Roman" w:eastAsia="Times New Roman" w:hAnsi="Times New Roman" w:cs="Times New Roman"/>
                  <w:b/>
                  <w:bCs/>
                </w:rPr>
                <w:t>Space Consumption</w:t>
              </w:r>
            </w:ins>
          </w:p>
        </w:tc>
        <w:tc>
          <w:tcPr>
            <w:tcW w:w="3210" w:type="dxa"/>
            <w:vAlign w:val="center"/>
          </w:tcPr>
          <w:p w14:paraId="050D0383" w14:textId="77777777" w:rsidR="00F366FC" w:rsidRPr="007A3F66" w:rsidRDefault="00F366FC" w:rsidP="004071A6">
            <w:pPr>
              <w:spacing w:line="360" w:lineRule="auto"/>
              <w:ind w:firstLine="0"/>
              <w:jc w:val="center"/>
              <w:rPr>
                <w:ins w:id="1107" w:author="SYED AMIR HILMY BIN SYED HALIM" w:date="2019-11-24T17:10:00Z"/>
                <w:rFonts w:ascii="Times New Roman" w:eastAsia="Times New Roman" w:hAnsi="Times New Roman" w:cs="Times New Roman"/>
                <w:bCs/>
              </w:rPr>
            </w:pPr>
            <w:ins w:id="1108" w:author="SYED AMIR HILMY BIN SYED HALIM" w:date="2019-11-24T17:10:00Z">
              <w:r w:rsidRPr="007A3F66">
                <w:rPr>
                  <w:rFonts w:ascii="Times New Roman" w:hAnsi="Times New Roman" w:cs="Times New Roman"/>
                  <w:color w:val="000000"/>
                  <w:shd w:val="clear" w:color="auto" w:fill="FFFFFF"/>
                </w:rPr>
                <w:t>95.5mm x 80.6mm</w:t>
              </w:r>
            </w:ins>
          </w:p>
        </w:tc>
      </w:tr>
    </w:tbl>
    <w:p w14:paraId="138126D7" w14:textId="77777777" w:rsidR="00F366FC" w:rsidRPr="0037293A" w:rsidRDefault="00F366FC" w:rsidP="00F366FC">
      <w:pPr>
        <w:ind w:firstLine="0"/>
        <w:rPr>
          <w:ins w:id="1109" w:author="SYED AMIR HILMY BIN SYED HALIM" w:date="2019-11-24T17:10:00Z"/>
          <w:rFonts w:ascii="Times New Roman" w:hAnsi="Times New Roman" w:cs="Times New Roman"/>
        </w:rPr>
      </w:pPr>
    </w:p>
    <w:p w14:paraId="6462D81A" w14:textId="60D41144" w:rsidR="003D7AD8" w:rsidRPr="00C93909" w:rsidRDefault="00F366FC" w:rsidP="00F366FC">
      <w:pPr>
        <w:ind w:firstLine="0"/>
        <w:rPr>
          <w:ins w:id="1110" w:author="SYED AMIR HILMY BIN SYED HALIM" w:date="2019-11-24T17:06:00Z"/>
          <w:rFonts w:ascii="Times New Roman" w:hAnsi="Times New Roman" w:cs="Times New Roman"/>
          <w:i/>
          <w:szCs w:val="28"/>
          <w:rPrChange w:id="1111" w:author="SYED AMIR HILMY BIN SYED HALIM" w:date="2019-11-24T17:17:00Z">
            <w:rPr>
              <w:ins w:id="1112" w:author="SYED AMIR HILMY BIN SYED HALIM" w:date="2019-11-24T17:06:00Z"/>
              <w:rFonts w:ascii="Times New Roman" w:hAnsi="Times New Roman" w:cs="Times New Roman"/>
              <w:b/>
              <w:sz w:val="28"/>
              <w:szCs w:val="28"/>
            </w:rPr>
          </w:rPrChange>
        </w:rPr>
      </w:pPr>
      <w:ins w:id="1113" w:author="SYED AMIR HILMY BIN SYED HALIM" w:date="2019-11-24T17:10:00Z">
        <w:r>
          <w:rPr>
            <w:rFonts w:ascii="Times New Roman" w:eastAsia="Times New Roman" w:hAnsi="Times New Roman" w:cs="Times New Roman"/>
          </w:rPr>
          <w:t>As for fabrication material, the comparison between cardboard, and 3d printed plastic</w:t>
        </w:r>
      </w:ins>
      <w:ins w:id="1114" w:author="SYED AMIR HILMY BIN SYED HALIM" w:date="2019-11-24T17:16:00Z">
        <w:r w:rsidR="00C93909">
          <w:rPr>
            <w:rFonts w:ascii="Times New Roman" w:eastAsia="Times New Roman" w:hAnsi="Times New Roman" w:cs="Times New Roman"/>
          </w:rPr>
          <w:t xml:space="preserve"> has been made earlier</w:t>
        </w:r>
      </w:ins>
      <w:ins w:id="1115" w:author="SYED AMIR HILMY BIN SYED HALIM" w:date="2019-11-24T17:17:00Z">
        <w:r w:rsidR="00C93909">
          <w:rPr>
            <w:rFonts w:ascii="Times New Roman" w:eastAsia="Times New Roman" w:hAnsi="Times New Roman" w:cs="Times New Roman"/>
          </w:rPr>
          <w:t xml:space="preserve"> in </w:t>
        </w:r>
        <w:r w:rsidR="00C93909">
          <w:rPr>
            <w:rFonts w:ascii="Times New Roman" w:eastAsia="Times New Roman" w:hAnsi="Times New Roman" w:cs="Times New Roman"/>
            <w:i/>
          </w:rPr>
          <w:t>Table 2.3.4</w:t>
        </w:r>
      </w:ins>
    </w:p>
    <w:p w14:paraId="0AA52402" w14:textId="77777777" w:rsidR="00DB6BD8" w:rsidRDefault="00DB6BD8" w:rsidP="00DB6BD8">
      <w:pPr>
        <w:ind w:firstLine="0"/>
        <w:rPr>
          <w:ins w:id="1116" w:author="SYED AMIR HILMY BIN SYED HALIM" w:date="2019-11-24T17:06:00Z"/>
          <w:rFonts w:ascii="Times New Roman" w:hAnsi="Times New Roman" w:cs="Times New Roman"/>
          <w:b/>
          <w:sz w:val="28"/>
          <w:szCs w:val="28"/>
        </w:rPr>
      </w:pPr>
    </w:p>
    <w:p w14:paraId="24AACCB2" w14:textId="11169321" w:rsidR="001851C6" w:rsidDel="00BC394F" w:rsidRDefault="206A94A8">
      <w:pPr>
        <w:ind w:firstLine="0"/>
        <w:jc w:val="left"/>
        <w:rPr>
          <w:del w:id="1117" w:author="Muhammad Fathy Rashad" w:date="2019-11-24T16:51:00Z"/>
        </w:rPr>
        <w:pPrChange w:id="1118" w:author="SYED AMIR HILMY BIN SYED HALIM" w:date="2019-11-24T17:06:00Z">
          <w:pPr>
            <w:ind w:firstLine="0"/>
          </w:pPr>
        </w:pPrChange>
      </w:pPr>
      <w:commentRangeStart w:id="1119"/>
      <w:del w:id="1120" w:author="Muhammad Fathy Rashad" w:date="2019-11-24T16:51:00Z">
        <w:r w:rsidDel="00F41161">
          <w:delText xml:space="preserve">Figure 3.2.2 Screenshot </w:delText>
        </w:r>
        <w:commentRangeEnd w:id="1119"/>
        <w:r w:rsidR="00843CF2" w:rsidDel="00F41161">
          <w:rPr>
            <w:rStyle w:val="CommentReference"/>
          </w:rPr>
          <w:commentReference w:id="1119"/>
        </w:r>
        <w:r w:rsidDel="00F41161">
          <w:delText>of the mobile application developed for Aide Glasses.</w:delText>
        </w:r>
      </w:del>
    </w:p>
    <w:p w14:paraId="6904066F" w14:textId="77777777" w:rsidR="00BC394F" w:rsidRDefault="00BC394F">
      <w:pPr>
        <w:pStyle w:val="Caption"/>
        <w:ind w:firstLine="0"/>
        <w:jc w:val="left"/>
        <w:rPr>
          <w:ins w:id="1121" w:author="SYED AMIR HILMY BIN SYED HALIM" w:date="2019-11-24T17:03:00Z"/>
          <w:i w:val="0"/>
          <w:iCs w:val="0"/>
          <w:color w:val="auto"/>
          <w:sz w:val="24"/>
          <w:szCs w:val="24"/>
        </w:rPr>
        <w:pPrChange w:id="1122" w:author="SYED AMIR HILMY BIN SYED HALIM" w:date="2019-11-24T17:06:00Z">
          <w:pPr>
            <w:pStyle w:val="Caption"/>
            <w:jc w:val="center"/>
          </w:pPr>
        </w:pPrChange>
      </w:pPr>
    </w:p>
    <w:p w14:paraId="40B2E649" w14:textId="2A3955F6" w:rsidR="00BC394F" w:rsidRDefault="00BC394F">
      <w:pPr>
        <w:spacing w:after="160" w:line="259" w:lineRule="auto"/>
        <w:ind w:firstLine="0"/>
        <w:jc w:val="left"/>
        <w:rPr>
          <w:ins w:id="1123" w:author="SYED AMIR HILMY BIN SYED HALIM" w:date="2019-11-24T17:03:00Z"/>
        </w:rPr>
      </w:pPr>
      <w:ins w:id="1124" w:author="SYED AMIR HILMY BIN SYED HALIM" w:date="2019-11-24T17:03:00Z">
        <w:r>
          <w:br w:type="page"/>
        </w:r>
      </w:ins>
    </w:p>
    <w:p w14:paraId="764A84D2" w14:textId="689BD195" w:rsidR="00A74C14" w:rsidRPr="004316B8" w:rsidDel="00F41161" w:rsidRDefault="00EA2CF1" w:rsidP="004316B8">
      <w:pPr>
        <w:rPr>
          <w:del w:id="1125" w:author="Muhammad Fathy Rashad" w:date="2019-11-24T16:51:00Z"/>
          <w:rFonts w:ascii="Times New Roman" w:hAnsi="Times New Roman" w:cs="Times New Roman"/>
        </w:rPr>
      </w:pPr>
      <w:del w:id="1126" w:author="Muhammad Fathy Rashad" w:date="2019-11-24T16:51:00Z">
        <w:r w:rsidRPr="00EA2CF1" w:rsidDel="00F41161">
          <w:rPr>
            <w:rFonts w:ascii="Times New Roman" w:hAnsi="Times New Roman" w:cs="Times New Roman"/>
          </w:rPr>
          <w:lastRenderedPageBreak/>
          <w:delText>The best</w:delText>
        </w:r>
        <w:r w:rsidDel="00F41161">
          <w:rPr>
            <w:rFonts w:ascii="Times New Roman" w:hAnsi="Times New Roman" w:cs="Times New Roman"/>
          </w:rPr>
          <w:delText xml:space="preserve"> thing about the </w:delText>
        </w:r>
        <w:r w:rsidR="007B4627" w:rsidDel="00F41161">
          <w:rPr>
            <w:rFonts w:ascii="Times New Roman" w:hAnsi="Times New Roman" w:cs="Times New Roman"/>
          </w:rPr>
          <w:delText>Aide Glasses</w:delText>
        </w:r>
        <w:r w:rsidR="001851C6" w:rsidDel="00F41161">
          <w:rPr>
            <w:rFonts w:ascii="Times New Roman" w:hAnsi="Times New Roman" w:cs="Times New Roman"/>
          </w:rPr>
          <w:delText xml:space="preserve"> is that it is not fully dependent on the mobile application as it </w:delText>
        </w:r>
        <w:commentRangeStart w:id="1127"/>
        <w:r w:rsidR="001851C6" w:rsidDel="00F41161">
          <w:rPr>
            <w:rFonts w:ascii="Times New Roman" w:hAnsi="Times New Roman" w:cs="Times New Roman"/>
          </w:rPr>
          <w:delText xml:space="preserve">can run </w:delText>
        </w:r>
        <w:commentRangeEnd w:id="1127"/>
        <w:r w:rsidR="00446DF9" w:rsidDel="00F41161">
          <w:rPr>
            <w:rStyle w:val="CommentReference"/>
          </w:rPr>
          <w:commentReference w:id="1127"/>
        </w:r>
        <w:r w:rsidR="001851C6" w:rsidDel="00F41161">
          <w:rPr>
            <w:rFonts w:ascii="Times New Roman" w:hAnsi="Times New Roman" w:cs="Times New Roman"/>
          </w:rPr>
          <w:delText xml:space="preserve">without the mobile </w:delText>
        </w:r>
        <w:r w:rsidR="005B6F0C" w:rsidDel="00F41161">
          <w:rPr>
            <w:rFonts w:ascii="Times New Roman" w:hAnsi="Times New Roman" w:cs="Times New Roman"/>
          </w:rPr>
          <w:delText>application,</w:delText>
        </w:r>
        <w:r w:rsidR="001851C6" w:rsidDel="00F41161">
          <w:rPr>
            <w:rFonts w:ascii="Times New Roman" w:hAnsi="Times New Roman" w:cs="Times New Roman"/>
          </w:rPr>
          <w:delText xml:space="preserve"> but the language is limited to English only.</w:delText>
        </w:r>
        <w:r w:rsidR="005B6F0C" w:rsidDel="00F41161">
          <w:rPr>
            <w:rFonts w:ascii="Times New Roman" w:hAnsi="Times New Roman" w:cs="Times New Roman"/>
          </w:rPr>
          <w:delText xml:space="preserve"> </w:delText>
        </w:r>
        <w:r w:rsidR="00065233" w:rsidDel="00F41161">
          <w:rPr>
            <w:rFonts w:ascii="Times New Roman" w:hAnsi="Times New Roman" w:cs="Times New Roman"/>
          </w:rPr>
          <w:delText xml:space="preserve">Aide glasses that we produced </w:delText>
        </w:r>
        <w:r w:rsidR="00326493" w:rsidDel="00F41161">
          <w:rPr>
            <w:rFonts w:ascii="Times New Roman" w:hAnsi="Times New Roman" w:cs="Times New Roman"/>
          </w:rPr>
          <w:delText xml:space="preserve">has a low weight which is 70g thus it is </w:delText>
        </w:r>
        <w:r w:rsidR="00C05901" w:rsidDel="00F41161">
          <w:rPr>
            <w:rFonts w:ascii="Times New Roman" w:hAnsi="Times New Roman" w:cs="Times New Roman"/>
          </w:rPr>
          <w:delText>portable and does not consume a lot of space.</w:delText>
        </w:r>
        <w:r w:rsidR="00A74C14" w:rsidDel="00F41161">
          <w:rPr>
            <w:rFonts w:ascii="Times New Roman" w:hAnsi="Times New Roman" w:cs="Times New Roman"/>
            <w:sz w:val="28"/>
          </w:rPr>
          <w:br w:type="page"/>
        </w:r>
      </w:del>
    </w:p>
    <w:p w14:paraId="23D65DE2" w14:textId="2BDDF3A4" w:rsidR="00A74C14" w:rsidDel="004C371D" w:rsidRDefault="00A74C14" w:rsidP="00A74C14">
      <w:pPr>
        <w:ind w:firstLine="0"/>
        <w:rPr>
          <w:del w:id="1128" w:author="FIORENTINA RICHELLE ASUN" w:date="2019-11-26T17:09:00Z"/>
          <w:rFonts w:ascii="Times New Roman" w:hAnsi="Times New Roman" w:cs="Times New Roman"/>
          <w:b/>
          <w:sz w:val="28"/>
          <w:szCs w:val="28"/>
        </w:rPr>
      </w:pPr>
      <w:del w:id="1129" w:author="FIORENTINA RICHELLE ASUN" w:date="2019-11-26T17:09:00Z">
        <w:r w:rsidRPr="4D1B32DD" w:rsidDel="004C371D">
          <w:rPr>
            <w:rFonts w:ascii="Times New Roman" w:hAnsi="Times New Roman" w:cs="Times New Roman"/>
            <w:b/>
            <w:sz w:val="28"/>
            <w:szCs w:val="28"/>
          </w:rPr>
          <w:delText>3.</w:delText>
        </w:r>
      </w:del>
      <w:ins w:id="1130" w:author="SYED AMIR HILMY BIN SYED HALIM" w:date="2019-11-24T17:19:00Z">
        <w:del w:id="1131" w:author="FIORENTINA RICHELLE ASUN" w:date="2019-11-26T17:09:00Z">
          <w:r w:rsidR="00EE78E6" w:rsidDel="004C371D">
            <w:rPr>
              <w:rFonts w:ascii="Times New Roman" w:hAnsi="Times New Roman" w:cs="Times New Roman"/>
              <w:b/>
              <w:sz w:val="28"/>
              <w:szCs w:val="28"/>
            </w:rPr>
            <w:delText>4.</w:delText>
          </w:r>
        </w:del>
      </w:ins>
      <w:del w:id="1132" w:author="FIORENTINA RICHELLE ASUN" w:date="2019-11-26T17:09:00Z">
        <w:r w:rsidRPr="4D1B32DD" w:rsidDel="004C371D">
          <w:rPr>
            <w:rFonts w:ascii="Times New Roman" w:hAnsi="Times New Roman" w:cs="Times New Roman"/>
            <w:b/>
            <w:sz w:val="28"/>
            <w:szCs w:val="28"/>
          </w:rPr>
          <w:delText>3</w:delText>
        </w:r>
        <w:r w:rsidR="002534B7" w:rsidRPr="4D1B32DD" w:rsidDel="004C371D">
          <w:rPr>
            <w:rFonts w:ascii="Times New Roman" w:hAnsi="Times New Roman" w:cs="Times New Roman"/>
            <w:b/>
            <w:sz w:val="28"/>
            <w:szCs w:val="28"/>
          </w:rPr>
          <w:delText>.</w:delText>
        </w:r>
        <w:r w:rsidRPr="4D1B32DD" w:rsidDel="004C371D">
          <w:rPr>
            <w:rFonts w:ascii="Times New Roman" w:hAnsi="Times New Roman" w:cs="Times New Roman"/>
            <w:b/>
            <w:sz w:val="28"/>
            <w:szCs w:val="28"/>
          </w:rPr>
          <w:delText xml:space="preserve"> </w:delText>
        </w:r>
        <w:commentRangeStart w:id="1133"/>
        <w:r w:rsidRPr="4D1B32DD" w:rsidDel="004C371D">
          <w:rPr>
            <w:rFonts w:ascii="Times New Roman" w:hAnsi="Times New Roman" w:cs="Times New Roman"/>
            <w:b/>
            <w:sz w:val="28"/>
            <w:szCs w:val="28"/>
          </w:rPr>
          <w:delText>DISCUSSION</w:delText>
        </w:r>
        <w:commentRangeEnd w:id="1133"/>
        <w:r w:rsidR="004C3D0C" w:rsidDel="004C371D">
          <w:rPr>
            <w:rStyle w:val="CommentReference"/>
          </w:rPr>
          <w:commentReference w:id="1133"/>
        </w:r>
        <w:r w:rsidRPr="4D1B32DD" w:rsidDel="004C371D">
          <w:rPr>
            <w:rFonts w:ascii="Times New Roman" w:hAnsi="Times New Roman" w:cs="Times New Roman"/>
            <w:b/>
            <w:sz w:val="28"/>
            <w:szCs w:val="28"/>
          </w:rPr>
          <w:delText xml:space="preserve"> ON R</w:delText>
        </w:r>
        <w:commentRangeStart w:id="1134"/>
        <w:r w:rsidRPr="4D1B32DD" w:rsidDel="004C371D">
          <w:rPr>
            <w:rFonts w:ascii="Times New Roman" w:hAnsi="Times New Roman" w:cs="Times New Roman"/>
            <w:b/>
            <w:sz w:val="28"/>
            <w:szCs w:val="28"/>
          </w:rPr>
          <w:delText>ESULT</w:delText>
        </w:r>
        <w:commentRangeEnd w:id="1134"/>
        <w:r w:rsidR="004C3D0C" w:rsidDel="004C371D">
          <w:rPr>
            <w:rStyle w:val="CommentReference"/>
          </w:rPr>
          <w:commentReference w:id="1134"/>
        </w:r>
        <w:r w:rsidRPr="4D1B32DD" w:rsidDel="004C371D">
          <w:rPr>
            <w:rFonts w:ascii="Times New Roman" w:hAnsi="Times New Roman" w:cs="Times New Roman"/>
            <w:b/>
            <w:sz w:val="28"/>
            <w:szCs w:val="28"/>
          </w:rPr>
          <w:delText>S</w:delText>
        </w:r>
      </w:del>
    </w:p>
    <w:p w14:paraId="698922E1" w14:textId="4F1AC458" w:rsidR="4D1B32DD" w:rsidDel="004C371D" w:rsidRDefault="4D1B32DD" w:rsidP="4D1B32DD">
      <w:pPr>
        <w:ind w:firstLine="0"/>
        <w:rPr>
          <w:del w:id="1135" w:author="FIORENTINA RICHELLE ASUN" w:date="2019-11-26T17:09:00Z"/>
          <w:rFonts w:ascii="Times New Roman" w:hAnsi="Times New Roman" w:cs="Times New Roman"/>
        </w:rPr>
      </w:pPr>
      <w:del w:id="1136" w:author="FIORENTINA RICHELLE ASUN" w:date="2019-11-26T17:09:00Z">
        <w:r w:rsidRPr="4D1B32DD" w:rsidDel="004C371D">
          <w:rPr>
            <w:rFonts w:ascii="Times New Roman" w:hAnsi="Times New Roman" w:cs="Times New Roman"/>
          </w:rPr>
          <w:delText>The performance and specification of the resulting prototype has been measured and discussed in this section. The discussion can be seen in Table 3.3.1.</w:delText>
        </w:r>
      </w:del>
    </w:p>
    <w:p w14:paraId="2C2511BB" w14:textId="3356CB8B" w:rsidR="008A0C46" w:rsidRPr="008A0C46" w:rsidDel="004C371D" w:rsidRDefault="008A0C46" w:rsidP="008A0C46">
      <w:pPr>
        <w:ind w:firstLine="0"/>
        <w:jc w:val="center"/>
        <w:rPr>
          <w:del w:id="1137" w:author="FIORENTINA RICHELLE ASUN" w:date="2019-11-26T17:09:00Z"/>
          <w:rFonts w:ascii="Times New Roman" w:hAnsi="Times New Roman" w:cs="Times New Roman"/>
          <w:i/>
        </w:rPr>
      </w:pPr>
      <w:del w:id="1138" w:author="FIORENTINA RICHELLE ASUN" w:date="2019-11-26T17:09:00Z">
        <w:r w:rsidDel="004C371D">
          <w:rPr>
            <w:rFonts w:ascii="Times New Roman" w:hAnsi="Times New Roman" w:cs="Times New Roman"/>
            <w:i/>
          </w:rPr>
          <w:delText>Table 3.</w:delText>
        </w:r>
      </w:del>
      <w:del w:id="1139" w:author="FIORENTINA RICHELLE ASUN" w:date="2019-11-26T17:03:00Z">
        <w:r w:rsidDel="00635F68">
          <w:rPr>
            <w:rFonts w:ascii="Times New Roman" w:hAnsi="Times New Roman" w:cs="Times New Roman"/>
            <w:i/>
          </w:rPr>
          <w:delText>3</w:delText>
        </w:r>
      </w:del>
      <w:del w:id="1140" w:author="FIORENTINA RICHELLE ASUN" w:date="2019-11-26T17:09:00Z">
        <w:r w:rsidDel="004C371D">
          <w:rPr>
            <w:rFonts w:ascii="Times New Roman" w:hAnsi="Times New Roman" w:cs="Times New Roman"/>
            <w:i/>
          </w:rPr>
          <w:delText xml:space="preserve">.1 table of </w:delText>
        </w:r>
        <w:r w:rsidR="00D11DBE" w:rsidDel="004C371D">
          <w:rPr>
            <w:rFonts w:ascii="Times New Roman" w:hAnsi="Times New Roman" w:cs="Times New Roman"/>
            <w:i/>
          </w:rPr>
          <w:delText>criteria and discussion of results obtaine</w:delText>
        </w:r>
        <w:r w:rsidR="00BD3E54" w:rsidDel="004C371D">
          <w:rPr>
            <w:rFonts w:ascii="Times New Roman" w:hAnsi="Times New Roman" w:cs="Times New Roman"/>
            <w:i/>
          </w:rPr>
          <w:delText>d.</w:delText>
        </w:r>
      </w:del>
    </w:p>
    <w:tbl>
      <w:tblPr>
        <w:tblStyle w:val="TableGrid"/>
        <w:tblW w:w="9384" w:type="dxa"/>
        <w:tblLook w:val="04A0" w:firstRow="1" w:lastRow="0" w:firstColumn="1" w:lastColumn="0" w:noHBand="0" w:noVBand="1"/>
      </w:tblPr>
      <w:tblGrid>
        <w:gridCol w:w="3595"/>
        <w:gridCol w:w="5789"/>
        <w:tblGridChange w:id="1141">
          <w:tblGrid>
            <w:gridCol w:w="3595"/>
            <w:gridCol w:w="5789"/>
          </w:tblGrid>
        </w:tblGridChange>
      </w:tblGrid>
      <w:tr w:rsidR="00B57EDA" w:rsidDel="004C371D" w14:paraId="16318440" w14:textId="0B31538E" w:rsidTr="004D1951">
        <w:trPr>
          <w:trHeight w:val="524"/>
          <w:del w:id="1142" w:author="FIORENTINA RICHELLE ASUN" w:date="2019-11-26T17:09:00Z"/>
        </w:trPr>
        <w:tc>
          <w:tcPr>
            <w:tcW w:w="3595" w:type="dxa"/>
            <w:vAlign w:val="center"/>
          </w:tcPr>
          <w:p w14:paraId="685B3513" w14:textId="4B570EA2" w:rsidR="00B57EDA" w:rsidRPr="005E58D3" w:rsidDel="004C371D" w:rsidRDefault="00B57EDA" w:rsidP="005E58D3">
            <w:pPr>
              <w:spacing w:before="240" w:after="240" w:line="360" w:lineRule="auto"/>
              <w:ind w:firstLine="0"/>
              <w:jc w:val="center"/>
              <w:rPr>
                <w:del w:id="1143" w:author="FIORENTINA RICHELLE ASUN" w:date="2019-11-26T17:09:00Z"/>
                <w:rFonts w:ascii="Times New Roman" w:hAnsi="Times New Roman" w:cs="Times New Roman"/>
                <w:b/>
              </w:rPr>
            </w:pPr>
            <w:del w:id="1144" w:author="FIORENTINA RICHELLE ASUN" w:date="2019-11-26T17:09:00Z">
              <w:r w:rsidRPr="005E58D3" w:rsidDel="004C371D">
                <w:rPr>
                  <w:rFonts w:ascii="Times New Roman" w:hAnsi="Times New Roman" w:cs="Times New Roman"/>
                  <w:b/>
                </w:rPr>
                <w:delText>CRITERIA</w:delText>
              </w:r>
            </w:del>
          </w:p>
        </w:tc>
        <w:tc>
          <w:tcPr>
            <w:tcW w:w="5789" w:type="dxa"/>
            <w:vAlign w:val="center"/>
          </w:tcPr>
          <w:p w14:paraId="0E0FFB8A" w14:textId="5A084AFB" w:rsidR="00B57EDA" w:rsidRPr="005E58D3" w:rsidDel="004C371D" w:rsidRDefault="00906FBF" w:rsidP="005E58D3">
            <w:pPr>
              <w:spacing w:before="240" w:after="240" w:line="360" w:lineRule="auto"/>
              <w:ind w:firstLine="0"/>
              <w:jc w:val="center"/>
              <w:rPr>
                <w:del w:id="1145" w:author="FIORENTINA RICHELLE ASUN" w:date="2019-11-26T17:09:00Z"/>
                <w:rFonts w:ascii="Times New Roman" w:hAnsi="Times New Roman" w:cs="Times New Roman"/>
                <w:b/>
              </w:rPr>
            </w:pPr>
            <w:del w:id="1146" w:author="FIORENTINA RICHELLE ASUN" w:date="2019-11-26T17:09:00Z">
              <w:r w:rsidRPr="005E58D3" w:rsidDel="004C371D">
                <w:rPr>
                  <w:rFonts w:ascii="Times New Roman" w:hAnsi="Times New Roman" w:cs="Times New Roman"/>
                  <w:b/>
                </w:rPr>
                <w:delText>DISCUSSION</w:delText>
              </w:r>
            </w:del>
          </w:p>
        </w:tc>
      </w:tr>
      <w:tr w:rsidR="00B57EDA" w:rsidDel="004C371D" w14:paraId="5E833D30" w14:textId="03C5EBF5" w:rsidTr="00E70F6E">
        <w:trPr>
          <w:trHeight w:val="524"/>
          <w:del w:id="1147" w:author="FIORENTINA RICHELLE ASUN" w:date="2019-11-26T17:09:00Z"/>
        </w:trPr>
        <w:tc>
          <w:tcPr>
            <w:tcW w:w="3595" w:type="dxa"/>
            <w:vAlign w:val="center"/>
          </w:tcPr>
          <w:p w14:paraId="04AB37B0" w14:textId="25B2AE91" w:rsidR="00B57EDA" w:rsidRPr="00213716" w:rsidDel="004C371D" w:rsidRDefault="00B57EDA" w:rsidP="005E58D3">
            <w:pPr>
              <w:spacing w:before="240" w:after="240" w:line="360" w:lineRule="auto"/>
              <w:ind w:firstLine="0"/>
              <w:jc w:val="left"/>
              <w:rPr>
                <w:del w:id="1148" w:author="FIORENTINA RICHELLE ASUN" w:date="2019-11-26T17:09:00Z"/>
                <w:rFonts w:ascii="Times New Roman" w:hAnsi="Times New Roman" w:cs="Times New Roman"/>
              </w:rPr>
            </w:pPr>
            <w:del w:id="1149" w:author="FIORENTINA RICHELLE ASUN" w:date="2019-11-26T17:09:00Z">
              <w:r w:rsidDel="004C371D">
                <w:rPr>
                  <w:rFonts w:ascii="Times New Roman" w:hAnsi="Times New Roman" w:cs="Times New Roman"/>
                </w:rPr>
                <w:delText>Weight of casing + components</w:delText>
              </w:r>
            </w:del>
          </w:p>
        </w:tc>
        <w:tc>
          <w:tcPr>
            <w:tcW w:w="5789" w:type="dxa"/>
            <w:vAlign w:val="center"/>
          </w:tcPr>
          <w:p w14:paraId="37840366" w14:textId="3F859C31" w:rsidR="00271519" w:rsidRPr="00776252" w:rsidDel="004C371D" w:rsidRDefault="0036237D" w:rsidP="005E58D3">
            <w:pPr>
              <w:pStyle w:val="ListParagraph"/>
              <w:numPr>
                <w:ilvl w:val="0"/>
                <w:numId w:val="2"/>
              </w:numPr>
              <w:spacing w:before="240" w:after="240" w:line="360" w:lineRule="auto"/>
              <w:jc w:val="left"/>
              <w:rPr>
                <w:del w:id="1150" w:author="FIORENTINA RICHELLE ASUN" w:date="2019-11-26T17:09:00Z"/>
                <w:rFonts w:ascii="Times New Roman" w:hAnsi="Times New Roman" w:cs="Times New Roman"/>
              </w:rPr>
            </w:pPr>
            <w:del w:id="1151" w:author="FIORENTINA RICHELLE ASUN" w:date="2019-11-26T17:09:00Z">
              <w:r w:rsidDel="004C371D">
                <w:rPr>
                  <w:rFonts w:ascii="Times New Roman" w:hAnsi="Times New Roman" w:cs="Times New Roman"/>
                </w:rPr>
                <w:delText xml:space="preserve">The overall weight of the prototype </w:delText>
              </w:r>
              <w:r w:rsidR="003E60A0" w:rsidDel="004C371D">
                <w:rPr>
                  <w:rFonts w:ascii="Times New Roman" w:hAnsi="Times New Roman" w:cs="Times New Roman"/>
                </w:rPr>
                <w:delText xml:space="preserve">is </w:delText>
              </w:r>
              <w:commentRangeStart w:id="1152"/>
              <w:r w:rsidR="00776252" w:rsidDel="004C371D">
                <w:rPr>
                  <w:rFonts w:ascii="Times New Roman" w:hAnsi="Times New Roman" w:cs="Times New Roman"/>
                </w:rPr>
                <w:delText>70</w:delText>
              </w:r>
              <w:r w:rsidR="00D5577D" w:rsidRPr="00776252" w:rsidDel="004C371D">
                <w:rPr>
                  <w:rFonts w:ascii="Times New Roman" w:hAnsi="Times New Roman" w:cs="Times New Roman"/>
                </w:rPr>
                <w:delText>g</w:delText>
              </w:r>
              <w:commentRangeEnd w:id="1152"/>
              <w:r w:rsidR="004C3D0C" w:rsidDel="004C371D">
                <w:rPr>
                  <w:rStyle w:val="CommentReference"/>
                </w:rPr>
                <w:commentReference w:id="1152"/>
              </w:r>
              <w:r w:rsidR="003E60A0" w:rsidDel="004C371D">
                <w:rPr>
                  <w:rFonts w:ascii="Times New Roman" w:hAnsi="Times New Roman" w:cs="Times New Roman"/>
                </w:rPr>
                <w:delText xml:space="preserve">. The weight includes 3D casing, </w:delText>
              </w:r>
              <w:r w:rsidR="00054F70" w:rsidDel="004C371D">
                <w:rPr>
                  <w:rFonts w:ascii="Times New Roman" w:hAnsi="Times New Roman" w:cs="Times New Roman"/>
                </w:rPr>
                <w:delText xml:space="preserve">PI Zero WH, OLED display, </w:delText>
              </w:r>
              <w:r w:rsidR="0000495E" w:rsidDel="004C371D">
                <w:rPr>
                  <w:rFonts w:ascii="Times New Roman" w:hAnsi="Times New Roman" w:cs="Times New Roman"/>
                </w:rPr>
                <w:delText xml:space="preserve">microphone, reflective mirror and magnifying Fresnel lens. </w:delText>
              </w:r>
            </w:del>
            <w:ins w:id="1153" w:author="SYED AMIR HILMY BIN SYED HALIM" w:date="2019-11-24T17:31:00Z">
              <w:del w:id="1154" w:author="FIORENTINA RICHELLE ASUN" w:date="2019-11-26T17:09:00Z">
                <w:r w:rsidR="009274DD" w:rsidDel="004C371D">
                  <w:rPr>
                    <w:rFonts w:ascii="Times New Roman" w:hAnsi="Times New Roman" w:cs="Times New Roman"/>
                  </w:rPr>
                  <w:delText>70g is quite heavy for a</w:delText>
                </w:r>
                <w:r w:rsidR="002A78D2" w:rsidDel="004C371D">
                  <w:rPr>
                    <w:rFonts w:ascii="Times New Roman" w:hAnsi="Times New Roman" w:cs="Times New Roman"/>
                  </w:rPr>
                  <w:delText>n attachment on a pair of spectacle</w:delText>
                </w:r>
                <w:r w:rsidR="005E1334" w:rsidDel="004C371D">
                  <w:rPr>
                    <w:rFonts w:ascii="Times New Roman" w:hAnsi="Times New Roman" w:cs="Times New Roman"/>
                  </w:rPr>
                  <w:delText>s</w:delText>
                </w:r>
                <w:r w:rsidR="0072572E" w:rsidDel="004C371D">
                  <w:rPr>
                    <w:rFonts w:ascii="Times New Roman" w:hAnsi="Times New Roman" w:cs="Times New Roman"/>
                  </w:rPr>
                  <w:delText xml:space="preserve">. </w:delText>
                </w:r>
              </w:del>
            </w:ins>
            <w:ins w:id="1155" w:author="SYED AMIR HILMY BIN SYED HALIM" w:date="2019-11-24T17:43:00Z">
              <w:del w:id="1156" w:author="FIORENTINA RICHELLE ASUN" w:date="2019-11-26T17:09:00Z">
                <w:r w:rsidR="00212A65" w:rsidDel="004C371D">
                  <w:rPr>
                    <w:rFonts w:ascii="Times New Roman" w:hAnsi="Times New Roman" w:cs="Times New Roman"/>
                  </w:rPr>
                  <w:delText xml:space="preserve">Hearing aids like Widex Evoke only weight around 5g </w:delText>
                </w:r>
              </w:del>
            </w:ins>
            <w:ins w:id="1157" w:author="SYED AMIR HILMY BIN SYED HALIM" w:date="2019-11-24T17:44:00Z">
              <w:del w:id="1158" w:author="FIORENTINA RICHELLE ASUN" w:date="2019-11-26T17:09:00Z">
                <w:r w:rsidR="00212A65" w:rsidDel="004C371D">
                  <w:rPr>
                    <w:rFonts w:ascii="Times New Roman" w:hAnsi="Times New Roman" w:cs="Times New Roman"/>
                  </w:rPr>
                  <w:delText xml:space="preserve">but would cost </w:delText>
                </w:r>
                <w:r w:rsidR="00212A65" w:rsidRPr="00212A65" w:rsidDel="004C371D">
                  <w:rPr>
                    <w:rFonts w:ascii="Times New Roman" w:hAnsi="Times New Roman" w:cs="Times New Roman"/>
                  </w:rPr>
                  <w:delText>1,864</w:delText>
                </w:r>
                <w:r w:rsidR="00212A65" w:rsidDel="004C371D">
                  <w:rPr>
                    <w:rFonts w:ascii="Times New Roman" w:hAnsi="Times New Roman" w:cs="Times New Roman"/>
                  </w:rPr>
                  <w:delText xml:space="preserve"> USD</w:delText>
                </w:r>
                <w:r w:rsidR="0015192C" w:rsidDel="004C371D">
                  <w:rPr>
                    <w:rFonts w:ascii="Times New Roman" w:hAnsi="Times New Roman" w:cs="Times New Roman"/>
                  </w:rPr>
                  <w:delText xml:space="preserve"> (</w:delText>
                </w:r>
                <w:r w:rsidR="00693095" w:rsidDel="004C371D">
                  <w:rPr>
                    <w:rFonts w:ascii="Times New Roman" w:hAnsi="Times New Roman" w:cs="Times New Roman"/>
                  </w:rPr>
                  <w:delText>Hearing</w:delText>
                </w:r>
                <w:r w:rsidR="0004045F" w:rsidDel="004C371D">
                  <w:rPr>
                    <w:rFonts w:ascii="Times New Roman" w:hAnsi="Times New Roman" w:cs="Times New Roman"/>
                  </w:rPr>
                  <w:delText xml:space="preserve">tracker, 2019) and </w:delText>
                </w:r>
              </w:del>
            </w:ins>
            <w:ins w:id="1159" w:author="SYED AMIR HILMY BIN SYED HALIM" w:date="2019-11-24T17:45:00Z">
              <w:del w:id="1160" w:author="FIORENTINA RICHELLE ASUN" w:date="2019-11-26T17:09:00Z">
                <w:r w:rsidR="00DD4C16" w:rsidDel="004C371D">
                  <w:rPr>
                    <w:rFonts w:ascii="Times New Roman" w:hAnsi="Times New Roman" w:cs="Times New Roman"/>
                  </w:rPr>
                  <w:delText>a normal glass weight around</w:delText>
                </w:r>
              </w:del>
            </w:ins>
            <w:ins w:id="1161" w:author="SYED AMIR HILMY BIN SYED HALIM" w:date="2019-11-24T17:31:00Z">
              <w:del w:id="1162" w:author="FIORENTINA RICHELLE ASUN" w:date="2019-11-26T17:09:00Z">
                <w:r w:rsidR="002D376C" w:rsidDel="004C371D">
                  <w:rPr>
                    <w:rFonts w:ascii="Times New Roman" w:hAnsi="Times New Roman" w:cs="Times New Roman"/>
                  </w:rPr>
                  <w:delText xml:space="preserve"> </w:delText>
                </w:r>
              </w:del>
            </w:ins>
            <w:ins w:id="1163" w:author="SYED AMIR HILMY BIN SYED HALIM" w:date="2019-11-24T17:45:00Z">
              <w:del w:id="1164" w:author="FIORENTINA RICHELLE ASUN" w:date="2019-11-26T17:09:00Z">
                <w:r w:rsidR="00283137" w:rsidDel="004C371D">
                  <w:rPr>
                    <w:rFonts w:ascii="Times New Roman" w:hAnsi="Times New Roman" w:cs="Times New Roman"/>
                  </w:rPr>
                  <w:delText>25g</w:delText>
                </w:r>
              </w:del>
            </w:ins>
            <w:ins w:id="1165" w:author="SYED AMIR HILMY BIN SYED HALIM" w:date="2019-11-24T17:47:00Z">
              <w:del w:id="1166" w:author="FIORENTINA RICHELLE ASUN" w:date="2019-11-26T17:09:00Z">
                <w:r w:rsidR="00727E56" w:rsidDel="004C371D">
                  <w:rPr>
                    <w:rFonts w:ascii="Times New Roman" w:hAnsi="Times New Roman" w:cs="Times New Roman"/>
                  </w:rPr>
                  <w:delText xml:space="preserve">(Walsh, </w:delText>
                </w:r>
                <w:r w:rsidR="004E450F" w:rsidDel="004C371D">
                  <w:rPr>
                    <w:rFonts w:ascii="Times New Roman" w:hAnsi="Times New Roman" w:cs="Times New Roman"/>
                  </w:rPr>
                  <w:delText>2010)</w:delText>
                </w:r>
              </w:del>
            </w:ins>
            <w:ins w:id="1167" w:author="SYED AMIR HILMY BIN SYED HALIM" w:date="2019-11-24T17:45:00Z">
              <w:del w:id="1168" w:author="FIORENTINA RICHELLE ASUN" w:date="2019-11-26T17:09:00Z">
                <w:r w:rsidR="00283137" w:rsidDel="004C371D">
                  <w:rPr>
                    <w:rFonts w:ascii="Times New Roman" w:hAnsi="Times New Roman" w:cs="Times New Roman"/>
                  </w:rPr>
                  <w:delText xml:space="preserve"> </w:delText>
                </w:r>
              </w:del>
            </w:ins>
            <w:ins w:id="1169" w:author="SYED AMIR HILMY BIN SYED HALIM" w:date="2019-11-24T17:46:00Z">
              <w:del w:id="1170" w:author="FIORENTINA RICHELLE ASUN" w:date="2019-11-26T17:09:00Z">
                <w:r w:rsidR="00C91ABC" w:rsidDel="004C371D">
                  <w:rPr>
                    <w:rFonts w:ascii="Times New Roman" w:hAnsi="Times New Roman" w:cs="Times New Roman"/>
                  </w:rPr>
                  <w:delText>without attachment</w:delText>
                </w:r>
              </w:del>
            </w:ins>
            <w:ins w:id="1171" w:author="SYED AMIR HILMY BIN SYED HALIM" w:date="2019-11-24T17:47:00Z">
              <w:del w:id="1172" w:author="FIORENTINA RICHELLE ASUN" w:date="2019-11-26T17:09:00Z">
                <w:r w:rsidR="004E450F" w:rsidDel="004C371D">
                  <w:rPr>
                    <w:rFonts w:ascii="Times New Roman" w:hAnsi="Times New Roman" w:cs="Times New Roman"/>
                  </w:rPr>
                  <w:delText>. H</w:delText>
                </w:r>
              </w:del>
            </w:ins>
            <w:ins w:id="1173" w:author="SYED AMIR HILMY BIN SYED HALIM" w:date="2019-11-24T17:48:00Z">
              <w:del w:id="1174" w:author="FIORENTINA RICHELLE ASUN" w:date="2019-11-26T17:09:00Z">
                <w:r w:rsidR="004E450F" w:rsidDel="004C371D">
                  <w:rPr>
                    <w:rFonts w:ascii="Times New Roman" w:hAnsi="Times New Roman" w:cs="Times New Roman"/>
                  </w:rPr>
                  <w:delText>owever</w:delText>
                </w:r>
              </w:del>
              <w:del w:id="1175" w:author="FIORENTINA RICHELLE ASUN" w:date="2019-11-26T17:07:00Z">
                <w:r w:rsidR="004E450F" w:rsidDel="00A97E27">
                  <w:rPr>
                    <w:rFonts w:ascii="Times New Roman" w:hAnsi="Times New Roman" w:cs="Times New Roman"/>
                  </w:rPr>
                  <w:delText xml:space="preserve"> </w:delText>
                </w:r>
              </w:del>
              <w:del w:id="1176" w:author="FIORENTINA RICHELLE ASUN" w:date="2019-11-26T17:09:00Z">
                <w:r w:rsidR="004E450F" w:rsidDel="004C371D">
                  <w:rPr>
                    <w:rFonts w:ascii="Times New Roman" w:hAnsi="Times New Roman" w:cs="Times New Roman"/>
                  </w:rPr>
                  <w:delText xml:space="preserve">the </w:delText>
                </w:r>
                <w:r w:rsidR="00CB30A5" w:rsidDel="004C371D">
                  <w:rPr>
                    <w:rFonts w:ascii="Times New Roman" w:hAnsi="Times New Roman" w:cs="Times New Roman"/>
                  </w:rPr>
                  <w:delText xml:space="preserve">weight can be reduce by resizing the casing </w:delText>
                </w:r>
                <w:r w:rsidR="00144774" w:rsidDel="004C371D">
                  <w:rPr>
                    <w:rFonts w:ascii="Times New Roman" w:hAnsi="Times New Roman" w:cs="Times New Roman"/>
                  </w:rPr>
                  <w:delText>have best</w:delText>
                </w:r>
                <w:r w:rsidR="00CB30A5" w:rsidDel="004C371D">
                  <w:rPr>
                    <w:rFonts w:ascii="Times New Roman" w:hAnsi="Times New Roman" w:cs="Times New Roman"/>
                  </w:rPr>
                  <w:delText xml:space="preserve"> fit with the component</w:delText>
                </w:r>
                <w:r w:rsidR="00D41C70" w:rsidDel="004C371D">
                  <w:rPr>
                    <w:rFonts w:ascii="Times New Roman" w:hAnsi="Times New Roman" w:cs="Times New Roman"/>
                  </w:rPr>
                  <w:delText xml:space="preserve">s. </w:delText>
                </w:r>
              </w:del>
            </w:ins>
          </w:p>
        </w:tc>
      </w:tr>
      <w:tr w:rsidR="002C2CBD" w:rsidDel="004C371D" w14:paraId="20386529" w14:textId="043A3F25" w:rsidTr="00E70F6E">
        <w:trPr>
          <w:trHeight w:val="524"/>
          <w:del w:id="1177" w:author="FIORENTINA RICHELLE ASUN" w:date="2019-11-26T17:09:00Z"/>
        </w:trPr>
        <w:tc>
          <w:tcPr>
            <w:tcW w:w="3595" w:type="dxa"/>
            <w:vAlign w:val="center"/>
          </w:tcPr>
          <w:p w14:paraId="69547B83" w14:textId="38B6A7C2" w:rsidR="002C2CBD" w:rsidDel="004C371D" w:rsidRDefault="002C2CBD" w:rsidP="005E58D3">
            <w:pPr>
              <w:spacing w:before="240" w:after="240" w:line="360" w:lineRule="auto"/>
              <w:ind w:firstLine="0"/>
              <w:jc w:val="left"/>
              <w:rPr>
                <w:del w:id="1178" w:author="FIORENTINA RICHELLE ASUN" w:date="2019-11-26T17:09:00Z"/>
                <w:rFonts w:ascii="Times New Roman" w:hAnsi="Times New Roman" w:cs="Times New Roman"/>
              </w:rPr>
            </w:pPr>
            <w:del w:id="1179" w:author="FIORENTINA RICHELLE ASUN" w:date="2019-11-26T17:09:00Z">
              <w:r w:rsidDel="004C371D">
                <w:rPr>
                  <w:rFonts w:ascii="Times New Roman" w:hAnsi="Times New Roman" w:cs="Times New Roman"/>
                </w:rPr>
                <w:delText xml:space="preserve">Dimension </w:delText>
              </w:r>
            </w:del>
          </w:p>
        </w:tc>
        <w:tc>
          <w:tcPr>
            <w:tcW w:w="5789" w:type="dxa"/>
            <w:vAlign w:val="center"/>
          </w:tcPr>
          <w:p w14:paraId="6913307F" w14:textId="230EA770" w:rsidR="002C2CBD" w:rsidDel="004C371D" w:rsidRDefault="002C2CBD" w:rsidP="005E58D3">
            <w:pPr>
              <w:pStyle w:val="ListParagraph"/>
              <w:numPr>
                <w:ilvl w:val="0"/>
                <w:numId w:val="2"/>
              </w:numPr>
              <w:spacing w:before="240" w:after="240" w:line="360" w:lineRule="auto"/>
              <w:jc w:val="left"/>
              <w:rPr>
                <w:del w:id="1180" w:author="FIORENTINA RICHELLE ASUN" w:date="2019-11-26T17:09:00Z"/>
                <w:rFonts w:ascii="Times New Roman" w:hAnsi="Times New Roman" w:cs="Times New Roman"/>
              </w:rPr>
            </w:pPr>
            <w:del w:id="1181" w:author="FIORENTINA RICHELLE ASUN" w:date="2019-11-26T17:09:00Z">
              <w:r w:rsidDel="004C371D">
                <w:rPr>
                  <w:rFonts w:ascii="Times New Roman" w:hAnsi="Times New Roman" w:cs="Times New Roman"/>
                </w:rPr>
                <w:delText xml:space="preserve">As shown in section 3.1, the dimension of </w:delText>
              </w:r>
              <w:r w:rsidR="000B08C6" w:rsidDel="004C371D">
                <w:rPr>
                  <w:rFonts w:ascii="Times New Roman" w:hAnsi="Times New Roman" w:cs="Times New Roman"/>
                </w:rPr>
                <w:delText xml:space="preserve">Aide Glasses prototype is </w:delText>
              </w:r>
            </w:del>
            <w:commentRangeStart w:id="1182"/>
            <w:del w:id="1183" w:author="FIORENTINA RICHELLE ASUN" w:date="2019-11-26T17:04:00Z">
              <w:r w:rsidR="000B08C6" w:rsidDel="00766C30">
                <w:rPr>
                  <w:rFonts w:ascii="Times New Roman" w:hAnsi="Times New Roman" w:cs="Times New Roman"/>
                </w:rPr>
                <w:delText>relatively</w:delText>
              </w:r>
              <w:commentRangeEnd w:id="1182"/>
              <w:r w:rsidR="004C3D0C" w:rsidDel="00766C30">
                <w:rPr>
                  <w:rStyle w:val="CommentReference"/>
                </w:rPr>
                <w:commentReference w:id="1182"/>
              </w:r>
              <w:r w:rsidR="000B08C6" w:rsidDel="00766C30">
                <w:rPr>
                  <w:rFonts w:ascii="Times New Roman" w:hAnsi="Times New Roman" w:cs="Times New Roman"/>
                </w:rPr>
                <w:delText xml:space="preserve"> </w:delText>
              </w:r>
            </w:del>
            <w:del w:id="1184" w:author="FIORENTINA RICHELLE ASUN" w:date="2019-11-26T17:06:00Z">
              <w:r w:rsidR="000B08C6" w:rsidDel="003A2527">
                <w:rPr>
                  <w:rFonts w:ascii="Times New Roman" w:hAnsi="Times New Roman" w:cs="Times New Roman"/>
                </w:rPr>
                <w:delText>portable</w:delText>
              </w:r>
              <w:r w:rsidR="00BD68A1" w:rsidDel="003A2527">
                <w:rPr>
                  <w:rFonts w:ascii="Times New Roman" w:hAnsi="Times New Roman" w:cs="Times New Roman"/>
                </w:rPr>
                <w:delText xml:space="preserve"> and comfortable to the user.</w:delText>
              </w:r>
            </w:del>
          </w:p>
        </w:tc>
      </w:tr>
      <w:tr w:rsidR="00B57EDA" w:rsidDel="004C371D" w14:paraId="38D50E12" w14:textId="0037D0C7" w:rsidTr="00E70F6E">
        <w:trPr>
          <w:trHeight w:val="524"/>
          <w:del w:id="1185" w:author="FIORENTINA RICHELLE ASUN" w:date="2019-11-26T17:09:00Z"/>
        </w:trPr>
        <w:tc>
          <w:tcPr>
            <w:tcW w:w="3595" w:type="dxa"/>
            <w:vAlign w:val="center"/>
          </w:tcPr>
          <w:p w14:paraId="6BCF522C" w14:textId="78C1ABDC" w:rsidR="00B57EDA" w:rsidRPr="00213716" w:rsidDel="004C371D" w:rsidRDefault="00B57EDA" w:rsidP="005E58D3">
            <w:pPr>
              <w:spacing w:before="240" w:after="240" w:line="360" w:lineRule="auto"/>
              <w:ind w:firstLine="0"/>
              <w:jc w:val="left"/>
              <w:rPr>
                <w:del w:id="1186" w:author="FIORENTINA RICHELLE ASUN" w:date="2019-11-26T17:09:00Z"/>
                <w:rFonts w:ascii="Times New Roman" w:hAnsi="Times New Roman" w:cs="Times New Roman"/>
              </w:rPr>
            </w:pPr>
            <w:del w:id="1187" w:author="FIORENTINA RICHELLE ASUN" w:date="2019-11-26T17:09:00Z">
              <w:r w:rsidDel="004C371D">
                <w:rPr>
                  <w:rFonts w:ascii="Times New Roman" w:hAnsi="Times New Roman" w:cs="Times New Roman"/>
                </w:rPr>
                <w:delText xml:space="preserve">Sound detectable distance </w:delText>
              </w:r>
            </w:del>
          </w:p>
        </w:tc>
        <w:tc>
          <w:tcPr>
            <w:tcW w:w="5789" w:type="dxa"/>
            <w:vAlign w:val="center"/>
          </w:tcPr>
          <w:p w14:paraId="0B9045DE" w14:textId="1E13FF5A" w:rsidR="00B57EDA" w:rsidRPr="004E1E41" w:rsidDel="004C371D" w:rsidRDefault="002C0E51" w:rsidP="005E58D3">
            <w:pPr>
              <w:pStyle w:val="ListParagraph"/>
              <w:numPr>
                <w:ilvl w:val="0"/>
                <w:numId w:val="2"/>
              </w:numPr>
              <w:spacing w:before="240" w:after="240" w:line="360" w:lineRule="auto"/>
              <w:jc w:val="left"/>
              <w:rPr>
                <w:del w:id="1188" w:author="FIORENTINA RICHELLE ASUN" w:date="2019-11-26T17:09:00Z"/>
                <w:rFonts w:ascii="Times New Roman" w:hAnsi="Times New Roman" w:cs="Times New Roman"/>
              </w:rPr>
            </w:pPr>
            <w:del w:id="1189" w:author="FIORENTINA RICHELLE ASUN" w:date="2019-11-26T17:09:00Z">
              <w:r w:rsidDel="004C371D">
                <w:rPr>
                  <w:rFonts w:ascii="Times New Roman" w:hAnsi="Times New Roman" w:cs="Times New Roman"/>
                </w:rPr>
                <w:delText xml:space="preserve">Based on the </w:delText>
              </w:r>
              <w:commentRangeStart w:id="1190"/>
              <w:r w:rsidDel="004C371D">
                <w:rPr>
                  <w:rFonts w:ascii="Times New Roman" w:hAnsi="Times New Roman" w:cs="Times New Roman"/>
                </w:rPr>
                <w:delText>testing</w:delText>
              </w:r>
              <w:commentRangeEnd w:id="1190"/>
              <w:r w:rsidR="004C3D0C" w:rsidDel="004C371D">
                <w:rPr>
                  <w:rStyle w:val="CommentReference"/>
                </w:rPr>
                <w:commentReference w:id="1190"/>
              </w:r>
              <w:r w:rsidDel="004C371D">
                <w:rPr>
                  <w:rFonts w:ascii="Times New Roman" w:hAnsi="Times New Roman" w:cs="Times New Roman"/>
                </w:rPr>
                <w:delText xml:space="preserve"> of prototype</w:delText>
              </w:r>
            </w:del>
            <w:ins w:id="1191" w:author="Muhammad Fathy Rashad" w:date="2019-11-24T16:42:00Z">
              <w:del w:id="1192" w:author="FIORENTINA RICHELLE ASUN" w:date="2019-11-26T17:09:00Z">
                <w:r w:rsidR="00B635C9" w:rsidDel="004C371D">
                  <w:rPr>
                    <w:rFonts w:ascii="Times New Roman" w:hAnsi="Times New Roman" w:cs="Times New Roman"/>
                  </w:rPr>
                  <w:delText xml:space="preserve"> by giving</w:delText>
                </w:r>
                <w:r w:rsidR="00E76F35" w:rsidDel="004C371D">
                  <w:rPr>
                    <w:rFonts w:ascii="Times New Roman" w:hAnsi="Times New Roman" w:cs="Times New Roman"/>
                  </w:rPr>
                  <w:delText xml:space="preserve"> </w:delText>
                </w:r>
                <w:r w:rsidR="00B635C9" w:rsidDel="004C371D">
                  <w:rPr>
                    <w:rFonts w:ascii="Times New Roman" w:hAnsi="Times New Roman" w:cs="Times New Roman"/>
                  </w:rPr>
                  <w:delText xml:space="preserve">voice input </w:delText>
                </w:r>
                <w:r w:rsidR="00E76F35" w:rsidDel="004C371D">
                  <w:rPr>
                    <w:rFonts w:ascii="Times New Roman" w:hAnsi="Times New Roman" w:cs="Times New Roman"/>
                  </w:rPr>
                  <w:delText xml:space="preserve">in </w:delText>
                </w:r>
              </w:del>
            </w:ins>
            <w:ins w:id="1193" w:author="Muhammad Fathy Rashad" w:date="2019-11-24T16:43:00Z">
              <w:del w:id="1194" w:author="FIORENTINA RICHELLE ASUN" w:date="2019-11-26T17:09:00Z">
                <w:r w:rsidR="00B40322" w:rsidDel="004C371D">
                  <w:rPr>
                    <w:rFonts w:ascii="Times New Roman" w:hAnsi="Times New Roman" w:cs="Times New Roman"/>
                  </w:rPr>
                  <w:delText xml:space="preserve">0.1m </w:delText>
                </w:r>
                <w:r w:rsidR="00DB59EE" w:rsidDel="004C371D">
                  <w:rPr>
                    <w:rFonts w:ascii="Times New Roman" w:hAnsi="Times New Roman" w:cs="Times New Roman"/>
                  </w:rPr>
                  <w:delText>–</w:delText>
                </w:r>
                <w:r w:rsidR="00B40322" w:rsidDel="004C371D">
                  <w:rPr>
                    <w:rFonts w:ascii="Times New Roman" w:hAnsi="Times New Roman" w:cs="Times New Roman"/>
                  </w:rPr>
                  <w:delText xml:space="preserve"> </w:delText>
                </w:r>
                <w:r w:rsidR="00DB59EE" w:rsidDel="004C371D">
                  <w:rPr>
                    <w:rFonts w:ascii="Times New Roman" w:hAnsi="Times New Roman" w:cs="Times New Roman"/>
                  </w:rPr>
                  <w:delText xml:space="preserve">2.5m </w:delText>
                </w:r>
              </w:del>
            </w:ins>
            <w:ins w:id="1195" w:author="Muhammad Fathy muhammad.fathy_25547" w:date="2019-11-26T13:27:00Z">
              <w:del w:id="1196" w:author="FIORENTINA RICHELLE ASUN" w:date="2019-11-26T17:09:00Z">
                <w:r w:rsidR="004B2A72" w:rsidDel="004C371D">
                  <w:rPr>
                    <w:rFonts w:ascii="Times New Roman" w:hAnsi="Times New Roman" w:cs="Times New Roman"/>
                  </w:rPr>
                  <w:delText>distan</w:delText>
                </w:r>
              </w:del>
            </w:ins>
            <w:ins w:id="1197" w:author="Muhammad Fathy muhammad.fathy_25547" w:date="2019-11-26T13:28:00Z">
              <w:del w:id="1198" w:author="FIORENTINA RICHELLE ASUN" w:date="2019-11-26T17:09:00Z">
                <w:r w:rsidR="004B2A72" w:rsidDel="004C371D">
                  <w:rPr>
                    <w:rFonts w:ascii="Times New Roman" w:hAnsi="Times New Roman" w:cs="Times New Roman"/>
                  </w:rPr>
                  <w:delText xml:space="preserve">ce </w:delText>
                </w:r>
              </w:del>
            </w:ins>
            <w:ins w:id="1199" w:author="Muhammad Fathy Rashad" w:date="2019-11-24T16:43:00Z">
              <w:del w:id="1200" w:author="FIORENTINA RICHELLE ASUN" w:date="2019-11-26T17:09:00Z">
                <w:r w:rsidR="00DB59EE" w:rsidDel="004C371D">
                  <w:rPr>
                    <w:rFonts w:ascii="Times New Roman" w:hAnsi="Times New Roman" w:cs="Times New Roman"/>
                  </w:rPr>
                  <w:delText xml:space="preserve">with 0.1m </w:delText>
                </w:r>
              </w:del>
            </w:ins>
            <w:ins w:id="1201" w:author="Muhammad Fathy Rashad" w:date="2019-11-24T16:44:00Z">
              <w:del w:id="1202" w:author="FIORENTINA RICHELLE ASUN" w:date="2019-11-26T17:09:00Z">
                <w:r w:rsidR="00DB59EE" w:rsidDel="004C371D">
                  <w:rPr>
                    <w:rFonts w:ascii="Times New Roman" w:hAnsi="Times New Roman" w:cs="Times New Roman"/>
                  </w:rPr>
                  <w:delText>difference for each test.</w:delText>
                </w:r>
              </w:del>
            </w:ins>
            <w:del w:id="1203" w:author="FIORENTINA RICHELLE ASUN" w:date="2019-11-26T17:09:00Z">
              <w:r w:rsidDel="004C371D">
                <w:rPr>
                  <w:rFonts w:ascii="Times New Roman" w:hAnsi="Times New Roman" w:cs="Times New Roman"/>
                </w:rPr>
                <w:delText xml:space="preserve">, </w:delText>
              </w:r>
            </w:del>
            <w:ins w:id="1204" w:author="Muhammad Fathy Rashad" w:date="2019-11-24T16:44:00Z">
              <w:del w:id="1205" w:author="FIORENTINA RICHELLE ASUN" w:date="2019-11-26T17:09:00Z">
                <w:r w:rsidR="00DB59EE" w:rsidDel="004C371D">
                  <w:rPr>
                    <w:rFonts w:ascii="Times New Roman" w:hAnsi="Times New Roman" w:cs="Times New Roman"/>
                  </w:rPr>
                  <w:delText>W</w:delText>
                </w:r>
              </w:del>
            </w:ins>
            <w:del w:id="1206" w:author="FIORENTINA RICHELLE ASUN" w:date="2019-11-26T17:09:00Z">
              <w:r w:rsidDel="004C371D">
                <w:rPr>
                  <w:rFonts w:ascii="Times New Roman" w:hAnsi="Times New Roman" w:cs="Times New Roman"/>
                </w:rPr>
                <w:delText>we conclude</w:delText>
              </w:r>
              <w:r w:rsidR="00026E38" w:rsidDel="004C371D">
                <w:rPr>
                  <w:rFonts w:ascii="Times New Roman" w:hAnsi="Times New Roman" w:cs="Times New Roman"/>
                </w:rPr>
                <w:delText xml:space="preserve"> </w:delText>
              </w:r>
              <w:r w:rsidDel="004C371D">
                <w:rPr>
                  <w:rFonts w:ascii="Times New Roman" w:hAnsi="Times New Roman" w:cs="Times New Roman"/>
                </w:rPr>
                <w:delText>t</w:delText>
              </w:r>
              <w:r w:rsidR="00026E38" w:rsidDel="004C371D">
                <w:rPr>
                  <w:rFonts w:ascii="Times New Roman" w:hAnsi="Times New Roman" w:cs="Times New Roman"/>
                </w:rPr>
                <w:delText>hat the</w:delText>
              </w:r>
              <w:r w:rsidR="003B7693" w:rsidDel="004C371D">
                <w:rPr>
                  <w:rFonts w:ascii="Times New Roman" w:hAnsi="Times New Roman" w:cs="Times New Roman"/>
                </w:rPr>
                <w:delText xml:space="preserve"> human</w:delText>
              </w:r>
              <w:r w:rsidR="00026E38" w:rsidDel="004C371D">
                <w:rPr>
                  <w:rFonts w:ascii="Times New Roman" w:hAnsi="Times New Roman" w:cs="Times New Roman"/>
                </w:rPr>
                <w:delText xml:space="preserve"> sound detectable distance is around </w:delText>
              </w:r>
              <w:r w:rsidR="00464059" w:rsidDel="004C371D">
                <w:rPr>
                  <w:rFonts w:ascii="Times New Roman" w:hAnsi="Times New Roman" w:cs="Times New Roman"/>
                </w:rPr>
                <w:delText>1.5m</w:delText>
              </w:r>
            </w:del>
            <w:ins w:id="1207" w:author="Muhammad Fathy Rashad" w:date="2019-11-24T16:44:00Z">
              <w:del w:id="1208" w:author="FIORENTINA RICHELLE ASUN" w:date="2019-11-26T17:09:00Z">
                <w:r w:rsidR="00DB59EE" w:rsidDel="004C371D">
                  <w:rPr>
                    <w:rFonts w:ascii="Times New Roman" w:hAnsi="Times New Roman" w:cs="Times New Roman"/>
                  </w:rPr>
                  <w:delText xml:space="preserve"> in quiet environment</w:delText>
                </w:r>
              </w:del>
            </w:ins>
            <w:del w:id="1209" w:author="FIORENTINA RICHELLE ASUN" w:date="2019-11-26T17:09:00Z">
              <w:r w:rsidR="003B7693" w:rsidDel="004C371D">
                <w:rPr>
                  <w:rFonts w:ascii="Times New Roman" w:hAnsi="Times New Roman" w:cs="Times New Roman"/>
                </w:rPr>
                <w:delText xml:space="preserve">. A distance longer than that </w:delText>
              </w:r>
              <w:r w:rsidR="00054F70" w:rsidDel="004C371D">
                <w:rPr>
                  <w:rFonts w:ascii="Times New Roman" w:hAnsi="Times New Roman" w:cs="Times New Roman"/>
                </w:rPr>
                <w:delText>may produce a transcribed text but with a l</w:delText>
              </w:r>
              <w:commentRangeStart w:id="1210"/>
              <w:r w:rsidR="00054F70" w:rsidDel="004C371D">
                <w:rPr>
                  <w:rFonts w:ascii="Times New Roman" w:hAnsi="Times New Roman" w:cs="Times New Roman"/>
                </w:rPr>
                <w:delText>ower</w:delText>
              </w:r>
              <w:commentRangeEnd w:id="1210"/>
              <w:r w:rsidR="004C3D0C" w:rsidDel="004C371D">
                <w:rPr>
                  <w:rStyle w:val="CommentReference"/>
                </w:rPr>
                <w:commentReference w:id="1210"/>
              </w:r>
              <w:r w:rsidR="00054F70" w:rsidDel="004C371D">
                <w:rPr>
                  <w:rFonts w:ascii="Times New Roman" w:hAnsi="Times New Roman" w:cs="Times New Roman"/>
                </w:rPr>
                <w:delText xml:space="preserve"> accuracy</w:delText>
              </w:r>
            </w:del>
            <w:ins w:id="1211" w:author="Muhammad Fathy Rashad" w:date="2019-11-24T16:42:00Z">
              <w:del w:id="1212" w:author="FIORENTINA RICHELLE ASUN" w:date="2019-11-26T17:09:00Z">
                <w:r w:rsidR="007C531A" w:rsidDel="004C371D">
                  <w:rPr>
                    <w:rFonts w:ascii="Times New Roman" w:hAnsi="Times New Roman" w:cs="Times New Roman"/>
                  </w:rPr>
                  <w:delText>give unrecognized output 80% of the time</w:delText>
                </w:r>
              </w:del>
            </w:ins>
            <w:del w:id="1213" w:author="FIORENTINA RICHELLE ASUN" w:date="2019-11-26T17:09:00Z">
              <w:r w:rsidR="00054F70" w:rsidDel="004C371D">
                <w:rPr>
                  <w:rFonts w:ascii="Times New Roman" w:hAnsi="Times New Roman" w:cs="Times New Roman"/>
                </w:rPr>
                <w:delText>.</w:delText>
              </w:r>
            </w:del>
          </w:p>
        </w:tc>
      </w:tr>
      <w:tr w:rsidR="00B57EDA" w:rsidDel="004366D8" w14:paraId="4084169C" w14:textId="330B60AE" w:rsidTr="004366D8">
        <w:tblPrEx>
          <w:tblW w:w="9384" w:type="dxa"/>
          <w:tblPrExChange w:id="1214" w:author="FIORENTINA RICHELLE ASUN" w:date="2019-11-26T17:05:00Z">
            <w:tblPrEx>
              <w:tblW w:w="9384" w:type="dxa"/>
            </w:tblPrEx>
          </w:tblPrExChange>
        </w:tblPrEx>
        <w:trPr>
          <w:trHeight w:val="800"/>
          <w:del w:id="1215" w:author="FIORENTINA RICHELLE ASUN" w:date="2019-11-26T17:05:00Z"/>
          <w:trPrChange w:id="1216" w:author="FIORENTINA RICHELLE ASUN" w:date="2019-11-26T17:05:00Z">
            <w:trPr>
              <w:trHeight w:val="524"/>
            </w:trPr>
          </w:trPrChange>
        </w:trPr>
        <w:tc>
          <w:tcPr>
            <w:tcW w:w="3595" w:type="dxa"/>
            <w:vAlign w:val="center"/>
            <w:tcPrChange w:id="1217" w:author="FIORENTINA RICHELLE ASUN" w:date="2019-11-26T17:05:00Z">
              <w:tcPr>
                <w:tcW w:w="3595" w:type="dxa"/>
                <w:vAlign w:val="center"/>
              </w:tcPr>
            </w:tcPrChange>
          </w:tcPr>
          <w:p w14:paraId="608999C2" w14:textId="4BAC2CD7" w:rsidR="00B57EDA" w:rsidRPr="00213716" w:rsidDel="004366D8" w:rsidRDefault="00B57EDA" w:rsidP="005E58D3">
            <w:pPr>
              <w:spacing w:before="240" w:after="240" w:line="360" w:lineRule="auto"/>
              <w:ind w:firstLine="0"/>
              <w:jc w:val="left"/>
              <w:rPr>
                <w:del w:id="1218" w:author="FIORENTINA RICHELLE ASUN" w:date="2019-11-26T17:05:00Z"/>
                <w:rFonts w:ascii="Times New Roman" w:hAnsi="Times New Roman" w:cs="Times New Roman"/>
              </w:rPr>
            </w:pPr>
            <w:del w:id="1219" w:author="FIORENTINA RICHELLE ASUN" w:date="2019-11-26T17:05:00Z">
              <w:r w:rsidDel="004366D8">
                <w:rPr>
                  <w:rFonts w:ascii="Times New Roman" w:hAnsi="Times New Roman" w:cs="Times New Roman"/>
                </w:rPr>
                <w:delText>Surrounding noise</w:delText>
              </w:r>
            </w:del>
          </w:p>
        </w:tc>
        <w:tc>
          <w:tcPr>
            <w:tcW w:w="5789" w:type="dxa"/>
            <w:vAlign w:val="center"/>
            <w:tcPrChange w:id="1220" w:author="FIORENTINA RICHELLE ASUN" w:date="2019-11-26T17:05:00Z">
              <w:tcPr>
                <w:tcW w:w="5789" w:type="dxa"/>
                <w:vAlign w:val="center"/>
              </w:tcPr>
            </w:tcPrChange>
          </w:tcPr>
          <w:p w14:paraId="19DCA3C9" w14:textId="3D34F0EC" w:rsidR="00B57EDA" w:rsidRPr="00196C38" w:rsidDel="004366D8" w:rsidRDefault="00464059" w:rsidP="005E58D3">
            <w:pPr>
              <w:pStyle w:val="ListParagraph"/>
              <w:numPr>
                <w:ilvl w:val="0"/>
                <w:numId w:val="2"/>
              </w:numPr>
              <w:spacing w:before="240" w:after="240" w:line="360" w:lineRule="auto"/>
              <w:jc w:val="left"/>
              <w:rPr>
                <w:del w:id="1221" w:author="FIORENTINA RICHELLE ASUN" w:date="2019-11-26T17:05:00Z"/>
                <w:rFonts w:ascii="Times New Roman" w:hAnsi="Times New Roman" w:cs="Times New Roman"/>
              </w:rPr>
            </w:pPr>
            <w:del w:id="1222" w:author="FIORENTINA RICHELLE ASUN" w:date="2019-11-26T17:05:00Z">
              <w:r w:rsidDel="004366D8">
                <w:rPr>
                  <w:rFonts w:ascii="Times New Roman" w:hAnsi="Times New Roman" w:cs="Times New Roman"/>
                </w:rPr>
                <w:delText xml:space="preserve">Accuracy and result affected when there are too </w:delText>
              </w:r>
              <w:commentRangeStart w:id="1223"/>
              <w:r w:rsidDel="004366D8">
                <w:rPr>
                  <w:rFonts w:ascii="Times New Roman" w:hAnsi="Times New Roman" w:cs="Times New Roman"/>
                </w:rPr>
                <w:delText>may</w:delText>
              </w:r>
              <w:commentRangeEnd w:id="1223"/>
              <w:r w:rsidR="004C3D0C" w:rsidDel="004366D8">
                <w:rPr>
                  <w:rStyle w:val="CommentReference"/>
                </w:rPr>
                <w:commentReference w:id="1223"/>
              </w:r>
              <w:r w:rsidDel="004366D8">
                <w:rPr>
                  <w:rFonts w:ascii="Times New Roman" w:hAnsi="Times New Roman" w:cs="Times New Roman"/>
                </w:rPr>
                <w:delText xml:space="preserve"> noises in the surrounding. </w:delText>
              </w:r>
            </w:del>
          </w:p>
        </w:tc>
      </w:tr>
      <w:tr w:rsidR="00B57EDA" w:rsidDel="004C371D" w14:paraId="49047691" w14:textId="0B63EF2F" w:rsidTr="00E70F6E">
        <w:trPr>
          <w:trHeight w:val="524"/>
          <w:del w:id="1224" w:author="FIORENTINA RICHELLE ASUN" w:date="2019-11-26T17:09:00Z"/>
        </w:trPr>
        <w:tc>
          <w:tcPr>
            <w:tcW w:w="3595" w:type="dxa"/>
            <w:vAlign w:val="center"/>
          </w:tcPr>
          <w:p w14:paraId="2664282E" w14:textId="27F8C36F" w:rsidR="00B57EDA" w:rsidRPr="00213716" w:rsidDel="004C371D" w:rsidRDefault="009573FA" w:rsidP="005E58D3">
            <w:pPr>
              <w:spacing w:before="240" w:after="240" w:line="360" w:lineRule="auto"/>
              <w:ind w:firstLine="0"/>
              <w:jc w:val="left"/>
              <w:rPr>
                <w:del w:id="1225" w:author="FIORENTINA RICHELLE ASUN" w:date="2019-11-26T17:09:00Z"/>
                <w:rFonts w:ascii="Times New Roman" w:hAnsi="Times New Roman" w:cs="Times New Roman"/>
              </w:rPr>
            </w:pPr>
            <w:del w:id="1226" w:author="FIORENTINA RICHELLE ASUN" w:date="2019-11-26T17:09:00Z">
              <w:r w:rsidDel="004C371D">
                <w:rPr>
                  <w:rFonts w:ascii="Times New Roman" w:hAnsi="Times New Roman" w:cs="Times New Roman"/>
                </w:rPr>
                <w:delText xml:space="preserve">Speech to text </w:delText>
              </w:r>
              <w:r w:rsidR="00062C27" w:rsidDel="004C371D">
                <w:rPr>
                  <w:rFonts w:ascii="Times New Roman" w:hAnsi="Times New Roman" w:cs="Times New Roman"/>
                </w:rPr>
                <w:delText>transcribing speed</w:delText>
              </w:r>
            </w:del>
          </w:p>
        </w:tc>
        <w:tc>
          <w:tcPr>
            <w:tcW w:w="5789" w:type="dxa"/>
            <w:vAlign w:val="center"/>
          </w:tcPr>
          <w:p w14:paraId="04A0DE46" w14:textId="4F86C5B1" w:rsidR="00F740DD" w:rsidDel="004C371D" w:rsidRDefault="00410275" w:rsidP="00C347B8">
            <w:pPr>
              <w:pStyle w:val="ListParagraph"/>
              <w:numPr>
                <w:ilvl w:val="0"/>
                <w:numId w:val="2"/>
              </w:numPr>
              <w:spacing w:before="240" w:after="240" w:line="360" w:lineRule="auto"/>
              <w:jc w:val="left"/>
              <w:rPr>
                <w:del w:id="1227" w:author="FIORENTINA RICHELLE ASUN" w:date="2019-11-26T17:09:00Z"/>
                <w:rFonts w:ascii="Times New Roman" w:hAnsi="Times New Roman" w:cs="Times New Roman"/>
              </w:rPr>
            </w:pPr>
            <w:del w:id="1228" w:author="FIORENTINA RICHELLE ASUN" w:date="2019-11-26T17:09:00Z">
              <w:r w:rsidDel="004C371D">
                <w:rPr>
                  <w:rFonts w:ascii="Times New Roman" w:hAnsi="Times New Roman" w:cs="Times New Roman"/>
                </w:rPr>
                <w:delText>In overall, i</w:delText>
              </w:r>
              <w:r w:rsidR="00C50D67" w:rsidDel="004C371D">
                <w:rPr>
                  <w:rFonts w:ascii="Times New Roman" w:hAnsi="Times New Roman" w:cs="Times New Roman"/>
                </w:rPr>
                <w:delText>t t</w:delText>
              </w:r>
              <w:r w:rsidR="00AE5751" w:rsidDel="004C371D">
                <w:rPr>
                  <w:rFonts w:ascii="Times New Roman" w:hAnsi="Times New Roman" w:cs="Times New Roman"/>
                </w:rPr>
                <w:delText>ook</w:delText>
              </w:r>
              <w:r w:rsidR="00C50D67" w:rsidDel="004C371D">
                <w:rPr>
                  <w:rFonts w:ascii="Times New Roman" w:hAnsi="Times New Roman" w:cs="Times New Roman"/>
                </w:rPr>
                <w:delText xml:space="preserve"> </w:delText>
              </w:r>
              <w:r w:rsidDel="004C371D">
                <w:rPr>
                  <w:rFonts w:ascii="Times New Roman" w:hAnsi="Times New Roman" w:cs="Times New Roman"/>
                </w:rPr>
                <w:delText>less than</w:delText>
              </w:r>
              <w:r w:rsidR="00C50D67" w:rsidDel="004C371D">
                <w:rPr>
                  <w:rFonts w:ascii="Times New Roman" w:hAnsi="Times New Roman" w:cs="Times New Roman"/>
                </w:rPr>
                <w:delText xml:space="preserve"> 10 second to process the </w:delText>
              </w:r>
              <w:r w:rsidR="005E4435" w:rsidDel="004C371D">
                <w:rPr>
                  <w:rFonts w:ascii="Times New Roman" w:hAnsi="Times New Roman" w:cs="Times New Roman"/>
                </w:rPr>
                <w:delText xml:space="preserve">spoken word into a </w:delText>
              </w:r>
              <w:r w:rsidR="008178C4" w:rsidDel="004C371D">
                <w:rPr>
                  <w:rFonts w:ascii="Times New Roman" w:hAnsi="Times New Roman" w:cs="Times New Roman"/>
                </w:rPr>
                <w:delText>script displayed on the screen.</w:delText>
              </w:r>
            </w:del>
          </w:p>
          <w:p w14:paraId="6B662774" w14:textId="3229DF2F" w:rsidR="00F740DD" w:rsidRPr="00585454" w:rsidDel="004C371D" w:rsidRDefault="00AE5751" w:rsidP="00585454">
            <w:pPr>
              <w:pStyle w:val="ListParagraph"/>
              <w:numPr>
                <w:ilvl w:val="0"/>
                <w:numId w:val="2"/>
              </w:numPr>
              <w:spacing w:before="240" w:after="240" w:line="360" w:lineRule="auto"/>
              <w:jc w:val="left"/>
              <w:rPr>
                <w:del w:id="1229" w:author="FIORENTINA RICHELLE ASUN" w:date="2019-11-26T17:09:00Z"/>
                <w:rFonts w:ascii="Times New Roman" w:hAnsi="Times New Roman" w:cs="Times New Roman"/>
                <w:rPrChange w:id="1230" w:author="Muhammad Fathy Rashad" w:date="2019-11-24T16:45:00Z">
                  <w:rPr>
                    <w:del w:id="1231" w:author="FIORENTINA RICHELLE ASUN" w:date="2019-11-26T17:09:00Z"/>
                  </w:rPr>
                </w:rPrChange>
              </w:rPr>
            </w:pPr>
            <w:del w:id="1232" w:author="FIORENTINA RICHELLE ASUN" w:date="2019-11-26T17:09:00Z">
              <w:r w:rsidRPr="00585454" w:rsidDel="004C371D">
                <w:rPr>
                  <w:rFonts w:ascii="Times New Roman" w:hAnsi="Times New Roman" w:cs="Times New Roman"/>
                  <w:rPrChange w:id="1233" w:author="Muhammad Fathy Rashad" w:date="2019-11-24T16:45:00Z">
                    <w:rPr/>
                  </w:rPrChange>
                </w:rPr>
                <w:delText xml:space="preserve">As Aide Glasses can run without using </w:delText>
              </w:r>
              <w:r w:rsidR="0037541F" w:rsidRPr="00585454" w:rsidDel="004C371D">
                <w:rPr>
                  <w:rFonts w:ascii="Times New Roman" w:hAnsi="Times New Roman" w:cs="Times New Roman"/>
                  <w:rPrChange w:id="1234" w:author="Muhammad Fathy Rashad" w:date="2019-11-24T16:45:00Z">
                    <w:rPr/>
                  </w:rPrChange>
                </w:rPr>
                <w:delText xml:space="preserve">the mobile application, it was </w:delText>
              </w:r>
              <w:r w:rsidR="004806C8" w:rsidRPr="00585454" w:rsidDel="004C371D">
                <w:rPr>
                  <w:rFonts w:ascii="Times New Roman" w:hAnsi="Times New Roman" w:cs="Times New Roman"/>
                  <w:rPrChange w:id="1235" w:author="Muhammad Fathy Rashad" w:date="2019-11-24T16:45:00Z">
                    <w:rPr/>
                  </w:rPrChange>
                </w:rPr>
                <w:delText xml:space="preserve">a bit hard to make the </w:delText>
              </w:r>
              <w:commentRangeStart w:id="1236"/>
              <w:r w:rsidR="004806C8" w:rsidRPr="00585454" w:rsidDel="004C371D">
                <w:rPr>
                  <w:rFonts w:ascii="Times New Roman" w:hAnsi="Times New Roman" w:cs="Times New Roman"/>
                  <w:rPrChange w:id="1237" w:author="Muhammad Fathy Rashad" w:date="2019-11-24T16:45:00Z">
                    <w:rPr/>
                  </w:rPrChange>
                </w:rPr>
                <w:delText>transcribing process real time</w:delText>
              </w:r>
              <w:commentRangeEnd w:id="1236"/>
              <w:r w:rsidR="004C3D0C" w:rsidDel="004C371D">
                <w:rPr>
                  <w:rStyle w:val="CommentReference"/>
                </w:rPr>
                <w:commentReference w:id="1236"/>
              </w:r>
              <w:r w:rsidR="004806C8" w:rsidRPr="00585454" w:rsidDel="004C371D">
                <w:rPr>
                  <w:rFonts w:ascii="Times New Roman" w:hAnsi="Times New Roman" w:cs="Times New Roman"/>
                  <w:rPrChange w:id="1238" w:author="Muhammad Fathy Rashad" w:date="2019-11-24T16:45:00Z">
                    <w:rPr/>
                  </w:rPrChange>
                </w:rPr>
                <w:delText>. Thus, it t</w:delText>
              </w:r>
              <w:r w:rsidR="00DC7C6B" w:rsidRPr="00585454" w:rsidDel="004C371D">
                <w:rPr>
                  <w:rFonts w:ascii="Times New Roman" w:hAnsi="Times New Roman" w:cs="Times New Roman"/>
                  <w:rPrChange w:id="1239" w:author="Muhammad Fathy Rashad" w:date="2019-11-24T16:45:00Z">
                    <w:rPr/>
                  </w:rPrChange>
                </w:rPr>
                <w:delText>ook</w:delText>
              </w:r>
              <w:r w:rsidR="004806C8" w:rsidRPr="00585454" w:rsidDel="004C371D">
                <w:rPr>
                  <w:rFonts w:ascii="Times New Roman" w:hAnsi="Times New Roman" w:cs="Times New Roman"/>
                  <w:rPrChange w:id="1240" w:author="Muhammad Fathy Rashad" w:date="2019-11-24T16:45:00Z">
                    <w:rPr/>
                  </w:rPrChange>
                </w:rPr>
                <w:delText xml:space="preserve"> </w:delText>
              </w:r>
              <w:commentRangeStart w:id="1241"/>
              <w:r w:rsidR="004806C8" w:rsidRPr="00585454" w:rsidDel="004C371D">
                <w:rPr>
                  <w:rFonts w:ascii="Times New Roman" w:hAnsi="Times New Roman" w:cs="Times New Roman"/>
                  <w:rPrChange w:id="1242" w:author="Muhammad Fathy Rashad" w:date="2019-11-24T16:45:00Z">
                    <w:rPr/>
                  </w:rPrChange>
                </w:rPr>
                <w:delText xml:space="preserve">a while </w:delText>
              </w:r>
              <w:commentRangeEnd w:id="1241"/>
              <w:r w:rsidR="004C3D0C" w:rsidDel="004C371D">
                <w:rPr>
                  <w:rStyle w:val="CommentReference"/>
                </w:rPr>
                <w:commentReference w:id="1241"/>
              </w:r>
              <w:r w:rsidR="00DC7C6B" w:rsidRPr="00585454" w:rsidDel="004C371D">
                <w:rPr>
                  <w:rFonts w:ascii="Times New Roman" w:hAnsi="Times New Roman" w:cs="Times New Roman"/>
                  <w:rPrChange w:id="1243" w:author="Muhammad Fathy Rashad" w:date="2019-11-24T16:45:00Z">
                    <w:rPr/>
                  </w:rPrChange>
                </w:rPr>
                <w:delText xml:space="preserve">for the transcribing process to </w:delText>
              </w:r>
              <w:r w:rsidR="000C4C5F" w:rsidRPr="00585454" w:rsidDel="004C371D">
                <w:rPr>
                  <w:rFonts w:ascii="Times New Roman" w:hAnsi="Times New Roman" w:cs="Times New Roman"/>
                  <w:rPrChange w:id="1244" w:author="Muhammad Fathy Rashad" w:date="2019-11-24T16:45:00Z">
                    <w:rPr/>
                  </w:rPrChange>
                </w:rPr>
                <w:delText>occur.</w:delText>
              </w:r>
            </w:del>
          </w:p>
        </w:tc>
      </w:tr>
      <w:tr w:rsidR="00B57EDA" w:rsidDel="004C371D" w14:paraId="74DFEA91" w14:textId="7638E324" w:rsidTr="00E70F6E">
        <w:trPr>
          <w:trHeight w:val="524"/>
          <w:del w:id="1245" w:author="FIORENTINA RICHELLE ASUN" w:date="2019-11-26T17:09:00Z"/>
        </w:trPr>
        <w:tc>
          <w:tcPr>
            <w:tcW w:w="3595" w:type="dxa"/>
            <w:vAlign w:val="center"/>
          </w:tcPr>
          <w:p w14:paraId="4B456208" w14:textId="6BC184FE" w:rsidR="00B57EDA" w:rsidRPr="00213716" w:rsidDel="004C371D" w:rsidRDefault="00B57EDA" w:rsidP="005E58D3">
            <w:pPr>
              <w:spacing w:before="240" w:after="240" w:line="360" w:lineRule="auto"/>
              <w:ind w:firstLine="0"/>
              <w:jc w:val="left"/>
              <w:rPr>
                <w:del w:id="1246" w:author="FIORENTINA RICHELLE ASUN" w:date="2019-11-26T17:09:00Z"/>
                <w:rFonts w:ascii="Times New Roman" w:hAnsi="Times New Roman" w:cs="Times New Roman"/>
              </w:rPr>
            </w:pPr>
            <w:del w:id="1247" w:author="FIORENTINA RICHELLE ASUN" w:date="2019-11-26T17:09:00Z">
              <w:r w:rsidDel="004C371D">
                <w:rPr>
                  <w:rFonts w:ascii="Times New Roman" w:hAnsi="Times New Roman" w:cs="Times New Roman"/>
                </w:rPr>
                <w:delText>Mirror angle</w:delText>
              </w:r>
            </w:del>
          </w:p>
        </w:tc>
        <w:tc>
          <w:tcPr>
            <w:tcW w:w="5789" w:type="dxa"/>
            <w:vAlign w:val="center"/>
          </w:tcPr>
          <w:p w14:paraId="3FCEA014" w14:textId="4B041225" w:rsidR="00B57EDA" w:rsidRPr="005E4435" w:rsidDel="004C371D" w:rsidRDefault="001E2B35" w:rsidP="005E58D3">
            <w:pPr>
              <w:pStyle w:val="ListParagraph"/>
              <w:numPr>
                <w:ilvl w:val="0"/>
                <w:numId w:val="2"/>
              </w:numPr>
              <w:spacing w:before="240" w:after="240" w:line="360" w:lineRule="auto"/>
              <w:jc w:val="left"/>
              <w:rPr>
                <w:del w:id="1248" w:author="FIORENTINA RICHELLE ASUN" w:date="2019-11-26T17:09:00Z"/>
                <w:rFonts w:ascii="Times New Roman" w:hAnsi="Times New Roman" w:cs="Times New Roman"/>
              </w:rPr>
            </w:pPr>
            <w:ins w:id="1249" w:author="Muhammad Fathy muhammad.fathy_25547" w:date="2019-11-26T13:30:00Z">
              <w:del w:id="1250" w:author="FIORENTINA RICHELLE ASUN" w:date="2019-11-26T17:09:00Z">
                <w:r w:rsidDel="004C371D">
                  <w:rPr>
                    <w:rFonts w:ascii="Times New Roman" w:hAnsi="Times New Roman" w:cs="Times New Roman"/>
                  </w:rPr>
                  <w:delText>After</w:delText>
                </w:r>
              </w:del>
            </w:ins>
            <w:ins w:id="1251" w:author="Muhammad Fathy muhammad.fathy_25547" w:date="2019-11-26T13:31:00Z">
              <w:del w:id="1252" w:author="FIORENTINA RICHELLE ASUN" w:date="2019-11-26T17:09:00Z">
                <w:r w:rsidDel="004C371D">
                  <w:rPr>
                    <w:rFonts w:ascii="Times New Roman" w:hAnsi="Times New Roman" w:cs="Times New Roman"/>
                  </w:rPr>
                  <w:delText xml:space="preserve"> w</w:delText>
                </w:r>
              </w:del>
            </w:ins>
            <w:ins w:id="1253" w:author="Muhammad Fathy muhammad.fathy_25547" w:date="2019-11-26T13:29:00Z">
              <w:del w:id="1254" w:author="FIORENTINA RICHELLE ASUN" w:date="2019-11-26T17:09:00Z">
                <w:r w:rsidR="00462952" w:rsidDel="004C371D">
                  <w:rPr>
                    <w:rFonts w:ascii="Times New Roman" w:hAnsi="Times New Roman" w:cs="Times New Roman"/>
                  </w:rPr>
                  <w:delText xml:space="preserve">e tested all angles </w:delText>
                </w:r>
              </w:del>
            </w:ins>
            <w:ins w:id="1255" w:author="Muhammad Fathy muhammad.fathy_25547" w:date="2019-11-26T13:31:00Z">
              <w:del w:id="1256" w:author="FIORENTINA RICHELLE ASUN" w:date="2019-11-26T17:09:00Z">
                <w:r w:rsidR="001F1540" w:rsidDel="004C371D">
                  <w:rPr>
                    <w:rFonts w:ascii="Times New Roman" w:hAnsi="Times New Roman" w:cs="Times New Roman"/>
                  </w:rPr>
                  <w:delText xml:space="preserve">for the reflector </w:delText>
                </w:r>
              </w:del>
            </w:ins>
            <w:ins w:id="1257" w:author="Muhammad Fathy muhammad.fathy_25547" w:date="2019-11-26T13:29:00Z">
              <w:del w:id="1258" w:author="FIORENTINA RICHELLE ASUN" w:date="2019-11-26T17:09:00Z">
                <w:r w:rsidR="00836156" w:rsidDel="004C371D">
                  <w:rPr>
                    <w:rFonts w:ascii="Times New Roman" w:hAnsi="Times New Roman" w:cs="Times New Roman"/>
                  </w:rPr>
                  <w:delText>from 0-</w:delText>
                </w:r>
              </w:del>
            </w:ins>
            <w:ins w:id="1259" w:author="Muhammad Fathy muhammad.fathy_25547" w:date="2019-11-26T13:30:00Z">
              <w:del w:id="1260" w:author="FIORENTINA RICHELLE ASUN" w:date="2019-11-26T17:09:00Z">
                <w:r w:rsidR="00372F3A" w:rsidDel="004C371D">
                  <w:rPr>
                    <w:rFonts w:ascii="Times New Roman" w:hAnsi="Times New Roman" w:cs="Times New Roman"/>
                  </w:rPr>
                  <w:delText>50 (max angle) degree</w:delText>
                </w:r>
                <w:r w:rsidDel="004C371D">
                  <w:rPr>
                    <w:rFonts w:ascii="Times New Roman" w:hAnsi="Times New Roman" w:cs="Times New Roman"/>
                  </w:rPr>
                  <w:delText xml:space="preserve"> with </w:delText>
                </w:r>
              </w:del>
            </w:ins>
            <w:ins w:id="1261" w:author="Muhammad Fathy muhammad.fathy_25547" w:date="2019-11-26T13:32:00Z">
              <w:del w:id="1262" w:author="FIORENTINA RICHELLE ASUN" w:date="2019-11-26T17:09:00Z">
                <w:r w:rsidR="008B0F94" w:rsidDel="004C371D">
                  <w:rPr>
                    <w:rFonts w:ascii="Times New Roman" w:hAnsi="Times New Roman" w:cs="Times New Roman"/>
                  </w:rPr>
                  <w:delText>5</w:delText>
                </w:r>
              </w:del>
            </w:ins>
            <w:ins w:id="1263" w:author="Muhammad Fathy muhammad.fathy_25547" w:date="2019-11-26T13:30:00Z">
              <w:del w:id="1264" w:author="FIORENTINA RICHELLE ASUN" w:date="2019-11-26T17:09:00Z">
                <w:r w:rsidDel="004C371D">
                  <w:rPr>
                    <w:rFonts w:ascii="Times New Roman" w:hAnsi="Times New Roman" w:cs="Times New Roman"/>
                  </w:rPr>
                  <w:delText xml:space="preserve"> degree increment</w:delText>
                </w:r>
              </w:del>
            </w:ins>
            <w:del w:id="1265" w:author="FIORENTINA RICHELLE ASUN" w:date="2019-11-26T17:09:00Z">
              <w:r w:rsidR="0013609E" w:rsidDel="004C371D">
                <w:rPr>
                  <w:rFonts w:ascii="Times New Roman" w:hAnsi="Times New Roman" w:cs="Times New Roman"/>
                </w:rPr>
                <w:delText xml:space="preserve">Based on research and </w:delText>
              </w:r>
              <w:commentRangeStart w:id="1266"/>
              <w:r w:rsidR="0013609E" w:rsidDel="004C371D">
                <w:rPr>
                  <w:rFonts w:ascii="Times New Roman" w:hAnsi="Times New Roman" w:cs="Times New Roman"/>
                </w:rPr>
                <w:delText>testing</w:delText>
              </w:r>
              <w:commentRangeEnd w:id="1266"/>
              <w:r w:rsidR="004C3D0C" w:rsidDel="004C371D">
                <w:rPr>
                  <w:rStyle w:val="CommentReference"/>
                </w:rPr>
                <w:commentReference w:id="1266"/>
              </w:r>
              <w:r w:rsidR="0013609E" w:rsidDel="004C371D">
                <w:rPr>
                  <w:rFonts w:ascii="Times New Roman" w:hAnsi="Times New Roman" w:cs="Times New Roman"/>
                </w:rPr>
                <w:delText xml:space="preserve">, </w:delText>
              </w:r>
            </w:del>
            <w:ins w:id="1267" w:author="Muhammad Fathy muhammad.fathy_25547" w:date="2019-11-26T13:31:00Z">
              <w:del w:id="1268" w:author="FIORENTINA RICHELLE ASUN" w:date="2019-11-26T17:09:00Z">
                <w:r w:rsidDel="004C371D">
                  <w:rPr>
                    <w:rFonts w:ascii="Times New Roman" w:hAnsi="Times New Roman" w:cs="Times New Roman"/>
                  </w:rPr>
                  <w:delText xml:space="preserve">we found </w:delText>
                </w:r>
                <w:r w:rsidR="001F1540" w:rsidDel="004C371D">
                  <w:rPr>
                    <w:rFonts w:ascii="Times New Roman" w:hAnsi="Times New Roman" w:cs="Times New Roman"/>
                  </w:rPr>
                  <w:delText xml:space="preserve">that angle at 45 degree gives </w:delText>
                </w:r>
              </w:del>
            </w:ins>
            <w:ins w:id="1269" w:author="Muhammad Fathy muhammad.fathy_25547" w:date="2019-11-26T13:32:00Z">
              <w:del w:id="1270" w:author="FIORENTINA RICHELLE ASUN" w:date="2019-11-26T17:09:00Z">
                <w:r w:rsidR="008B0F94" w:rsidDel="004C371D">
                  <w:rPr>
                    <w:rFonts w:ascii="Times New Roman" w:hAnsi="Times New Roman" w:cs="Times New Roman"/>
                  </w:rPr>
                  <w:delText xml:space="preserve">the best </w:delText>
                </w:r>
              </w:del>
            </w:ins>
            <w:del w:id="1271" w:author="FIORENTINA RICHELLE ASUN" w:date="2019-11-26T17:09:00Z">
              <w:r w:rsidR="008F64CB" w:rsidDel="004C371D">
                <w:rPr>
                  <w:rFonts w:ascii="Times New Roman" w:hAnsi="Times New Roman" w:cs="Times New Roman"/>
                </w:rPr>
                <w:delText>we</w:delText>
              </w:r>
              <w:r w:rsidR="0013609E" w:rsidDel="004C371D">
                <w:rPr>
                  <w:rFonts w:ascii="Times New Roman" w:hAnsi="Times New Roman" w:cs="Times New Roman"/>
                </w:rPr>
                <w:delText xml:space="preserve"> decided to </w:delText>
              </w:r>
              <w:r w:rsidR="009D736F" w:rsidDel="004C371D">
                <w:rPr>
                  <w:rFonts w:ascii="Times New Roman" w:hAnsi="Times New Roman" w:cs="Times New Roman"/>
                </w:rPr>
                <w:delText xml:space="preserve">put the reflective mirror at an angle of 45 degree for a </w:delText>
              </w:r>
              <w:r w:rsidR="00795D1B" w:rsidDel="004C371D">
                <w:rPr>
                  <w:rFonts w:ascii="Times New Roman" w:hAnsi="Times New Roman" w:cs="Times New Roman"/>
                </w:rPr>
                <w:delText>good reflection of text from the OLED display to the Perspex scree</w:delText>
              </w:r>
              <w:r w:rsidR="008F64CB" w:rsidDel="004C371D">
                <w:rPr>
                  <w:rFonts w:ascii="Times New Roman" w:hAnsi="Times New Roman" w:cs="Times New Roman"/>
                </w:rPr>
                <w:delText>n.</w:delText>
              </w:r>
              <w:r w:rsidR="00795D1B" w:rsidDel="004C371D">
                <w:rPr>
                  <w:rFonts w:ascii="Times New Roman" w:hAnsi="Times New Roman" w:cs="Times New Roman"/>
                </w:rPr>
                <w:delText xml:space="preserve"> </w:delText>
              </w:r>
              <w:r w:rsidR="008F64CB" w:rsidDel="004C371D">
                <w:rPr>
                  <w:rFonts w:ascii="Times New Roman" w:hAnsi="Times New Roman" w:cs="Times New Roman"/>
                </w:rPr>
                <w:delText xml:space="preserve">With this angle, all text </w:delText>
              </w:r>
              <w:r w:rsidR="008746A4" w:rsidDel="004C371D">
                <w:rPr>
                  <w:rFonts w:ascii="Times New Roman" w:hAnsi="Times New Roman" w:cs="Times New Roman"/>
                </w:rPr>
                <w:delText>was</w:delText>
              </w:r>
              <w:r w:rsidR="00FD6F9A" w:rsidDel="004C371D">
                <w:rPr>
                  <w:rFonts w:ascii="Times New Roman" w:hAnsi="Times New Roman" w:cs="Times New Roman"/>
                </w:rPr>
                <w:delText xml:space="preserve"> </w:delText>
              </w:r>
              <w:r w:rsidR="008F64CB" w:rsidDel="004C371D">
                <w:rPr>
                  <w:rFonts w:ascii="Times New Roman" w:hAnsi="Times New Roman" w:cs="Times New Roman"/>
                </w:rPr>
                <w:delText xml:space="preserve">successfully </w:delText>
              </w:r>
              <w:r w:rsidR="00FD6F9A" w:rsidDel="004C371D">
                <w:rPr>
                  <w:rFonts w:ascii="Times New Roman" w:hAnsi="Times New Roman" w:cs="Times New Roman"/>
                </w:rPr>
                <w:delText>reflected to the screen.</w:delText>
              </w:r>
            </w:del>
          </w:p>
        </w:tc>
      </w:tr>
      <w:tr w:rsidR="00B57EDA" w:rsidDel="004C371D" w14:paraId="2E9669CB" w14:textId="136FC2E4" w:rsidTr="00E70F6E">
        <w:trPr>
          <w:trHeight w:val="524"/>
          <w:del w:id="1272" w:author="FIORENTINA RICHELLE ASUN" w:date="2019-11-26T17:09:00Z"/>
        </w:trPr>
        <w:tc>
          <w:tcPr>
            <w:tcW w:w="3595" w:type="dxa"/>
            <w:vAlign w:val="center"/>
          </w:tcPr>
          <w:p w14:paraId="4D36AB92" w14:textId="5759921E" w:rsidR="00B57EDA" w:rsidDel="004C371D" w:rsidRDefault="00B57EDA" w:rsidP="005E58D3">
            <w:pPr>
              <w:spacing w:before="240" w:after="240" w:line="360" w:lineRule="auto"/>
              <w:ind w:firstLine="0"/>
              <w:jc w:val="left"/>
              <w:rPr>
                <w:del w:id="1273" w:author="FIORENTINA RICHELLE ASUN" w:date="2019-11-26T17:09:00Z"/>
                <w:rFonts w:ascii="Times New Roman" w:hAnsi="Times New Roman" w:cs="Times New Roman"/>
              </w:rPr>
            </w:pPr>
            <w:del w:id="1274" w:author="FIORENTINA RICHELLE ASUN" w:date="2019-11-26T17:09:00Z">
              <w:r w:rsidDel="004C371D">
                <w:rPr>
                  <w:rFonts w:ascii="Times New Roman" w:hAnsi="Times New Roman" w:cs="Times New Roman"/>
                </w:rPr>
                <w:delText>Mobile application</w:delText>
              </w:r>
            </w:del>
          </w:p>
        </w:tc>
        <w:tc>
          <w:tcPr>
            <w:tcW w:w="5789" w:type="dxa"/>
            <w:vAlign w:val="center"/>
          </w:tcPr>
          <w:p w14:paraId="2738F401" w14:textId="1762D85E" w:rsidR="00B57EDA" w:rsidDel="004C371D" w:rsidRDefault="00410587" w:rsidP="005E58D3">
            <w:pPr>
              <w:pStyle w:val="ListParagraph"/>
              <w:numPr>
                <w:ilvl w:val="0"/>
                <w:numId w:val="2"/>
              </w:numPr>
              <w:spacing w:before="240" w:after="240" w:line="360" w:lineRule="auto"/>
              <w:jc w:val="left"/>
              <w:rPr>
                <w:del w:id="1275" w:author="FIORENTINA RICHELLE ASUN" w:date="2019-11-26T17:09:00Z"/>
                <w:rFonts w:ascii="Times New Roman" w:hAnsi="Times New Roman" w:cs="Times New Roman"/>
              </w:rPr>
            </w:pPr>
            <w:del w:id="1276" w:author="FIORENTINA RICHELLE ASUN" w:date="2019-11-26T17:09:00Z">
              <w:r w:rsidDel="004C371D">
                <w:rPr>
                  <w:rFonts w:ascii="Times New Roman" w:hAnsi="Times New Roman" w:cs="Times New Roman"/>
                </w:rPr>
                <w:delText>A mobile application named A</w:delText>
              </w:r>
              <w:r w:rsidR="005A1C7E" w:rsidDel="004C371D">
                <w:rPr>
                  <w:rFonts w:ascii="Times New Roman" w:hAnsi="Times New Roman" w:cs="Times New Roman"/>
                </w:rPr>
                <w:delText xml:space="preserve">IDE GLASS were also developed </w:delText>
              </w:r>
              <w:r w:rsidR="00D52BD0" w:rsidDel="004C371D">
                <w:rPr>
                  <w:rFonts w:ascii="Times New Roman" w:hAnsi="Times New Roman" w:cs="Times New Roman"/>
                </w:rPr>
                <w:delText xml:space="preserve">to run together with this prototype. </w:delText>
              </w:r>
              <w:r w:rsidR="00753966" w:rsidDel="004C371D">
                <w:rPr>
                  <w:rFonts w:ascii="Times New Roman" w:hAnsi="Times New Roman" w:cs="Times New Roman"/>
                </w:rPr>
                <w:delText xml:space="preserve">The great thing about </w:delText>
              </w:r>
              <w:r w:rsidR="008E17DF" w:rsidDel="004C371D">
                <w:rPr>
                  <w:rFonts w:ascii="Times New Roman" w:hAnsi="Times New Roman" w:cs="Times New Roman"/>
                </w:rPr>
                <w:delText xml:space="preserve">Aide glasses prototype is that it can run with or without the mobile application. </w:delText>
              </w:r>
            </w:del>
          </w:p>
          <w:p w14:paraId="4560D349" w14:textId="01361928" w:rsidR="00934C8B" w:rsidRPr="00410587" w:rsidDel="004C371D" w:rsidRDefault="009410D7" w:rsidP="005E58D3">
            <w:pPr>
              <w:pStyle w:val="ListParagraph"/>
              <w:numPr>
                <w:ilvl w:val="0"/>
                <w:numId w:val="2"/>
              </w:numPr>
              <w:spacing w:before="240" w:after="240" w:line="360" w:lineRule="auto"/>
              <w:jc w:val="left"/>
              <w:rPr>
                <w:del w:id="1277" w:author="FIORENTINA RICHELLE ASUN" w:date="2019-11-26T17:09:00Z"/>
                <w:rFonts w:ascii="Times New Roman" w:hAnsi="Times New Roman" w:cs="Times New Roman"/>
              </w:rPr>
            </w:pPr>
            <w:del w:id="1278" w:author="FIORENTINA RICHELLE ASUN" w:date="2019-11-26T17:09:00Z">
              <w:r w:rsidDel="004C371D">
                <w:rPr>
                  <w:rFonts w:ascii="Times New Roman" w:hAnsi="Times New Roman" w:cs="Times New Roman"/>
                </w:rPr>
                <w:delText xml:space="preserve">The mobile </w:delText>
              </w:r>
              <w:r w:rsidR="008958DE" w:rsidDel="004C371D">
                <w:rPr>
                  <w:rFonts w:ascii="Times New Roman" w:hAnsi="Times New Roman" w:cs="Times New Roman"/>
                </w:rPr>
                <w:delText xml:space="preserve">application </w:delText>
              </w:r>
              <w:r w:rsidR="00F740DD" w:rsidDel="004C371D">
                <w:rPr>
                  <w:rFonts w:ascii="Times New Roman" w:hAnsi="Times New Roman" w:cs="Times New Roman"/>
                </w:rPr>
                <w:delText>has</w:delText>
              </w:r>
              <w:r w:rsidDel="004C371D">
                <w:rPr>
                  <w:rFonts w:ascii="Times New Roman" w:hAnsi="Times New Roman" w:cs="Times New Roman"/>
                </w:rPr>
                <w:delText xml:space="preserve"> the option</w:delText>
              </w:r>
              <w:r w:rsidR="006749C9" w:rsidDel="004C371D">
                <w:rPr>
                  <w:rFonts w:ascii="Times New Roman" w:hAnsi="Times New Roman" w:cs="Times New Roman"/>
                </w:rPr>
                <w:delText>s</w:delText>
              </w:r>
              <w:r w:rsidDel="004C371D">
                <w:rPr>
                  <w:rFonts w:ascii="Times New Roman" w:hAnsi="Times New Roman" w:cs="Times New Roman"/>
                </w:rPr>
                <w:delText xml:space="preserve"> of switching between English and Malay language and it also record all the </w:delText>
              </w:r>
              <w:r w:rsidR="008958DE" w:rsidDel="004C371D">
                <w:rPr>
                  <w:rFonts w:ascii="Times New Roman" w:hAnsi="Times New Roman" w:cs="Times New Roman"/>
                </w:rPr>
                <w:delText xml:space="preserve">history of the </w:delText>
              </w:r>
              <w:r w:rsidDel="004C371D">
                <w:rPr>
                  <w:rFonts w:ascii="Times New Roman" w:hAnsi="Times New Roman" w:cs="Times New Roman"/>
                </w:rPr>
                <w:delText>transcribed text</w:delText>
              </w:r>
              <w:r w:rsidR="006749C9" w:rsidDel="004C371D">
                <w:rPr>
                  <w:rFonts w:ascii="Times New Roman" w:hAnsi="Times New Roman" w:cs="Times New Roman"/>
                </w:rPr>
                <w:delText xml:space="preserve"> so that the </w:delText>
              </w:r>
              <w:r w:rsidR="0013609E" w:rsidDel="004C371D">
                <w:rPr>
                  <w:rFonts w:ascii="Times New Roman" w:hAnsi="Times New Roman" w:cs="Times New Roman"/>
                </w:rPr>
                <w:delText>user can always refer what is the conversation all about</w:delText>
              </w:r>
              <w:r w:rsidR="008958DE" w:rsidDel="004C371D">
                <w:rPr>
                  <w:rFonts w:ascii="Times New Roman" w:hAnsi="Times New Roman" w:cs="Times New Roman"/>
                </w:rPr>
                <w:delText xml:space="preserve">. </w:delText>
              </w:r>
              <w:r w:rsidDel="004C371D">
                <w:rPr>
                  <w:rFonts w:ascii="Times New Roman" w:hAnsi="Times New Roman" w:cs="Times New Roman"/>
                </w:rPr>
                <w:delText xml:space="preserve"> </w:delText>
              </w:r>
            </w:del>
          </w:p>
        </w:tc>
      </w:tr>
    </w:tbl>
    <w:p w14:paraId="71DC68A9" w14:textId="77777777" w:rsidR="00A74C14" w:rsidDel="004C371D" w:rsidRDefault="00A74C14" w:rsidP="00A74C14">
      <w:pPr>
        <w:ind w:firstLine="0"/>
        <w:rPr>
          <w:del w:id="1279" w:author="FIORENTINA RICHELLE ASUN" w:date="2019-11-26T17:10:00Z"/>
          <w:rFonts w:ascii="Times New Roman" w:hAnsi="Times New Roman" w:cs="Times New Roman"/>
          <w:sz w:val="28"/>
        </w:rPr>
      </w:pPr>
    </w:p>
    <w:p w14:paraId="2FA81920" w14:textId="132AB288" w:rsidR="00A74C14" w:rsidDel="004C371D" w:rsidRDefault="00A74C14">
      <w:pPr>
        <w:spacing w:after="160" w:line="259" w:lineRule="auto"/>
        <w:ind w:firstLine="0"/>
        <w:jc w:val="left"/>
        <w:rPr>
          <w:del w:id="1280" w:author="FIORENTINA RICHELLE ASUN" w:date="2019-11-26T17:10:00Z"/>
          <w:rFonts w:ascii="Times New Roman" w:hAnsi="Times New Roman" w:cs="Times New Roman"/>
          <w:sz w:val="28"/>
        </w:rPr>
      </w:pPr>
    </w:p>
    <w:p w14:paraId="3D8B27C0" w14:textId="77777777" w:rsidR="00711C65" w:rsidDel="004C371D" w:rsidRDefault="00711C65">
      <w:pPr>
        <w:spacing w:after="160" w:line="259" w:lineRule="auto"/>
        <w:ind w:firstLine="0"/>
        <w:jc w:val="left"/>
        <w:rPr>
          <w:del w:id="1281" w:author="FIORENTINA RICHELLE ASUN" w:date="2019-11-26T17:10:00Z"/>
          <w:rFonts w:ascii="Times New Roman" w:hAnsi="Times New Roman" w:cs="Times New Roman"/>
          <w:b/>
          <w:sz w:val="28"/>
        </w:rPr>
      </w:pPr>
      <w:del w:id="1282" w:author="FIORENTINA RICHELLE ASUN" w:date="2019-11-26T17:10:00Z">
        <w:r w:rsidDel="004C371D">
          <w:rPr>
            <w:rFonts w:ascii="Times New Roman" w:hAnsi="Times New Roman" w:cs="Times New Roman"/>
            <w:b/>
            <w:sz w:val="28"/>
          </w:rPr>
          <w:br w:type="page"/>
        </w:r>
      </w:del>
    </w:p>
    <w:p w14:paraId="5ED8B2AC" w14:textId="79575753" w:rsidR="00A74C14" w:rsidRPr="00B319EC" w:rsidRDefault="00A74C14">
      <w:pPr>
        <w:spacing w:after="160" w:line="259" w:lineRule="auto"/>
        <w:ind w:firstLine="0"/>
        <w:jc w:val="left"/>
        <w:rPr>
          <w:rFonts w:ascii="Times New Roman" w:hAnsi="Times New Roman" w:cs="Times New Roman"/>
          <w:b/>
          <w:sz w:val="28"/>
        </w:rPr>
        <w:pPrChange w:id="1283" w:author="FIORENTINA RICHELLE ASUN" w:date="2019-11-26T17:10:00Z">
          <w:pPr>
            <w:ind w:firstLine="0"/>
          </w:pPr>
        </w:pPrChange>
      </w:pPr>
      <w:r w:rsidRPr="00B319EC">
        <w:rPr>
          <w:rFonts w:ascii="Times New Roman" w:hAnsi="Times New Roman" w:cs="Times New Roman"/>
          <w:b/>
          <w:sz w:val="28"/>
        </w:rPr>
        <w:t>3.</w:t>
      </w:r>
      <w:ins w:id="1284" w:author="SYED AMIR HILMY BIN SYED HALIM" w:date="2019-11-24T17:19:00Z">
        <w:r w:rsidR="00EE78E6">
          <w:rPr>
            <w:rFonts w:ascii="Times New Roman" w:hAnsi="Times New Roman" w:cs="Times New Roman"/>
            <w:b/>
            <w:sz w:val="28"/>
          </w:rPr>
          <w:t>5.</w:t>
        </w:r>
      </w:ins>
      <w:del w:id="1285" w:author="SYED AMIR HILMY BIN SYED HALIM" w:date="2019-11-24T17:18:00Z">
        <w:r w:rsidRPr="00B319EC" w:rsidDel="00C93909">
          <w:rPr>
            <w:rFonts w:ascii="Times New Roman" w:hAnsi="Times New Roman" w:cs="Times New Roman"/>
            <w:b/>
            <w:sz w:val="28"/>
          </w:rPr>
          <w:delText>4.</w:delText>
        </w:r>
      </w:del>
      <w:r w:rsidRPr="00B319EC">
        <w:rPr>
          <w:rFonts w:ascii="Times New Roman" w:hAnsi="Times New Roman" w:cs="Times New Roman"/>
          <w:b/>
          <w:sz w:val="28"/>
        </w:rPr>
        <w:t xml:space="preserve"> CONCLUSION</w:t>
      </w:r>
    </w:p>
    <w:p w14:paraId="39F67A9A" w14:textId="318C9898" w:rsidR="00C6443E" w:rsidDel="0001280B" w:rsidRDefault="00C6443E">
      <w:pPr>
        <w:spacing w:before="240" w:line="360" w:lineRule="auto"/>
        <w:ind w:firstLine="0"/>
        <w:rPr>
          <w:del w:id="1286" w:author="Nor Erniza Bt M Rozali - Dr (ACAD/UTP)" w:date="2019-11-21T14:46:00Z"/>
          <w:rFonts w:ascii="Times New Roman" w:hAnsi="Times New Roman" w:cs="Times New Roman"/>
        </w:rPr>
      </w:pPr>
      <w:r>
        <w:rPr>
          <w:rFonts w:ascii="Times New Roman" w:hAnsi="Times New Roman" w:cs="Times New Roman"/>
          <w:sz w:val="28"/>
        </w:rPr>
        <w:tab/>
      </w:r>
      <w:r w:rsidR="007563C5" w:rsidRPr="007563C5">
        <w:rPr>
          <w:rFonts w:ascii="Times New Roman" w:hAnsi="Times New Roman" w:cs="Times New Roman"/>
        </w:rPr>
        <w:t>In conclusion,</w:t>
      </w:r>
      <w:r w:rsidR="007563C5">
        <w:rPr>
          <w:rFonts w:ascii="Times New Roman" w:hAnsi="Times New Roman" w:cs="Times New Roman"/>
        </w:rPr>
        <w:t xml:space="preserve"> </w:t>
      </w:r>
      <w:r w:rsidR="00152D3D">
        <w:rPr>
          <w:rFonts w:ascii="Times New Roman" w:hAnsi="Times New Roman" w:cs="Times New Roman"/>
        </w:rPr>
        <w:t xml:space="preserve">ETP Group 7 </w:t>
      </w:r>
      <w:r w:rsidR="00E6477B">
        <w:rPr>
          <w:rFonts w:ascii="Times New Roman" w:hAnsi="Times New Roman" w:cs="Times New Roman"/>
        </w:rPr>
        <w:t xml:space="preserve">have </w:t>
      </w:r>
      <w:r w:rsidR="00152D3D">
        <w:rPr>
          <w:rFonts w:ascii="Times New Roman" w:hAnsi="Times New Roman" w:cs="Times New Roman"/>
        </w:rPr>
        <w:t xml:space="preserve">successfully produced a working prototype of a smart glasses named Aide </w:t>
      </w:r>
      <w:commentRangeStart w:id="1287"/>
      <w:r w:rsidR="00152D3D">
        <w:rPr>
          <w:rFonts w:ascii="Times New Roman" w:hAnsi="Times New Roman" w:cs="Times New Roman"/>
        </w:rPr>
        <w:t>Glasses</w:t>
      </w:r>
      <w:commentRangeEnd w:id="1287"/>
      <w:r w:rsidR="004C3D0C">
        <w:rPr>
          <w:rStyle w:val="CommentReference"/>
        </w:rPr>
        <w:commentReference w:id="1287"/>
      </w:r>
      <w:ins w:id="1288" w:author="Nor Erniza Bt M Rozali - Dr (ACAD/UTP)" w:date="2019-11-21T14:46:00Z">
        <w:r w:rsidR="0001280B">
          <w:rPr>
            <w:rFonts w:ascii="Times New Roman" w:hAnsi="Times New Roman" w:cs="Times New Roman"/>
          </w:rPr>
          <w:t xml:space="preserve">. </w:t>
        </w:r>
      </w:ins>
      <w:del w:id="1289" w:author="Nor Erniza Bt M Rozali - Dr (ACAD/UTP)" w:date="2019-11-21T14:46:00Z">
        <w:r w:rsidR="00152D3D" w:rsidDel="0001280B">
          <w:rPr>
            <w:rFonts w:ascii="Times New Roman" w:hAnsi="Times New Roman" w:cs="Times New Roman"/>
          </w:rPr>
          <w:delText xml:space="preserve"> </w:delText>
        </w:r>
      </w:del>
      <w:del w:id="1290" w:author="Nor Erniza Bt M Rozali - Dr (ACAD/UTP)" w:date="2019-11-21T14:45:00Z">
        <w:r w:rsidR="004E2134" w:rsidDel="004C3D0C">
          <w:rPr>
            <w:rFonts w:ascii="Times New Roman" w:hAnsi="Times New Roman" w:cs="Times New Roman"/>
          </w:rPr>
          <w:delText>within 8 weeks which is from week 3 to week 10.</w:delText>
        </w:r>
        <w:r w:rsidR="007C5A84" w:rsidDel="004C3D0C">
          <w:rPr>
            <w:rFonts w:ascii="Times New Roman" w:hAnsi="Times New Roman" w:cs="Times New Roman"/>
          </w:rPr>
          <w:delText xml:space="preserve"> </w:delText>
        </w:r>
      </w:del>
    </w:p>
    <w:p w14:paraId="3A4B465A" w14:textId="7EED53E5" w:rsidR="00A74C14" w:rsidRDefault="009B1BB1">
      <w:pPr>
        <w:spacing w:before="240" w:line="360" w:lineRule="auto"/>
        <w:ind w:firstLine="0"/>
        <w:rPr>
          <w:rFonts w:ascii="Times New Roman" w:hAnsi="Times New Roman" w:cs="Times New Roman"/>
        </w:rPr>
        <w:pPrChange w:id="1291" w:author="Nor Erniza Bt M Rozali - Dr (ACAD/UTP)" w:date="2019-11-21T14:46:00Z">
          <w:pPr>
            <w:spacing w:before="240" w:line="360" w:lineRule="auto"/>
          </w:pPr>
        </w:pPrChange>
      </w:pPr>
      <w:del w:id="1292" w:author="Nor Erniza Bt M Rozali - Dr (ACAD/UTP)" w:date="2019-11-21T14:45:00Z">
        <w:r w:rsidDel="004C3D0C">
          <w:rPr>
            <w:rFonts w:ascii="Times New Roman" w:hAnsi="Times New Roman" w:cs="Times New Roman"/>
          </w:rPr>
          <w:delText>In a nutshell,</w:delText>
        </w:r>
        <w:r w:rsidR="007C5A84" w:rsidDel="004C3D0C">
          <w:rPr>
            <w:rFonts w:ascii="Times New Roman" w:hAnsi="Times New Roman" w:cs="Times New Roman"/>
          </w:rPr>
          <w:delText xml:space="preserve"> we have achieved the objectives of the </w:delText>
        </w:r>
        <w:r w:rsidR="009A594B" w:rsidDel="004C3D0C">
          <w:rPr>
            <w:rFonts w:ascii="Times New Roman" w:hAnsi="Times New Roman" w:cs="Times New Roman"/>
          </w:rPr>
          <w:delText xml:space="preserve">project. </w:delText>
        </w:r>
      </w:del>
      <w:r w:rsidR="000A363D">
        <w:rPr>
          <w:rFonts w:ascii="Times New Roman" w:hAnsi="Times New Roman" w:cs="Times New Roman"/>
        </w:rPr>
        <w:t xml:space="preserve">Aide glasses </w:t>
      </w:r>
      <w:r w:rsidR="00012357">
        <w:rPr>
          <w:rFonts w:ascii="Times New Roman" w:hAnsi="Times New Roman" w:cs="Times New Roman"/>
        </w:rPr>
        <w:t>is a smart glasses which works by capturing sound waves and processi</w:t>
      </w:r>
      <w:r w:rsidR="007C5A84">
        <w:rPr>
          <w:rFonts w:ascii="Times New Roman" w:hAnsi="Times New Roman" w:cs="Times New Roman"/>
        </w:rPr>
        <w:t>n</w:t>
      </w:r>
      <w:r w:rsidR="00012357">
        <w:rPr>
          <w:rFonts w:ascii="Times New Roman" w:hAnsi="Times New Roman" w:cs="Times New Roman"/>
        </w:rPr>
        <w:t xml:space="preserve">g them into </w:t>
      </w:r>
      <w:r w:rsidR="008A203B">
        <w:rPr>
          <w:rFonts w:ascii="Times New Roman" w:hAnsi="Times New Roman" w:cs="Times New Roman"/>
        </w:rPr>
        <w:t>text using Google speech to text recognition fu</w:t>
      </w:r>
      <w:r w:rsidR="001E5013">
        <w:rPr>
          <w:rFonts w:ascii="Times New Roman" w:hAnsi="Times New Roman" w:cs="Times New Roman"/>
        </w:rPr>
        <w:t>n</w:t>
      </w:r>
      <w:r w:rsidR="008A203B">
        <w:rPr>
          <w:rFonts w:ascii="Times New Roman" w:hAnsi="Times New Roman" w:cs="Times New Roman"/>
        </w:rPr>
        <w:t>ction.</w:t>
      </w:r>
      <w:r w:rsidR="007C5A84">
        <w:rPr>
          <w:rFonts w:ascii="Times New Roman" w:hAnsi="Times New Roman" w:cs="Times New Roman"/>
        </w:rPr>
        <w:t xml:space="preserve"> </w:t>
      </w:r>
      <w:del w:id="1293" w:author="Nor Erniza Bt M Rozali - Dr (ACAD/UTP)" w:date="2019-11-21T14:46:00Z">
        <w:r w:rsidR="007C5A84" w:rsidDel="0001280B">
          <w:rPr>
            <w:rFonts w:ascii="Times New Roman" w:hAnsi="Times New Roman" w:cs="Times New Roman"/>
          </w:rPr>
          <w:delText>Besides, v</w:delText>
        </w:r>
      </w:del>
      <w:ins w:id="1294" w:author="Nor Erniza Bt M Rozali - Dr (ACAD/UTP)" w:date="2019-11-21T14:46:00Z">
        <w:r w:rsidR="0001280B">
          <w:rPr>
            <w:rFonts w:ascii="Times New Roman" w:hAnsi="Times New Roman" w:cs="Times New Roman"/>
          </w:rPr>
          <w:t>V</w:t>
        </w:r>
      </w:ins>
      <w:r w:rsidR="00A014EC">
        <w:rPr>
          <w:rFonts w:ascii="Times New Roman" w:hAnsi="Times New Roman" w:cs="Times New Roman"/>
        </w:rPr>
        <w:t>oice recognition system in Aide Glass is capable of helping hearing</w:t>
      </w:r>
      <w:r w:rsidR="00B55CA5">
        <w:rPr>
          <w:rFonts w:ascii="Times New Roman" w:hAnsi="Times New Roman" w:cs="Times New Roman"/>
        </w:rPr>
        <w:t>-</w:t>
      </w:r>
      <w:r w:rsidR="00A014EC">
        <w:rPr>
          <w:rFonts w:ascii="Times New Roman" w:hAnsi="Times New Roman" w:cs="Times New Roman"/>
        </w:rPr>
        <w:t>impaired people</w:t>
      </w:r>
      <w:ins w:id="1295" w:author="SYED AMIR HILMY BIN SYED HALIM" w:date="2019-11-24T17:21:00Z">
        <w:r w:rsidR="00420077">
          <w:rPr>
            <w:rFonts w:ascii="Times New Roman" w:hAnsi="Times New Roman" w:cs="Times New Roman"/>
          </w:rPr>
          <w:t xml:space="preserve"> by displaying each of words that has been uttered by the person who is talking</w:t>
        </w:r>
        <w:r w:rsidR="001A7C29">
          <w:rPr>
            <w:rFonts w:ascii="Times New Roman" w:hAnsi="Times New Roman" w:cs="Times New Roman"/>
          </w:rPr>
          <w:t xml:space="preserve"> to them.</w:t>
        </w:r>
      </w:ins>
      <w:ins w:id="1296" w:author="SYED AMIR HILMY BIN SYED HALIM" w:date="2019-11-24T17:23:00Z">
        <w:r w:rsidR="001E399C">
          <w:rPr>
            <w:rFonts w:ascii="Times New Roman" w:hAnsi="Times New Roman" w:cs="Times New Roman"/>
          </w:rPr>
          <w:t xml:space="preserve"> By using the Aide Glasses </w:t>
        </w:r>
        <w:r w:rsidR="00485BD0">
          <w:rPr>
            <w:rFonts w:ascii="Times New Roman" w:hAnsi="Times New Roman" w:cs="Times New Roman"/>
          </w:rPr>
          <w:t xml:space="preserve">application, the </w:t>
        </w:r>
        <w:r w:rsidR="00B95A41">
          <w:rPr>
            <w:rFonts w:ascii="Times New Roman" w:hAnsi="Times New Roman" w:cs="Times New Roman"/>
          </w:rPr>
          <w:t xml:space="preserve">person who </w:t>
        </w:r>
        <w:r w:rsidR="00BA5591">
          <w:rPr>
            <w:rFonts w:ascii="Times New Roman" w:hAnsi="Times New Roman" w:cs="Times New Roman"/>
          </w:rPr>
          <w:t xml:space="preserve">is using the </w:t>
        </w:r>
      </w:ins>
      <w:ins w:id="1297" w:author="SYED AMIR HILMY BIN SYED HALIM" w:date="2019-11-24T17:24:00Z">
        <w:r w:rsidR="0001744E">
          <w:rPr>
            <w:rFonts w:ascii="Times New Roman" w:hAnsi="Times New Roman" w:cs="Times New Roman"/>
          </w:rPr>
          <w:t xml:space="preserve">product can change the </w:t>
        </w:r>
        <w:r w:rsidR="003F5520">
          <w:rPr>
            <w:rFonts w:ascii="Times New Roman" w:hAnsi="Times New Roman" w:cs="Times New Roman"/>
          </w:rPr>
          <w:t xml:space="preserve">language of transcription and also view the recorded </w:t>
        </w:r>
        <w:r w:rsidR="00BE6E39">
          <w:rPr>
            <w:rFonts w:ascii="Times New Roman" w:hAnsi="Times New Roman" w:cs="Times New Roman"/>
          </w:rPr>
          <w:t xml:space="preserve">transcribed words. </w:t>
        </w:r>
      </w:ins>
      <w:del w:id="1298" w:author="SYED AMIR HILMY BIN SYED HALIM" w:date="2019-11-24T17:20:00Z">
        <w:r w:rsidR="00A014EC" w:rsidDel="00420077">
          <w:rPr>
            <w:rFonts w:ascii="Times New Roman" w:hAnsi="Times New Roman" w:cs="Times New Roman"/>
          </w:rPr>
          <w:delText>.</w:delText>
        </w:r>
        <w:r w:rsidDel="00420077">
          <w:rPr>
            <w:rFonts w:ascii="Times New Roman" w:hAnsi="Times New Roman" w:cs="Times New Roman"/>
          </w:rPr>
          <w:delText xml:space="preserve"> </w:delText>
        </w:r>
      </w:del>
      <w:del w:id="1299" w:author="Nor Erniza Bt M Rozali - Dr (ACAD/UTP)" w:date="2019-11-21T14:46:00Z">
        <w:r w:rsidDel="0001280B">
          <w:rPr>
            <w:rFonts w:ascii="Times New Roman" w:hAnsi="Times New Roman" w:cs="Times New Roman"/>
          </w:rPr>
          <w:delText xml:space="preserve">Finally, </w:delText>
        </w:r>
      </w:del>
      <w:r w:rsidR="00A014EC">
        <w:rPr>
          <w:rFonts w:ascii="Times New Roman" w:hAnsi="Times New Roman" w:cs="Times New Roman"/>
        </w:rPr>
        <w:t xml:space="preserve">Aide </w:t>
      </w:r>
      <w:ins w:id="1300" w:author="SYED AMIR HILMY BIN SYED HALIM" w:date="2019-11-24T17:23:00Z">
        <w:r w:rsidR="00485BD0">
          <w:rPr>
            <w:rFonts w:ascii="Times New Roman" w:hAnsi="Times New Roman" w:cs="Times New Roman"/>
          </w:rPr>
          <w:t>G</w:t>
        </w:r>
      </w:ins>
      <w:del w:id="1301" w:author="SYED AMIR HILMY BIN SYED HALIM" w:date="2019-11-24T17:23:00Z">
        <w:r w:rsidR="00A014EC" w:rsidDel="00485BD0">
          <w:rPr>
            <w:rFonts w:ascii="Times New Roman" w:hAnsi="Times New Roman" w:cs="Times New Roman"/>
          </w:rPr>
          <w:delText>g</w:delText>
        </w:r>
      </w:del>
      <w:r w:rsidR="00A014EC">
        <w:rPr>
          <w:rFonts w:ascii="Times New Roman" w:hAnsi="Times New Roman" w:cs="Times New Roman"/>
        </w:rPr>
        <w:t>lasses is an inexpensive alternative to hearing aids</w:t>
      </w:r>
      <w:r w:rsidR="00E6477B">
        <w:rPr>
          <w:rFonts w:ascii="Times New Roman" w:hAnsi="Times New Roman" w:cs="Times New Roman"/>
        </w:rPr>
        <w:t xml:space="preserve"> as the overall cost of production is only </w:t>
      </w:r>
      <w:commentRangeStart w:id="1302"/>
      <w:r w:rsidR="00E6477B">
        <w:rPr>
          <w:rFonts w:ascii="Times New Roman" w:hAnsi="Times New Roman" w:cs="Times New Roman"/>
        </w:rPr>
        <w:t>RM 178.</w:t>
      </w:r>
      <w:ins w:id="1303" w:author="SYED AMIR HILMY BIN SYED HALIM" w:date="2019-11-24T17:08:00Z">
        <w:r w:rsidR="003D7AD8">
          <w:rPr>
            <w:rFonts w:ascii="Times New Roman" w:hAnsi="Times New Roman" w:cs="Times New Roman"/>
          </w:rPr>
          <w:t>50</w:t>
        </w:r>
      </w:ins>
      <w:del w:id="1304" w:author="SYED AMIR HILMY BIN SYED HALIM" w:date="2019-11-24T17:08:00Z">
        <w:r w:rsidR="00E6477B" w:rsidDel="003D7AD8">
          <w:rPr>
            <w:rFonts w:ascii="Times New Roman" w:hAnsi="Times New Roman" w:cs="Times New Roman"/>
          </w:rPr>
          <w:delText>48</w:delText>
        </w:r>
      </w:del>
      <w:commentRangeEnd w:id="1302"/>
      <w:r w:rsidR="0001280B">
        <w:rPr>
          <w:rStyle w:val="CommentReference"/>
        </w:rPr>
        <w:commentReference w:id="1302"/>
      </w:r>
      <w:r w:rsidR="006630C6">
        <w:rPr>
          <w:rFonts w:ascii="Times New Roman" w:hAnsi="Times New Roman" w:cs="Times New Roman"/>
        </w:rPr>
        <w:t>, sixteen times cheaper than other hearing aids.</w:t>
      </w:r>
    </w:p>
    <w:p w14:paraId="5A49A76A" w14:textId="281C3811" w:rsidR="00605601" w:rsidRDefault="00B4525A" w:rsidP="00265F79">
      <w:pPr>
        <w:spacing w:before="240" w:line="360" w:lineRule="auto"/>
        <w:rPr>
          <w:rFonts w:ascii="Times New Roman" w:hAnsi="Times New Roman" w:cs="Times New Roman"/>
        </w:rPr>
      </w:pPr>
      <w:r>
        <w:rPr>
          <w:rFonts w:ascii="Times New Roman" w:hAnsi="Times New Roman" w:cs="Times New Roman"/>
        </w:rPr>
        <w:t xml:space="preserve">There are several </w:t>
      </w:r>
      <w:r w:rsidR="00416742">
        <w:rPr>
          <w:rFonts w:ascii="Times New Roman" w:hAnsi="Times New Roman" w:cs="Times New Roman"/>
        </w:rPr>
        <w:t>human error</w:t>
      </w:r>
      <w:r w:rsidR="00E00425">
        <w:rPr>
          <w:rFonts w:ascii="Times New Roman" w:hAnsi="Times New Roman" w:cs="Times New Roman"/>
        </w:rPr>
        <w:t>s</w:t>
      </w:r>
      <w:r w:rsidR="00416742">
        <w:rPr>
          <w:rFonts w:ascii="Times New Roman" w:hAnsi="Times New Roman" w:cs="Times New Roman"/>
        </w:rPr>
        <w:t xml:space="preserve"> that could be solved i</w:t>
      </w:r>
      <w:r w:rsidR="00265F79">
        <w:rPr>
          <w:rFonts w:ascii="Times New Roman" w:hAnsi="Times New Roman" w:cs="Times New Roman"/>
        </w:rPr>
        <w:t>n order to obtain a h</w:t>
      </w:r>
      <w:r w:rsidR="00E134B5">
        <w:rPr>
          <w:rFonts w:ascii="Times New Roman" w:hAnsi="Times New Roman" w:cs="Times New Roman"/>
        </w:rPr>
        <w:t>igh accuracy result</w:t>
      </w:r>
      <w:r w:rsidR="00416742">
        <w:rPr>
          <w:rFonts w:ascii="Times New Roman" w:hAnsi="Times New Roman" w:cs="Times New Roman"/>
        </w:rPr>
        <w:t xml:space="preserve">. </w:t>
      </w:r>
      <w:r w:rsidR="00E00425">
        <w:rPr>
          <w:rFonts w:ascii="Times New Roman" w:hAnsi="Times New Roman" w:cs="Times New Roman"/>
        </w:rPr>
        <w:t xml:space="preserve">Firstly, </w:t>
      </w:r>
      <w:r w:rsidR="00E134B5">
        <w:rPr>
          <w:rFonts w:ascii="Times New Roman" w:hAnsi="Times New Roman" w:cs="Times New Roman"/>
        </w:rPr>
        <w:t xml:space="preserve">the pronunciation of </w:t>
      </w:r>
      <w:r w:rsidR="0017533B">
        <w:rPr>
          <w:rFonts w:ascii="Times New Roman" w:hAnsi="Times New Roman" w:cs="Times New Roman"/>
        </w:rPr>
        <w:t xml:space="preserve">each </w:t>
      </w:r>
      <w:r w:rsidR="00E134B5">
        <w:rPr>
          <w:rFonts w:ascii="Times New Roman" w:hAnsi="Times New Roman" w:cs="Times New Roman"/>
        </w:rPr>
        <w:t>words should be clear and co</w:t>
      </w:r>
      <w:r>
        <w:rPr>
          <w:rFonts w:ascii="Times New Roman" w:hAnsi="Times New Roman" w:cs="Times New Roman"/>
        </w:rPr>
        <w:t>ncise</w:t>
      </w:r>
      <w:r w:rsidR="00197E49">
        <w:rPr>
          <w:rFonts w:ascii="Times New Roman" w:hAnsi="Times New Roman" w:cs="Times New Roman"/>
        </w:rPr>
        <w:t xml:space="preserve"> as google speech recognition require a correct </w:t>
      </w:r>
      <w:r w:rsidR="0017533B">
        <w:rPr>
          <w:rFonts w:ascii="Times New Roman" w:hAnsi="Times New Roman" w:cs="Times New Roman"/>
        </w:rPr>
        <w:t xml:space="preserve">pronunciation to produce an accurate result. Besides, </w:t>
      </w:r>
      <w:r w:rsidR="00932175">
        <w:rPr>
          <w:rFonts w:ascii="Times New Roman" w:hAnsi="Times New Roman" w:cs="Times New Roman"/>
        </w:rPr>
        <w:t xml:space="preserve">it is best to use this device in a quiet environment so that there are no </w:t>
      </w:r>
      <w:r w:rsidR="00605601">
        <w:rPr>
          <w:rFonts w:ascii="Times New Roman" w:hAnsi="Times New Roman" w:cs="Times New Roman"/>
        </w:rPr>
        <w:t>unnecessary noises around that could affect the result of transcription.</w:t>
      </w:r>
      <w:r w:rsidR="006630C6">
        <w:rPr>
          <w:rFonts w:ascii="Times New Roman" w:hAnsi="Times New Roman" w:cs="Times New Roman"/>
        </w:rPr>
        <w:t xml:space="preserve"> F</w:t>
      </w:r>
      <w:ins w:id="1305" w:author="SYED AMIR HILMY BIN SYED HALIM" w:date="2019-11-24T17:26:00Z">
        <w:r w:rsidR="00FA08D4">
          <w:rPr>
            <w:rFonts w:ascii="Times New Roman" w:hAnsi="Times New Roman" w:cs="Times New Roman"/>
          </w:rPr>
          <w:t>urthermore</w:t>
        </w:r>
      </w:ins>
      <w:del w:id="1306" w:author="SYED AMIR HILMY BIN SYED HALIM" w:date="2019-11-24T17:26:00Z">
        <w:r w:rsidR="006630C6" w:rsidDel="00FA08D4">
          <w:rPr>
            <w:rFonts w:ascii="Times New Roman" w:hAnsi="Times New Roman" w:cs="Times New Roman"/>
          </w:rPr>
          <w:delText>inally</w:delText>
        </w:r>
      </w:del>
      <w:r w:rsidR="006630C6">
        <w:rPr>
          <w:rFonts w:ascii="Times New Roman" w:hAnsi="Times New Roman" w:cs="Times New Roman"/>
        </w:rPr>
        <w:t xml:space="preserve">, </w:t>
      </w:r>
      <w:r w:rsidR="00A15867">
        <w:rPr>
          <w:rFonts w:ascii="Times New Roman" w:hAnsi="Times New Roman" w:cs="Times New Roman"/>
        </w:rPr>
        <w:t xml:space="preserve">the speed of spoken words should be </w:t>
      </w:r>
      <w:r w:rsidR="00D0610B">
        <w:rPr>
          <w:rFonts w:ascii="Times New Roman" w:hAnsi="Times New Roman" w:cs="Times New Roman"/>
        </w:rPr>
        <w:t xml:space="preserve">not too fast as it could affect the accuracy </w:t>
      </w:r>
      <w:r w:rsidR="009B1A95">
        <w:rPr>
          <w:rFonts w:ascii="Times New Roman" w:hAnsi="Times New Roman" w:cs="Times New Roman"/>
        </w:rPr>
        <w:t>of result.</w:t>
      </w:r>
      <w:ins w:id="1307" w:author="SYED AMIR HILMY BIN SYED HALIM" w:date="2019-11-24T17:26:00Z">
        <w:r w:rsidR="00595ABB">
          <w:rPr>
            <w:rFonts w:ascii="Times New Roman" w:hAnsi="Times New Roman" w:cs="Times New Roman"/>
          </w:rPr>
          <w:t xml:space="preserve"> Despite of </w:t>
        </w:r>
      </w:ins>
      <w:ins w:id="1308" w:author="SYED AMIR HILMY BIN SYED HALIM" w:date="2019-11-24T17:27:00Z">
        <w:r w:rsidR="00595ABB">
          <w:rPr>
            <w:rFonts w:ascii="Times New Roman" w:hAnsi="Times New Roman" w:cs="Times New Roman"/>
          </w:rPr>
          <w:t xml:space="preserve">using 3D printed </w:t>
        </w:r>
        <w:r w:rsidR="00944EA9">
          <w:rPr>
            <w:rFonts w:ascii="Times New Roman" w:hAnsi="Times New Roman" w:cs="Times New Roman"/>
          </w:rPr>
          <w:t xml:space="preserve">casing, the dimension is too </w:t>
        </w:r>
        <w:del w:id="1309" w:author="FIORENTINA RICHELLE ASUN" w:date="2019-11-26T17:16:00Z">
          <w:r w:rsidR="00944EA9" w:rsidDel="00603787">
            <w:rPr>
              <w:rFonts w:ascii="Times New Roman" w:hAnsi="Times New Roman" w:cs="Times New Roman"/>
            </w:rPr>
            <w:delText>large</w:delText>
          </w:r>
        </w:del>
      </w:ins>
      <w:ins w:id="1310" w:author="FIORENTINA RICHELLE ASUN" w:date="2019-11-26T17:16:00Z">
        <w:r w:rsidR="00603787">
          <w:rPr>
            <w:rFonts w:ascii="Times New Roman" w:hAnsi="Times New Roman" w:cs="Times New Roman"/>
          </w:rPr>
          <w:t>large,</w:t>
        </w:r>
      </w:ins>
      <w:ins w:id="1311" w:author="SYED AMIR HILMY BIN SYED HALIM" w:date="2019-11-24T17:27:00Z">
        <w:r w:rsidR="00944EA9">
          <w:rPr>
            <w:rFonts w:ascii="Times New Roman" w:hAnsi="Times New Roman" w:cs="Times New Roman"/>
          </w:rPr>
          <w:t xml:space="preserve"> and its weight </w:t>
        </w:r>
        <w:r w:rsidR="00772B07">
          <w:rPr>
            <w:rFonts w:ascii="Times New Roman" w:hAnsi="Times New Roman" w:cs="Times New Roman"/>
          </w:rPr>
          <w:t xml:space="preserve">is quite heavy to be held by </w:t>
        </w:r>
        <w:r w:rsidR="006D34A9">
          <w:rPr>
            <w:rFonts w:ascii="Times New Roman" w:hAnsi="Times New Roman" w:cs="Times New Roman"/>
          </w:rPr>
          <w:t>a pair of spectacles</w:t>
        </w:r>
      </w:ins>
      <w:ins w:id="1312" w:author="SYED AMIR HILMY BIN SYED HALIM" w:date="2019-11-24T17:28:00Z">
        <w:r w:rsidR="006D34A9">
          <w:rPr>
            <w:rFonts w:ascii="Times New Roman" w:hAnsi="Times New Roman" w:cs="Times New Roman"/>
          </w:rPr>
          <w:t xml:space="preserve">. </w:t>
        </w:r>
        <w:r w:rsidR="008B168D">
          <w:rPr>
            <w:rFonts w:ascii="Times New Roman" w:hAnsi="Times New Roman" w:cs="Times New Roman"/>
          </w:rPr>
          <w:t>Hence</w:t>
        </w:r>
        <w:r w:rsidR="00B87608">
          <w:rPr>
            <w:rFonts w:ascii="Times New Roman" w:hAnsi="Times New Roman" w:cs="Times New Roman"/>
          </w:rPr>
          <w:t xml:space="preserve">, most of these will be </w:t>
        </w:r>
        <w:r w:rsidR="00F547AD">
          <w:rPr>
            <w:rFonts w:ascii="Times New Roman" w:hAnsi="Times New Roman" w:cs="Times New Roman"/>
          </w:rPr>
          <w:t xml:space="preserve">improved and explained in the recommendation section. </w:t>
        </w:r>
      </w:ins>
    </w:p>
    <w:p w14:paraId="0C75D3B8" w14:textId="55272880" w:rsidR="00F14219" w:rsidRPr="009B1BB1" w:rsidRDefault="00605601" w:rsidP="00605601">
      <w:pPr>
        <w:spacing w:before="240" w:line="360" w:lineRule="auto"/>
        <w:ind w:firstLine="0"/>
        <w:rPr>
          <w:rFonts w:ascii="Times New Roman" w:hAnsi="Times New Roman" w:cs="Times New Roman"/>
        </w:rPr>
      </w:pPr>
      <w:r>
        <w:rPr>
          <w:rFonts w:ascii="Times New Roman" w:hAnsi="Times New Roman" w:cs="Times New Roman"/>
        </w:rPr>
        <w:t xml:space="preserve"> </w:t>
      </w:r>
    </w:p>
    <w:p w14:paraId="74D6CAAD" w14:textId="77777777" w:rsidR="00A74C14" w:rsidRDefault="00A74C14">
      <w:pPr>
        <w:spacing w:after="160" w:line="259" w:lineRule="auto"/>
        <w:ind w:firstLine="0"/>
        <w:jc w:val="left"/>
        <w:rPr>
          <w:rFonts w:ascii="Times New Roman" w:hAnsi="Times New Roman" w:cs="Times New Roman"/>
          <w:sz w:val="28"/>
        </w:rPr>
      </w:pPr>
      <w:r>
        <w:rPr>
          <w:rFonts w:ascii="Times New Roman" w:hAnsi="Times New Roman" w:cs="Times New Roman"/>
          <w:sz w:val="28"/>
        </w:rPr>
        <w:br w:type="page"/>
      </w:r>
    </w:p>
    <w:p w14:paraId="6F2A42D6" w14:textId="26BDFDDF" w:rsidR="00A74C14" w:rsidRDefault="00A74C14" w:rsidP="00A74C14">
      <w:pPr>
        <w:ind w:firstLine="0"/>
        <w:rPr>
          <w:rFonts w:ascii="Times New Roman" w:hAnsi="Times New Roman" w:cs="Times New Roman"/>
          <w:b/>
          <w:sz w:val="28"/>
          <w:szCs w:val="28"/>
        </w:rPr>
      </w:pPr>
      <w:r w:rsidRPr="4D1B32DD">
        <w:rPr>
          <w:rFonts w:ascii="Times New Roman" w:hAnsi="Times New Roman" w:cs="Times New Roman"/>
          <w:b/>
          <w:sz w:val="28"/>
          <w:szCs w:val="28"/>
        </w:rPr>
        <w:lastRenderedPageBreak/>
        <w:t>3.</w:t>
      </w:r>
      <w:ins w:id="1313" w:author="SYED AMIR HILMY BIN SYED HALIM" w:date="2019-11-24T17:19:00Z">
        <w:r w:rsidR="00EE78E6">
          <w:rPr>
            <w:rFonts w:ascii="Times New Roman" w:hAnsi="Times New Roman" w:cs="Times New Roman"/>
            <w:b/>
            <w:sz w:val="28"/>
            <w:szCs w:val="28"/>
          </w:rPr>
          <w:t>6</w:t>
        </w:r>
      </w:ins>
      <w:del w:id="1314" w:author="SYED AMIR HILMY BIN SYED HALIM" w:date="2019-11-24T17:19:00Z">
        <w:r w:rsidRPr="4D1B32DD" w:rsidDel="00EE78E6">
          <w:rPr>
            <w:rFonts w:ascii="Times New Roman" w:hAnsi="Times New Roman" w:cs="Times New Roman"/>
            <w:b/>
            <w:sz w:val="28"/>
            <w:szCs w:val="28"/>
          </w:rPr>
          <w:delText>5</w:delText>
        </w:r>
      </w:del>
      <w:r w:rsidRPr="4D1B32DD">
        <w:rPr>
          <w:rFonts w:ascii="Times New Roman" w:hAnsi="Times New Roman" w:cs="Times New Roman"/>
          <w:b/>
          <w:sz w:val="28"/>
          <w:szCs w:val="28"/>
        </w:rPr>
        <w:t>. RECOMMENDATIONS</w:t>
      </w:r>
    </w:p>
    <w:p w14:paraId="762685F8" w14:textId="2F98E858" w:rsidR="00BA5EDA" w:rsidRPr="00BA5EDA" w:rsidRDefault="4D1B32DD" w:rsidP="00BA5EDA">
      <w:pPr>
        <w:rPr>
          <w:rFonts w:ascii="Times New Roman" w:hAnsi="Times New Roman" w:cs="Times New Roman"/>
          <w:rPrChange w:id="1315" w:author="FIORENTINA RICHELLE ASUN" w:date="2019-11-26T17:16:00Z">
            <w:rPr/>
          </w:rPrChange>
        </w:rPr>
      </w:pPr>
      <w:r w:rsidRPr="4D1B32DD">
        <w:rPr>
          <w:rFonts w:ascii="Times New Roman" w:hAnsi="Times New Roman" w:cs="Times New Roman"/>
        </w:rPr>
        <w:t xml:space="preserve">After analyzing the results of the produced prototype, we have discussed the improvements and recommendation that can be made to the prototype in the future. The discussion of the improvements </w:t>
      </w:r>
      <w:ins w:id="1316" w:author="FIORENTINA RICHELLE ASUN" w:date="2019-11-26T17:14:00Z">
        <w:r w:rsidR="00507787">
          <w:rPr>
            <w:rFonts w:ascii="Times New Roman" w:hAnsi="Times New Roman" w:cs="Times New Roman"/>
          </w:rPr>
          <w:t>we</w:t>
        </w:r>
      </w:ins>
      <w:del w:id="1317" w:author="FIORENTINA RICHELLE ASUN" w:date="2019-11-26T17:14:00Z">
        <w:r w:rsidRPr="4D1B32DD" w:rsidDel="00507787">
          <w:rPr>
            <w:rFonts w:ascii="Times New Roman" w:hAnsi="Times New Roman" w:cs="Times New Roman"/>
          </w:rPr>
          <w:delText>a</w:delText>
        </w:r>
      </w:del>
      <w:r w:rsidRPr="4D1B32DD">
        <w:rPr>
          <w:rFonts w:ascii="Times New Roman" w:hAnsi="Times New Roman" w:cs="Times New Roman"/>
        </w:rPr>
        <w:t>re shown in Table 3.5.1.</w:t>
      </w:r>
    </w:p>
    <w:p w14:paraId="04FC53FC" w14:textId="66011F21" w:rsidR="008115B3" w:rsidRPr="008115B3" w:rsidRDefault="008115B3" w:rsidP="008115B3">
      <w:pPr>
        <w:ind w:firstLine="0"/>
        <w:jc w:val="center"/>
        <w:rPr>
          <w:rFonts w:ascii="Times New Roman" w:hAnsi="Times New Roman" w:cs="Times New Roman"/>
          <w:i/>
        </w:rPr>
      </w:pPr>
      <w:r>
        <w:rPr>
          <w:rFonts w:ascii="Times New Roman" w:hAnsi="Times New Roman" w:cs="Times New Roman"/>
          <w:i/>
        </w:rPr>
        <w:t>Table 3</w:t>
      </w:r>
      <w:r w:rsidR="00AC09E0">
        <w:rPr>
          <w:rFonts w:ascii="Times New Roman" w:hAnsi="Times New Roman" w:cs="Times New Roman"/>
          <w:i/>
        </w:rPr>
        <w:t>.5.1. recommendations to improve the performance of the prototype</w:t>
      </w:r>
    </w:p>
    <w:tbl>
      <w:tblPr>
        <w:tblStyle w:val="TableGrid"/>
        <w:tblW w:w="0" w:type="auto"/>
        <w:tblLook w:val="04A0" w:firstRow="1" w:lastRow="0" w:firstColumn="1" w:lastColumn="0" w:noHBand="0" w:noVBand="1"/>
      </w:tblPr>
      <w:tblGrid>
        <w:gridCol w:w="3415"/>
        <w:gridCol w:w="5935"/>
      </w:tblGrid>
      <w:tr w:rsidR="00CA5609" w14:paraId="12D1FF37" w14:textId="77777777" w:rsidTr="009C6C07">
        <w:trPr>
          <w:trHeight w:val="701"/>
        </w:trPr>
        <w:tc>
          <w:tcPr>
            <w:tcW w:w="3415" w:type="dxa"/>
          </w:tcPr>
          <w:p w14:paraId="1D50DC11" w14:textId="2840BFE1" w:rsidR="00CA5609" w:rsidRPr="009C6C07" w:rsidRDefault="009C6C07" w:rsidP="009C6C07">
            <w:pPr>
              <w:spacing w:before="240" w:after="240" w:line="360" w:lineRule="auto"/>
              <w:ind w:firstLine="0"/>
              <w:jc w:val="center"/>
              <w:rPr>
                <w:rFonts w:ascii="Times New Roman" w:hAnsi="Times New Roman" w:cs="Times New Roman"/>
                <w:b/>
              </w:rPr>
            </w:pPr>
            <w:r w:rsidRPr="009C6C07">
              <w:rPr>
                <w:rFonts w:ascii="Times New Roman" w:hAnsi="Times New Roman" w:cs="Times New Roman"/>
                <w:b/>
              </w:rPr>
              <w:t>CRITERIA</w:t>
            </w:r>
          </w:p>
        </w:tc>
        <w:tc>
          <w:tcPr>
            <w:tcW w:w="5935" w:type="dxa"/>
          </w:tcPr>
          <w:p w14:paraId="42174C2C" w14:textId="585ED16C" w:rsidR="00CA5609" w:rsidRPr="009C6C07" w:rsidRDefault="009C6C07" w:rsidP="009C6C07">
            <w:pPr>
              <w:spacing w:before="240" w:after="240" w:line="360" w:lineRule="auto"/>
              <w:ind w:firstLine="0"/>
              <w:jc w:val="center"/>
              <w:rPr>
                <w:rFonts w:ascii="Times New Roman" w:hAnsi="Times New Roman" w:cs="Times New Roman"/>
                <w:b/>
              </w:rPr>
            </w:pPr>
            <w:r w:rsidRPr="009C6C07">
              <w:rPr>
                <w:rFonts w:ascii="Times New Roman" w:hAnsi="Times New Roman" w:cs="Times New Roman"/>
                <w:b/>
              </w:rPr>
              <w:t>IMPROVEMENTS</w:t>
            </w:r>
          </w:p>
        </w:tc>
      </w:tr>
      <w:tr w:rsidR="00515B18" w14:paraId="31C5E54F" w14:textId="77777777" w:rsidTr="009C6C07">
        <w:tc>
          <w:tcPr>
            <w:tcW w:w="3415" w:type="dxa"/>
          </w:tcPr>
          <w:p w14:paraId="17C2EB85" w14:textId="6DFDC3C8" w:rsidR="00515B18" w:rsidRDefault="00087345" w:rsidP="009C6C07">
            <w:pPr>
              <w:spacing w:before="240" w:after="240" w:line="360" w:lineRule="auto"/>
              <w:ind w:firstLine="0"/>
              <w:rPr>
                <w:rFonts w:ascii="Times New Roman" w:hAnsi="Times New Roman" w:cs="Times New Roman"/>
              </w:rPr>
            </w:pPr>
            <w:r>
              <w:rPr>
                <w:rFonts w:ascii="Times New Roman" w:hAnsi="Times New Roman" w:cs="Times New Roman"/>
              </w:rPr>
              <w:t xml:space="preserve">Dimension and weight </w:t>
            </w:r>
          </w:p>
        </w:tc>
        <w:tc>
          <w:tcPr>
            <w:tcW w:w="5935" w:type="dxa"/>
          </w:tcPr>
          <w:p w14:paraId="7AB8B59D" w14:textId="44604804" w:rsidR="006514CE" w:rsidRDefault="006D39C3" w:rsidP="006514CE">
            <w:pPr>
              <w:pStyle w:val="ListParagraph"/>
              <w:numPr>
                <w:ilvl w:val="0"/>
                <w:numId w:val="4"/>
              </w:numPr>
              <w:spacing w:before="240" w:after="240" w:line="360" w:lineRule="auto"/>
              <w:rPr>
                <w:rFonts w:ascii="Times New Roman" w:hAnsi="Times New Roman" w:cs="Times New Roman"/>
              </w:rPr>
            </w:pPr>
            <w:del w:id="1318" w:author="Nor Erniza Bt M Rozali - Dr (ACAD/UTP)" w:date="2019-11-21T14:48:00Z">
              <w:r w:rsidRPr="006514CE" w:rsidDel="0001280B">
                <w:rPr>
                  <w:rFonts w:ascii="Times New Roman" w:hAnsi="Times New Roman" w:cs="Times New Roman"/>
                </w:rPr>
                <w:delText xml:space="preserve">The dimension of the 3d casing were stated in </w:delText>
              </w:r>
              <w:r w:rsidR="00006930" w:rsidRPr="006514CE" w:rsidDel="0001280B">
                <w:rPr>
                  <w:rFonts w:ascii="Times New Roman" w:hAnsi="Times New Roman" w:cs="Times New Roman"/>
                </w:rPr>
                <w:delText xml:space="preserve">section 3.1. </w:delText>
              </w:r>
            </w:del>
            <w:r w:rsidR="008F29B0" w:rsidRPr="006514CE">
              <w:rPr>
                <w:rFonts w:ascii="Times New Roman" w:hAnsi="Times New Roman" w:cs="Times New Roman"/>
              </w:rPr>
              <w:t xml:space="preserve">Based on the output of the prototype, it was found that </w:t>
            </w:r>
            <w:r w:rsidR="00E5200C" w:rsidRPr="006514CE">
              <w:rPr>
                <w:rFonts w:ascii="Times New Roman" w:hAnsi="Times New Roman" w:cs="Times New Roman"/>
              </w:rPr>
              <w:t>although the weig</w:t>
            </w:r>
            <w:commentRangeStart w:id="1319"/>
            <w:r w:rsidR="00E5200C" w:rsidRPr="006514CE">
              <w:rPr>
                <w:rFonts w:ascii="Times New Roman" w:hAnsi="Times New Roman" w:cs="Times New Roman"/>
              </w:rPr>
              <w:t xml:space="preserve">ht is </w:t>
            </w:r>
            <w:r w:rsidR="00FF65A6" w:rsidRPr="006514CE">
              <w:rPr>
                <w:rFonts w:ascii="Times New Roman" w:hAnsi="Times New Roman" w:cs="Times New Roman"/>
              </w:rPr>
              <w:t xml:space="preserve">very light, it still gives some uncomfortable feeling to the user as the weight is </w:t>
            </w:r>
            <w:r w:rsidR="00A06B91" w:rsidRPr="006514CE">
              <w:rPr>
                <w:rFonts w:ascii="Times New Roman" w:hAnsi="Times New Roman" w:cs="Times New Roman"/>
              </w:rPr>
              <w:t xml:space="preserve">saturated only on one side of the </w:t>
            </w:r>
            <w:r w:rsidR="00435965" w:rsidRPr="006514CE">
              <w:rPr>
                <w:rFonts w:ascii="Times New Roman" w:hAnsi="Times New Roman" w:cs="Times New Roman"/>
              </w:rPr>
              <w:t>user glasses</w:t>
            </w:r>
            <w:r w:rsidR="00A06B91" w:rsidRPr="006514CE">
              <w:rPr>
                <w:rFonts w:ascii="Times New Roman" w:hAnsi="Times New Roman" w:cs="Times New Roman"/>
              </w:rPr>
              <w:t xml:space="preserve">. </w:t>
            </w:r>
            <w:r w:rsidR="00DB0856" w:rsidRPr="006514CE">
              <w:rPr>
                <w:rFonts w:ascii="Times New Roman" w:hAnsi="Times New Roman" w:cs="Times New Roman"/>
              </w:rPr>
              <w:t>Thus,</w:t>
            </w:r>
            <w:r w:rsidR="00A06B91" w:rsidRPr="006514CE">
              <w:rPr>
                <w:rFonts w:ascii="Times New Roman" w:hAnsi="Times New Roman" w:cs="Times New Roman"/>
              </w:rPr>
              <w:t xml:space="preserve"> i</w:t>
            </w:r>
            <w:r w:rsidR="00100D7D" w:rsidRPr="006514CE">
              <w:rPr>
                <w:rFonts w:ascii="Times New Roman" w:hAnsi="Times New Roman" w:cs="Times New Roman"/>
              </w:rPr>
              <w:t xml:space="preserve">t is not that stable. </w:t>
            </w:r>
            <w:commentRangeEnd w:id="1319"/>
            <w:r w:rsidR="0001280B">
              <w:rPr>
                <w:rStyle w:val="CommentReference"/>
              </w:rPr>
              <w:commentReference w:id="1319"/>
            </w:r>
          </w:p>
          <w:p w14:paraId="2BD1FC39" w14:textId="50B63FC1" w:rsidR="00515B18" w:rsidRPr="006514CE" w:rsidRDefault="00100D7D" w:rsidP="006514CE">
            <w:pPr>
              <w:pStyle w:val="ListParagraph"/>
              <w:numPr>
                <w:ilvl w:val="0"/>
                <w:numId w:val="4"/>
              </w:numPr>
              <w:spacing w:before="240" w:after="240" w:line="360" w:lineRule="auto"/>
              <w:rPr>
                <w:rFonts w:ascii="Times New Roman" w:hAnsi="Times New Roman" w:cs="Times New Roman"/>
              </w:rPr>
            </w:pPr>
            <w:r w:rsidRPr="006514CE">
              <w:rPr>
                <w:rFonts w:ascii="Times New Roman" w:hAnsi="Times New Roman" w:cs="Times New Roman"/>
              </w:rPr>
              <w:t>To improve this</w:t>
            </w:r>
            <w:r w:rsidR="007D413A" w:rsidRPr="006514CE">
              <w:rPr>
                <w:rFonts w:ascii="Times New Roman" w:hAnsi="Times New Roman" w:cs="Times New Roman"/>
              </w:rPr>
              <w:t xml:space="preserve">, </w:t>
            </w:r>
            <w:r w:rsidR="00834A33" w:rsidRPr="006514CE">
              <w:rPr>
                <w:rFonts w:ascii="Times New Roman" w:hAnsi="Times New Roman" w:cs="Times New Roman"/>
              </w:rPr>
              <w:t xml:space="preserve">several components </w:t>
            </w:r>
            <w:r w:rsidR="00322648" w:rsidRPr="006514CE">
              <w:rPr>
                <w:rFonts w:ascii="Times New Roman" w:hAnsi="Times New Roman" w:cs="Times New Roman"/>
              </w:rPr>
              <w:t>need to be change</w:t>
            </w:r>
            <w:r w:rsidR="00435965" w:rsidRPr="006514CE">
              <w:rPr>
                <w:rFonts w:ascii="Times New Roman" w:hAnsi="Times New Roman" w:cs="Times New Roman"/>
              </w:rPr>
              <w:t>d</w:t>
            </w:r>
            <w:r w:rsidR="00322648" w:rsidRPr="006514CE">
              <w:rPr>
                <w:rFonts w:ascii="Times New Roman" w:hAnsi="Times New Roman" w:cs="Times New Roman"/>
              </w:rPr>
              <w:t xml:space="preserve"> into a smaller component</w:t>
            </w:r>
            <w:r w:rsidR="002806F2" w:rsidRPr="006514CE">
              <w:rPr>
                <w:rFonts w:ascii="Times New Roman" w:hAnsi="Times New Roman" w:cs="Times New Roman"/>
              </w:rPr>
              <w:t>. Besides that,</w:t>
            </w:r>
            <w:r w:rsidR="00435965" w:rsidRPr="006514CE">
              <w:rPr>
                <w:rFonts w:ascii="Times New Roman" w:hAnsi="Times New Roman" w:cs="Times New Roman"/>
              </w:rPr>
              <w:t xml:space="preserve"> the weight on both side of the glasses </w:t>
            </w:r>
            <w:r w:rsidR="00D86DA5" w:rsidRPr="006514CE">
              <w:rPr>
                <w:rFonts w:ascii="Times New Roman" w:hAnsi="Times New Roman" w:cs="Times New Roman"/>
              </w:rPr>
              <w:t>should be balanced by adding some weight at the other side of the glasses.</w:t>
            </w:r>
          </w:p>
        </w:tc>
      </w:tr>
      <w:tr w:rsidR="00CA5609" w14:paraId="14DC412F" w14:textId="77777777" w:rsidTr="009C6C07">
        <w:tc>
          <w:tcPr>
            <w:tcW w:w="3415" w:type="dxa"/>
          </w:tcPr>
          <w:p w14:paraId="1D38A28C" w14:textId="630E55AF" w:rsidR="00CA5609" w:rsidRDefault="002A6187" w:rsidP="009C6C07">
            <w:pPr>
              <w:spacing w:before="240" w:after="240" w:line="360" w:lineRule="auto"/>
              <w:ind w:firstLine="0"/>
              <w:rPr>
                <w:rFonts w:ascii="Times New Roman" w:hAnsi="Times New Roman" w:cs="Times New Roman"/>
              </w:rPr>
            </w:pPr>
            <w:r>
              <w:rPr>
                <w:rFonts w:ascii="Times New Roman" w:hAnsi="Times New Roman" w:cs="Times New Roman"/>
              </w:rPr>
              <w:t>Power source</w:t>
            </w:r>
          </w:p>
        </w:tc>
        <w:tc>
          <w:tcPr>
            <w:tcW w:w="5935" w:type="dxa"/>
          </w:tcPr>
          <w:p w14:paraId="61D5E09E" w14:textId="5E46FA81" w:rsidR="00CA5609" w:rsidRPr="006514CE" w:rsidDel="00C9033D" w:rsidRDefault="00AF754F" w:rsidP="006514CE">
            <w:pPr>
              <w:pStyle w:val="ListParagraph"/>
              <w:numPr>
                <w:ilvl w:val="0"/>
                <w:numId w:val="5"/>
              </w:numPr>
              <w:spacing w:before="240" w:after="240" w:line="360" w:lineRule="auto"/>
              <w:rPr>
                <w:del w:id="1320" w:author="Muhammad Fathy Rashad" w:date="2019-11-24T16:47:00Z"/>
                <w:rFonts w:ascii="Times New Roman" w:hAnsi="Times New Roman" w:cs="Times New Roman"/>
              </w:rPr>
            </w:pPr>
            <w:r w:rsidRPr="006514CE">
              <w:rPr>
                <w:rFonts w:ascii="Times New Roman" w:hAnsi="Times New Roman" w:cs="Times New Roman"/>
              </w:rPr>
              <w:t xml:space="preserve">In average, </w:t>
            </w:r>
            <w:r w:rsidR="008F44D8" w:rsidRPr="006514CE">
              <w:rPr>
                <w:rFonts w:ascii="Times New Roman" w:hAnsi="Times New Roman" w:cs="Times New Roman"/>
              </w:rPr>
              <w:t xml:space="preserve">Raspberry PI Zero WH consumes </w:t>
            </w:r>
            <w:r w:rsidR="004F4E80" w:rsidRPr="006514CE">
              <w:rPr>
                <w:rFonts w:ascii="Times New Roman" w:hAnsi="Times New Roman" w:cs="Times New Roman"/>
              </w:rPr>
              <w:t>3.3v</w:t>
            </w:r>
            <w:r w:rsidR="008F44D8" w:rsidRPr="006514CE">
              <w:rPr>
                <w:rFonts w:ascii="Times New Roman" w:hAnsi="Times New Roman" w:cs="Times New Roman"/>
              </w:rPr>
              <w:t xml:space="preserve"> power. The </w:t>
            </w:r>
            <w:r w:rsidR="00E21DD3" w:rsidRPr="006514CE">
              <w:rPr>
                <w:rFonts w:ascii="Times New Roman" w:hAnsi="Times New Roman" w:cs="Times New Roman"/>
              </w:rPr>
              <w:t>high-power</w:t>
            </w:r>
            <w:r w:rsidR="008F44D8" w:rsidRPr="006514CE">
              <w:rPr>
                <w:rFonts w:ascii="Times New Roman" w:hAnsi="Times New Roman" w:cs="Times New Roman"/>
              </w:rPr>
              <w:t xml:space="preserve"> consumption </w:t>
            </w:r>
            <w:r w:rsidR="00DB0856" w:rsidRPr="006514CE">
              <w:rPr>
                <w:rFonts w:ascii="Times New Roman" w:hAnsi="Times New Roman" w:cs="Times New Roman"/>
              </w:rPr>
              <w:t>was</w:t>
            </w:r>
            <w:r w:rsidR="008F44D8" w:rsidRPr="006514CE">
              <w:rPr>
                <w:rFonts w:ascii="Times New Roman" w:hAnsi="Times New Roman" w:cs="Times New Roman"/>
              </w:rPr>
              <w:t xml:space="preserve"> due to </w:t>
            </w:r>
            <w:r w:rsidR="00D5030C" w:rsidRPr="006514CE">
              <w:rPr>
                <w:rFonts w:ascii="Times New Roman" w:hAnsi="Times New Roman" w:cs="Times New Roman"/>
              </w:rPr>
              <w:t>Wi-Fi connection of Raspberry PI Zero WH</w:t>
            </w:r>
            <w:r w:rsidR="00E21DD3" w:rsidRPr="006514CE">
              <w:rPr>
                <w:rFonts w:ascii="Times New Roman" w:hAnsi="Times New Roman" w:cs="Times New Roman"/>
              </w:rPr>
              <w:t xml:space="preserve">. </w:t>
            </w:r>
            <w:r w:rsidR="00467D77" w:rsidRPr="006514CE">
              <w:rPr>
                <w:rFonts w:ascii="Times New Roman" w:hAnsi="Times New Roman" w:cs="Times New Roman"/>
              </w:rPr>
              <w:t>For a 10000mAH power bank, Aide Glasses can run up to 10 hours</w:t>
            </w:r>
            <w:r w:rsidR="00797B7F" w:rsidRPr="006514CE">
              <w:rPr>
                <w:rFonts w:ascii="Times New Roman" w:hAnsi="Times New Roman" w:cs="Times New Roman"/>
              </w:rPr>
              <w:t xml:space="preserve"> of continuous usage.</w:t>
            </w:r>
            <w:r w:rsidR="00467D77" w:rsidRPr="006514CE">
              <w:rPr>
                <w:rFonts w:ascii="Times New Roman" w:hAnsi="Times New Roman" w:cs="Times New Roman"/>
              </w:rPr>
              <w:t xml:space="preserve"> </w:t>
            </w:r>
          </w:p>
          <w:p w14:paraId="20C085DD" w14:textId="35F27D76" w:rsidR="00467D77" w:rsidRPr="00C9033D" w:rsidRDefault="00467D77" w:rsidP="00F41161">
            <w:pPr>
              <w:pStyle w:val="ListParagraph"/>
              <w:numPr>
                <w:ilvl w:val="0"/>
                <w:numId w:val="5"/>
              </w:numPr>
              <w:spacing w:before="240" w:after="240" w:line="360" w:lineRule="auto"/>
              <w:rPr>
                <w:rFonts w:ascii="Times New Roman" w:hAnsi="Times New Roman" w:cs="Times New Roman"/>
                <w:rPrChange w:id="1321" w:author="Muhammad Fathy Rashad" w:date="2019-11-24T16:47:00Z">
                  <w:rPr/>
                </w:rPrChange>
              </w:rPr>
            </w:pPr>
            <w:del w:id="1322" w:author="Muhammad Fathy Rashad" w:date="2019-11-24T16:47:00Z">
              <w:r w:rsidRPr="00C9033D" w:rsidDel="00C9033D">
                <w:rPr>
                  <w:rFonts w:ascii="Times New Roman" w:hAnsi="Times New Roman" w:cs="Times New Roman"/>
                  <w:rPrChange w:id="1323" w:author="Muhammad Fathy Rashad" w:date="2019-11-24T16:47:00Z">
                    <w:rPr/>
                  </w:rPrChange>
                </w:rPr>
                <w:delText>T</w:delText>
              </w:r>
              <w:r w:rsidR="00797B7F" w:rsidRPr="00C9033D" w:rsidDel="00C9033D">
                <w:rPr>
                  <w:rFonts w:ascii="Times New Roman" w:hAnsi="Times New Roman" w:cs="Times New Roman"/>
                  <w:rPrChange w:id="1324" w:author="Muhammad Fathy Rashad" w:date="2019-11-24T16:47:00Z">
                    <w:rPr/>
                  </w:rPrChange>
                </w:rPr>
                <w:delText>o decrease the power consumption, it is r</w:delText>
              </w:r>
              <w:commentRangeStart w:id="1325"/>
              <w:r w:rsidR="00797B7F" w:rsidRPr="00C9033D" w:rsidDel="00C9033D">
                <w:rPr>
                  <w:rFonts w:ascii="Times New Roman" w:hAnsi="Times New Roman" w:cs="Times New Roman"/>
                  <w:rPrChange w:id="1326" w:author="Muhammad Fathy Rashad" w:date="2019-11-24T16:47:00Z">
                    <w:rPr/>
                  </w:rPrChange>
                </w:rPr>
                <w:delText>ecommended</w:delText>
              </w:r>
              <w:commentRangeEnd w:id="1325"/>
              <w:r w:rsidR="0001280B" w:rsidDel="00C9033D">
                <w:rPr>
                  <w:rStyle w:val="CommentReference"/>
                </w:rPr>
                <w:commentReference w:id="1325"/>
              </w:r>
              <w:r w:rsidR="00797B7F" w:rsidRPr="00C9033D" w:rsidDel="00C9033D">
                <w:rPr>
                  <w:rFonts w:ascii="Times New Roman" w:hAnsi="Times New Roman" w:cs="Times New Roman"/>
                  <w:rPrChange w:id="1327" w:author="Muhammad Fathy Rashad" w:date="2019-11-24T16:47:00Z">
                    <w:rPr/>
                  </w:rPrChange>
                </w:rPr>
                <w:delText xml:space="preserve"> to </w:delText>
              </w:r>
              <w:r w:rsidR="00E5200C" w:rsidRPr="00C9033D" w:rsidDel="00C9033D">
                <w:rPr>
                  <w:rFonts w:ascii="Times New Roman" w:hAnsi="Times New Roman" w:cs="Times New Roman"/>
                  <w:rPrChange w:id="1328" w:author="Muhammad Fathy Rashad" w:date="2019-11-24T16:47:00Z">
                    <w:rPr/>
                  </w:rPrChange>
                </w:rPr>
                <w:delText xml:space="preserve">turn off the device whenever it is not in use. </w:delText>
              </w:r>
            </w:del>
          </w:p>
        </w:tc>
      </w:tr>
      <w:tr w:rsidR="00F97149" w14:paraId="37C89C00" w14:textId="77777777" w:rsidTr="009C6C07">
        <w:tc>
          <w:tcPr>
            <w:tcW w:w="3415" w:type="dxa"/>
          </w:tcPr>
          <w:p w14:paraId="3EFEB4B6" w14:textId="1F741760" w:rsidR="00F97149" w:rsidRDefault="00F97149" w:rsidP="009C6C07">
            <w:pPr>
              <w:spacing w:before="240" w:after="240" w:line="360" w:lineRule="auto"/>
              <w:ind w:firstLine="0"/>
              <w:rPr>
                <w:rFonts w:ascii="Times New Roman" w:hAnsi="Times New Roman" w:cs="Times New Roman"/>
              </w:rPr>
            </w:pPr>
            <w:r>
              <w:rPr>
                <w:rFonts w:ascii="Times New Roman" w:hAnsi="Times New Roman" w:cs="Times New Roman"/>
              </w:rPr>
              <w:t>Quality of microphone</w:t>
            </w:r>
          </w:p>
        </w:tc>
        <w:tc>
          <w:tcPr>
            <w:tcW w:w="5935" w:type="dxa"/>
            <w:vAlign w:val="center"/>
          </w:tcPr>
          <w:p w14:paraId="2FC2CAE0" w14:textId="0F48D097" w:rsidR="006514CE" w:rsidRDefault="00F97149" w:rsidP="006514CE">
            <w:pPr>
              <w:pStyle w:val="ListParagraph"/>
              <w:numPr>
                <w:ilvl w:val="0"/>
                <w:numId w:val="6"/>
              </w:numPr>
              <w:spacing w:before="240" w:after="240" w:line="360" w:lineRule="auto"/>
              <w:rPr>
                <w:ins w:id="1329" w:author="FIORENTINA RICHELLE ASUN" w:date="2019-11-26T17:16:00Z"/>
                <w:rFonts w:ascii="Times New Roman" w:hAnsi="Times New Roman" w:cs="Times New Roman"/>
              </w:rPr>
            </w:pPr>
            <w:r w:rsidRPr="006514CE">
              <w:rPr>
                <w:rFonts w:ascii="Times New Roman" w:hAnsi="Times New Roman" w:cs="Times New Roman"/>
              </w:rPr>
              <w:t xml:space="preserve">The microphone purchased for this project was a relatively cheap microphone, thus it </w:t>
            </w:r>
            <w:r w:rsidR="00701411" w:rsidRPr="006514CE">
              <w:rPr>
                <w:rFonts w:ascii="Times New Roman" w:hAnsi="Times New Roman" w:cs="Times New Roman"/>
              </w:rPr>
              <w:t xml:space="preserve">does not have the ability to </w:t>
            </w:r>
            <w:r w:rsidR="00F466FC" w:rsidRPr="006514CE">
              <w:rPr>
                <w:rFonts w:ascii="Times New Roman" w:hAnsi="Times New Roman" w:cs="Times New Roman"/>
              </w:rPr>
              <w:t xml:space="preserve">filter out surrounding noise resulting in </w:t>
            </w:r>
            <w:r w:rsidR="007178EA" w:rsidRPr="006514CE">
              <w:rPr>
                <w:rFonts w:ascii="Times New Roman" w:hAnsi="Times New Roman" w:cs="Times New Roman"/>
              </w:rPr>
              <w:t xml:space="preserve">medium accuracy of text transcribed </w:t>
            </w:r>
            <w:r w:rsidR="009C6C07" w:rsidRPr="006514CE">
              <w:rPr>
                <w:rFonts w:ascii="Times New Roman" w:hAnsi="Times New Roman" w:cs="Times New Roman"/>
              </w:rPr>
              <w:t>to the screen.</w:t>
            </w:r>
          </w:p>
          <w:p w14:paraId="7776F50A" w14:textId="77777777" w:rsidR="00BA5EDA" w:rsidRPr="006514CE" w:rsidRDefault="00BA5EDA">
            <w:pPr>
              <w:pStyle w:val="ListParagraph"/>
              <w:spacing w:before="240" w:after="240" w:line="360" w:lineRule="auto"/>
              <w:ind w:left="360" w:firstLine="0"/>
              <w:rPr>
                <w:rFonts w:ascii="Times New Roman" w:hAnsi="Times New Roman" w:cs="Times New Roman"/>
              </w:rPr>
              <w:pPrChange w:id="1330" w:author="FIORENTINA RICHELLE ASUN" w:date="2019-11-26T17:16:00Z">
                <w:pPr>
                  <w:pStyle w:val="ListParagraph"/>
                  <w:numPr>
                    <w:numId w:val="6"/>
                  </w:numPr>
                  <w:spacing w:before="240" w:after="240" w:line="360" w:lineRule="auto"/>
                  <w:ind w:left="360" w:hanging="360"/>
                </w:pPr>
              </w:pPrChange>
            </w:pPr>
          </w:p>
          <w:p w14:paraId="4C67738C" w14:textId="67EDFAFE" w:rsidR="0000216B" w:rsidRPr="006514CE" w:rsidRDefault="00A35716" w:rsidP="006514CE">
            <w:pPr>
              <w:pStyle w:val="ListParagraph"/>
              <w:numPr>
                <w:ilvl w:val="0"/>
                <w:numId w:val="6"/>
              </w:numPr>
              <w:spacing w:before="240" w:after="240" w:line="360" w:lineRule="auto"/>
              <w:rPr>
                <w:rFonts w:ascii="Times New Roman" w:hAnsi="Times New Roman" w:cs="Times New Roman"/>
              </w:rPr>
            </w:pPr>
            <w:r w:rsidRPr="006514CE">
              <w:rPr>
                <w:rFonts w:ascii="Times New Roman" w:hAnsi="Times New Roman" w:cs="Times New Roman"/>
              </w:rPr>
              <w:lastRenderedPageBreak/>
              <w:t xml:space="preserve">To resolve this, </w:t>
            </w:r>
            <w:r w:rsidR="00602ECF" w:rsidRPr="006514CE">
              <w:rPr>
                <w:rFonts w:ascii="Times New Roman" w:hAnsi="Times New Roman" w:cs="Times New Roman"/>
              </w:rPr>
              <w:t xml:space="preserve">a higher quality microphone which has </w:t>
            </w:r>
            <w:r w:rsidR="00592311" w:rsidRPr="006514CE">
              <w:rPr>
                <w:rFonts w:ascii="Times New Roman" w:hAnsi="Times New Roman" w:cs="Times New Roman"/>
              </w:rPr>
              <w:t>the ability to filter surrounding noises</w:t>
            </w:r>
            <w:r w:rsidR="00602ECF" w:rsidRPr="006514CE">
              <w:rPr>
                <w:rFonts w:ascii="Times New Roman" w:hAnsi="Times New Roman" w:cs="Times New Roman"/>
              </w:rPr>
              <w:t xml:space="preserve"> should be used so tha</w:t>
            </w:r>
            <w:r w:rsidR="00592311" w:rsidRPr="006514CE">
              <w:rPr>
                <w:rFonts w:ascii="Times New Roman" w:hAnsi="Times New Roman" w:cs="Times New Roman"/>
              </w:rPr>
              <w:t>t</w:t>
            </w:r>
            <w:r w:rsidR="00602ECF" w:rsidRPr="006514CE">
              <w:rPr>
                <w:rFonts w:ascii="Times New Roman" w:hAnsi="Times New Roman" w:cs="Times New Roman"/>
              </w:rPr>
              <w:t xml:space="preserve"> </w:t>
            </w:r>
            <w:r w:rsidR="00B700EA" w:rsidRPr="006514CE">
              <w:rPr>
                <w:rFonts w:ascii="Times New Roman" w:hAnsi="Times New Roman" w:cs="Times New Roman"/>
              </w:rPr>
              <w:t xml:space="preserve">only human voices will be detected so that the </w:t>
            </w:r>
            <w:r w:rsidR="00CC2DCC" w:rsidRPr="006514CE">
              <w:rPr>
                <w:rFonts w:ascii="Times New Roman" w:hAnsi="Times New Roman" w:cs="Times New Roman"/>
              </w:rPr>
              <w:t>transcr</w:t>
            </w:r>
            <w:r w:rsidR="00AC7180" w:rsidRPr="006514CE">
              <w:rPr>
                <w:rFonts w:ascii="Times New Roman" w:hAnsi="Times New Roman" w:cs="Times New Roman"/>
              </w:rPr>
              <w:t>iption is more accurate.</w:t>
            </w:r>
          </w:p>
        </w:tc>
      </w:tr>
      <w:tr w:rsidR="00F97149" w14:paraId="6C765EE8" w14:textId="77777777" w:rsidTr="009C6C07">
        <w:tc>
          <w:tcPr>
            <w:tcW w:w="3415" w:type="dxa"/>
          </w:tcPr>
          <w:p w14:paraId="2615732F" w14:textId="17A4AF1B" w:rsidR="00F97149" w:rsidRDefault="00F97149" w:rsidP="009C6C07">
            <w:pPr>
              <w:spacing w:before="240" w:after="240" w:line="360" w:lineRule="auto"/>
              <w:ind w:firstLine="0"/>
              <w:rPr>
                <w:rFonts w:ascii="Times New Roman" w:hAnsi="Times New Roman" w:cs="Times New Roman"/>
              </w:rPr>
            </w:pPr>
            <w:r>
              <w:rPr>
                <w:rFonts w:ascii="Times New Roman" w:hAnsi="Times New Roman" w:cs="Times New Roman"/>
              </w:rPr>
              <w:lastRenderedPageBreak/>
              <w:t>Quality of magnifying Fresnel lens</w:t>
            </w:r>
          </w:p>
        </w:tc>
        <w:tc>
          <w:tcPr>
            <w:tcW w:w="5935" w:type="dxa"/>
          </w:tcPr>
          <w:p w14:paraId="1CA02BC0" w14:textId="26B8E5D7" w:rsidR="00F97149" w:rsidRDefault="00873A23" w:rsidP="00873A23">
            <w:pPr>
              <w:pStyle w:val="ListParagraph"/>
              <w:numPr>
                <w:ilvl w:val="0"/>
                <w:numId w:val="2"/>
              </w:numPr>
              <w:spacing w:before="240" w:after="240" w:line="360" w:lineRule="auto"/>
              <w:rPr>
                <w:rFonts w:ascii="Times New Roman" w:hAnsi="Times New Roman" w:cs="Times New Roman"/>
              </w:rPr>
            </w:pPr>
            <w:r>
              <w:rPr>
                <w:rFonts w:ascii="Times New Roman" w:hAnsi="Times New Roman" w:cs="Times New Roman"/>
              </w:rPr>
              <w:t xml:space="preserve">The magnifying </w:t>
            </w:r>
            <w:r w:rsidR="004C35B2">
              <w:rPr>
                <w:rFonts w:ascii="Times New Roman" w:hAnsi="Times New Roman" w:cs="Times New Roman"/>
              </w:rPr>
              <w:t xml:space="preserve">Fresnel lens </w:t>
            </w:r>
            <w:r>
              <w:rPr>
                <w:rFonts w:ascii="Times New Roman" w:hAnsi="Times New Roman" w:cs="Times New Roman"/>
              </w:rPr>
              <w:t xml:space="preserve">that were used </w:t>
            </w:r>
            <w:r w:rsidR="004C35B2">
              <w:rPr>
                <w:rFonts w:ascii="Times New Roman" w:hAnsi="Times New Roman" w:cs="Times New Roman"/>
              </w:rPr>
              <w:t>to magnify the text</w:t>
            </w:r>
            <w:r w:rsidR="006005CC">
              <w:rPr>
                <w:rFonts w:ascii="Times New Roman" w:hAnsi="Times New Roman" w:cs="Times New Roman"/>
              </w:rPr>
              <w:t xml:space="preserve"> </w:t>
            </w:r>
            <w:r w:rsidR="006B51A7">
              <w:rPr>
                <w:rFonts w:ascii="Times New Roman" w:hAnsi="Times New Roman" w:cs="Times New Roman"/>
              </w:rPr>
              <w:t>produced by OLED display were not able to produce a sharp image upon m</w:t>
            </w:r>
            <w:r w:rsidR="00CE0D6F">
              <w:rPr>
                <w:rFonts w:ascii="Times New Roman" w:hAnsi="Times New Roman" w:cs="Times New Roman"/>
              </w:rPr>
              <w:t>a</w:t>
            </w:r>
            <w:r w:rsidR="006B51A7">
              <w:rPr>
                <w:rFonts w:ascii="Times New Roman" w:hAnsi="Times New Roman" w:cs="Times New Roman"/>
              </w:rPr>
              <w:t>gnification.</w:t>
            </w:r>
          </w:p>
          <w:p w14:paraId="1FF09AFB" w14:textId="4145F409" w:rsidR="006B51A7" w:rsidRPr="00873A23" w:rsidRDefault="006B51A7" w:rsidP="00873A23">
            <w:pPr>
              <w:pStyle w:val="ListParagraph"/>
              <w:numPr>
                <w:ilvl w:val="0"/>
                <w:numId w:val="2"/>
              </w:numPr>
              <w:spacing w:before="240" w:after="240" w:line="360" w:lineRule="auto"/>
              <w:rPr>
                <w:rFonts w:ascii="Times New Roman" w:hAnsi="Times New Roman" w:cs="Times New Roman"/>
              </w:rPr>
            </w:pPr>
            <w:r>
              <w:rPr>
                <w:rFonts w:ascii="Times New Roman" w:hAnsi="Times New Roman" w:cs="Times New Roman"/>
              </w:rPr>
              <w:t xml:space="preserve">To resolve this, </w:t>
            </w:r>
            <w:r w:rsidR="00CE0D6F">
              <w:rPr>
                <w:rFonts w:ascii="Times New Roman" w:hAnsi="Times New Roman" w:cs="Times New Roman"/>
              </w:rPr>
              <w:t>a magnifying glass should be used instead of a magnifying Fresnel lens.</w:t>
            </w:r>
          </w:p>
        </w:tc>
      </w:tr>
      <w:tr w:rsidR="00F97149" w14:paraId="317E0E87" w14:textId="77777777" w:rsidTr="009C6C07">
        <w:tc>
          <w:tcPr>
            <w:tcW w:w="3415" w:type="dxa"/>
          </w:tcPr>
          <w:p w14:paraId="17290856" w14:textId="34E5BDE8" w:rsidR="00F97149" w:rsidRDefault="00F97149" w:rsidP="009C6C07">
            <w:pPr>
              <w:spacing w:before="240" w:after="240" w:line="360" w:lineRule="auto"/>
              <w:ind w:firstLine="0"/>
              <w:rPr>
                <w:rFonts w:ascii="Times New Roman" w:hAnsi="Times New Roman" w:cs="Times New Roman"/>
              </w:rPr>
            </w:pPr>
            <w:r>
              <w:rPr>
                <w:rFonts w:ascii="Times New Roman" w:hAnsi="Times New Roman" w:cs="Times New Roman"/>
              </w:rPr>
              <w:t>Quality of screen (Perspex)</w:t>
            </w:r>
          </w:p>
        </w:tc>
        <w:tc>
          <w:tcPr>
            <w:tcW w:w="5935" w:type="dxa"/>
          </w:tcPr>
          <w:p w14:paraId="17C96ABC" w14:textId="77777777" w:rsidR="006514CE" w:rsidRDefault="004017C1" w:rsidP="004017C1">
            <w:pPr>
              <w:pStyle w:val="ListParagraph"/>
              <w:numPr>
                <w:ilvl w:val="0"/>
                <w:numId w:val="2"/>
              </w:numPr>
              <w:spacing w:before="240" w:after="240" w:line="360" w:lineRule="auto"/>
              <w:rPr>
                <w:rFonts w:ascii="Times New Roman" w:hAnsi="Times New Roman" w:cs="Times New Roman"/>
              </w:rPr>
            </w:pPr>
            <w:r>
              <w:rPr>
                <w:rFonts w:ascii="Times New Roman" w:hAnsi="Times New Roman" w:cs="Times New Roman"/>
              </w:rPr>
              <w:t xml:space="preserve">The Perspex used as the screen are transparent, thus the image produced </w:t>
            </w:r>
            <w:r w:rsidR="00E05AD8">
              <w:rPr>
                <w:rFonts w:ascii="Times New Roman" w:hAnsi="Times New Roman" w:cs="Times New Roman"/>
              </w:rPr>
              <w:t xml:space="preserve">from the reflection and magnification process </w:t>
            </w:r>
            <w:r w:rsidR="00DD1819">
              <w:rPr>
                <w:rFonts w:ascii="Times New Roman" w:hAnsi="Times New Roman" w:cs="Times New Roman"/>
              </w:rPr>
              <w:t xml:space="preserve">is not really </w:t>
            </w:r>
            <w:r w:rsidR="006514CE">
              <w:rPr>
                <w:rFonts w:ascii="Times New Roman" w:hAnsi="Times New Roman" w:cs="Times New Roman"/>
              </w:rPr>
              <w:t>clear in a bright environment.</w:t>
            </w:r>
          </w:p>
          <w:p w14:paraId="1C317C66" w14:textId="51901DDA" w:rsidR="00F97149" w:rsidRPr="004017C1" w:rsidRDefault="006514CE" w:rsidP="004017C1">
            <w:pPr>
              <w:pStyle w:val="ListParagraph"/>
              <w:numPr>
                <w:ilvl w:val="0"/>
                <w:numId w:val="2"/>
              </w:numPr>
              <w:spacing w:before="240" w:after="240" w:line="360" w:lineRule="auto"/>
              <w:rPr>
                <w:rFonts w:ascii="Times New Roman" w:hAnsi="Times New Roman" w:cs="Times New Roman"/>
              </w:rPr>
            </w:pPr>
            <w:r>
              <w:rPr>
                <w:rFonts w:ascii="Times New Roman" w:hAnsi="Times New Roman" w:cs="Times New Roman"/>
              </w:rPr>
              <w:t>To solve this, a tinted Perspex should be used as the screen so that the image produced in a broad daylight is clear.</w:t>
            </w:r>
          </w:p>
        </w:tc>
      </w:tr>
    </w:tbl>
    <w:p w14:paraId="4352EC7A" w14:textId="77777777" w:rsidR="00A74C14" w:rsidRPr="00CA5609" w:rsidRDefault="00A74C14" w:rsidP="00A74C14">
      <w:pPr>
        <w:ind w:firstLine="0"/>
        <w:rPr>
          <w:rFonts w:ascii="Times New Roman" w:hAnsi="Times New Roman" w:cs="Times New Roman"/>
        </w:rPr>
      </w:pPr>
    </w:p>
    <w:p w14:paraId="5F46CAFA" w14:textId="49E0F3F1" w:rsidR="00A74C14" w:rsidRDefault="00A74C14">
      <w:pPr>
        <w:spacing w:after="160" w:line="259" w:lineRule="auto"/>
        <w:ind w:firstLine="0"/>
        <w:jc w:val="left"/>
        <w:rPr>
          <w:rFonts w:ascii="Times New Roman" w:hAnsi="Times New Roman" w:cs="Times New Roman"/>
          <w:sz w:val="28"/>
        </w:rPr>
      </w:pPr>
      <w:r>
        <w:rPr>
          <w:rFonts w:ascii="Times New Roman" w:hAnsi="Times New Roman" w:cs="Times New Roman"/>
          <w:sz w:val="28"/>
        </w:rPr>
        <w:br w:type="page"/>
      </w:r>
      <w:r w:rsidR="008A5B17">
        <w:rPr>
          <w:rFonts w:ascii="Times New Roman" w:hAnsi="Times New Roman" w:cs="Times New Roman"/>
          <w:sz w:val="28"/>
        </w:rPr>
        <w:lastRenderedPageBreak/>
        <w:t xml:space="preserve"> </w:t>
      </w:r>
    </w:p>
    <w:p w14:paraId="39E5BDAD" w14:textId="38992ADD" w:rsidR="00A74C14" w:rsidRPr="00B319EC" w:rsidRDefault="5194FB22" w:rsidP="5194FB22">
      <w:pPr>
        <w:ind w:firstLine="0"/>
        <w:rPr>
          <w:rFonts w:ascii="Times New Roman" w:hAnsi="Times New Roman" w:cs="Times New Roman"/>
          <w:b/>
          <w:sz w:val="28"/>
          <w:szCs w:val="28"/>
          <w:u w:val="single"/>
        </w:rPr>
      </w:pPr>
      <w:r w:rsidRPr="4D1B32DD">
        <w:rPr>
          <w:rFonts w:ascii="Times New Roman" w:hAnsi="Times New Roman" w:cs="Times New Roman"/>
          <w:b/>
          <w:sz w:val="28"/>
          <w:szCs w:val="28"/>
          <w:u w:val="single"/>
        </w:rPr>
        <w:t>4. PROJECT MANAGEMENT</w:t>
      </w:r>
    </w:p>
    <w:p w14:paraId="3EEEE359" w14:textId="3D0E1663" w:rsidR="5194FB22" w:rsidRDefault="3DA9A56C" w:rsidP="3DA9A56C">
      <w:pPr>
        <w:rPr>
          <w:rFonts w:ascii="Times New Roman" w:hAnsi="Times New Roman" w:cs="Times New Roman"/>
        </w:rPr>
      </w:pPr>
      <w:r w:rsidRPr="3DA9A56C">
        <w:rPr>
          <w:rFonts w:ascii="Times New Roman" w:hAnsi="Times New Roman" w:cs="Times New Roman"/>
        </w:rPr>
        <w:t>We have identified the tasks need to be done and distributed the tasks evenly to each of our member. We also have given each member their role and responsibilities for the duration of the project based on consensus.</w:t>
      </w:r>
    </w:p>
    <w:p w14:paraId="1FE0B8F2" w14:textId="77777777" w:rsidR="0049223E" w:rsidRDefault="0049223E" w:rsidP="0049223E">
      <w:pPr>
        <w:spacing w:after="160" w:line="259" w:lineRule="auto"/>
        <w:ind w:firstLine="0"/>
        <w:jc w:val="left"/>
        <w:rPr>
          <w:rFonts w:ascii="Times New Roman" w:hAnsi="Times New Roman" w:cs="Times New Roman"/>
          <w:b/>
          <w:bCs/>
          <w:sz w:val="28"/>
          <w:szCs w:val="28"/>
        </w:rPr>
      </w:pPr>
    </w:p>
    <w:p w14:paraId="3DAA5C0E" w14:textId="6851A981" w:rsidR="00A74C14" w:rsidRPr="00941545" w:rsidRDefault="3C27B9BD" w:rsidP="0049223E">
      <w:pPr>
        <w:spacing w:after="160" w:line="259" w:lineRule="auto"/>
        <w:ind w:firstLine="0"/>
        <w:jc w:val="left"/>
        <w:rPr>
          <w:rFonts w:ascii="Times New Roman" w:hAnsi="Times New Roman" w:cs="Times New Roman"/>
          <w:b/>
          <w:bCs/>
          <w:sz w:val="28"/>
          <w:szCs w:val="28"/>
        </w:rPr>
      </w:pPr>
      <w:r w:rsidRPr="3C27B9BD">
        <w:rPr>
          <w:rFonts w:ascii="Times New Roman" w:hAnsi="Times New Roman" w:cs="Times New Roman"/>
          <w:b/>
          <w:bCs/>
          <w:sz w:val="28"/>
          <w:szCs w:val="28"/>
        </w:rPr>
        <w:t xml:space="preserve">4.1 GANTT CHART </w:t>
      </w:r>
    </w:p>
    <w:p w14:paraId="66693457" w14:textId="443E8B3F" w:rsidR="3C27B9BD" w:rsidRDefault="68A598E9" w:rsidP="3C27B9BD">
      <w:r w:rsidRPr="68A598E9">
        <w:rPr>
          <w:rFonts w:ascii="Times New Roman" w:hAnsi="Times New Roman" w:cs="Times New Roman"/>
        </w:rPr>
        <w:t>The Gantt chart of the project which shows the technical tasks, person in charge, and expected timeline can be seen in Table 4.1.</w:t>
      </w:r>
    </w:p>
    <w:p w14:paraId="5DCB5EB4" w14:textId="77777777" w:rsidR="0049223E" w:rsidRDefault="0049223E">
      <w:pPr>
        <w:spacing w:after="160" w:line="259" w:lineRule="auto"/>
        <w:ind w:firstLine="0"/>
        <w:jc w:val="left"/>
        <w:rPr>
          <w:rFonts w:ascii="Times New Roman" w:hAnsi="Times New Roman" w:cs="Times New Roman"/>
          <w:i/>
        </w:rPr>
      </w:pPr>
      <w:r>
        <w:rPr>
          <w:rFonts w:ascii="Times New Roman" w:hAnsi="Times New Roman" w:cs="Times New Roman"/>
          <w:i/>
        </w:rPr>
        <w:br w:type="page"/>
      </w:r>
    </w:p>
    <w:p w14:paraId="4B9A667E" w14:textId="3813770F" w:rsidR="00941545" w:rsidRPr="000E237C" w:rsidRDefault="00941545" w:rsidP="00941545">
      <w:pPr>
        <w:spacing w:line="360" w:lineRule="auto"/>
        <w:ind w:firstLine="0"/>
        <w:jc w:val="center"/>
        <w:rPr>
          <w:rFonts w:ascii="Times New Roman" w:hAnsi="Times New Roman" w:cs="Times New Roman"/>
          <w:i/>
        </w:rPr>
      </w:pPr>
      <w:r w:rsidRPr="000E237C">
        <w:rPr>
          <w:rFonts w:ascii="Times New Roman" w:hAnsi="Times New Roman" w:cs="Times New Roman"/>
          <w:i/>
        </w:rPr>
        <w:lastRenderedPageBreak/>
        <w:t>Table 4.</w:t>
      </w:r>
      <w:r w:rsidR="00352D74">
        <w:rPr>
          <w:rFonts w:ascii="Times New Roman" w:hAnsi="Times New Roman" w:cs="Times New Roman"/>
          <w:i/>
        </w:rPr>
        <w:t>1</w:t>
      </w:r>
      <w:r w:rsidRPr="000E237C">
        <w:rPr>
          <w:rFonts w:ascii="Times New Roman" w:hAnsi="Times New Roman" w:cs="Times New Roman"/>
          <w:i/>
        </w:rPr>
        <w:t xml:space="preserve"> Gantt Chart</w:t>
      </w:r>
    </w:p>
    <w:tbl>
      <w:tblPr>
        <w:tblW w:w="10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5"/>
        <w:gridCol w:w="1664"/>
        <w:gridCol w:w="527"/>
        <w:gridCol w:w="514"/>
        <w:gridCol w:w="514"/>
        <w:gridCol w:w="596"/>
        <w:gridCol w:w="514"/>
        <w:gridCol w:w="569"/>
        <w:gridCol w:w="505"/>
        <w:gridCol w:w="586"/>
        <w:gridCol w:w="505"/>
        <w:gridCol w:w="595"/>
        <w:gridCol w:w="568"/>
        <w:gridCol w:w="559"/>
        <w:gridCol w:w="29"/>
      </w:tblGrid>
      <w:tr w:rsidR="00941545" w14:paraId="1F27E133" w14:textId="77777777" w:rsidTr="206A94A8">
        <w:trPr>
          <w:trHeight w:val="371"/>
          <w:jc w:val="center"/>
        </w:trPr>
        <w:tc>
          <w:tcPr>
            <w:tcW w:w="2195" w:type="dxa"/>
            <w:vMerge w:val="restart"/>
            <w:tcBorders>
              <w:top w:val="single" w:sz="4" w:space="0" w:color="auto"/>
              <w:left w:val="single" w:sz="4" w:space="0" w:color="auto"/>
              <w:bottom w:val="single" w:sz="4" w:space="0" w:color="auto"/>
              <w:right w:val="single" w:sz="4" w:space="0" w:color="auto"/>
            </w:tcBorders>
            <w:vAlign w:val="center"/>
            <w:hideMark/>
          </w:tcPr>
          <w:p w14:paraId="7D5ACEB4"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b/>
                <w:bCs/>
                <w:color w:val="000000" w:themeColor="text1"/>
                <w:lang w:val="en-US"/>
              </w:rPr>
              <w:t>SPECIFIC TASKS</w:t>
            </w:r>
          </w:p>
        </w:tc>
        <w:tc>
          <w:tcPr>
            <w:tcW w:w="1664" w:type="dxa"/>
            <w:vMerge w:val="restart"/>
            <w:tcBorders>
              <w:top w:val="single" w:sz="4" w:space="0" w:color="auto"/>
              <w:left w:val="single" w:sz="4" w:space="0" w:color="auto"/>
              <w:bottom w:val="single" w:sz="4" w:space="0" w:color="auto"/>
              <w:right w:val="single" w:sz="4" w:space="0" w:color="auto"/>
            </w:tcBorders>
            <w:vAlign w:val="center"/>
            <w:hideMark/>
          </w:tcPr>
          <w:p w14:paraId="1FB8D4EA" w14:textId="77777777" w:rsidR="00941545" w:rsidRDefault="00941545" w:rsidP="005367E7">
            <w:pPr>
              <w:spacing w:line="240" w:lineRule="auto"/>
              <w:ind w:firstLine="0"/>
              <w:jc w:val="center"/>
              <w:rPr>
                <w:rFonts w:ascii="Times New Roman" w:eastAsia="Times New Roman" w:hAnsi="Times New Roman" w:cs="Times New Roman"/>
                <w:b/>
                <w:bCs/>
                <w:color w:val="000000" w:themeColor="text1"/>
                <w:lang w:val="en-US"/>
              </w:rPr>
            </w:pPr>
            <w:r>
              <w:rPr>
                <w:rFonts w:ascii="Times New Roman" w:eastAsia="Times New Roman" w:hAnsi="Times New Roman" w:cs="Times New Roman"/>
                <w:b/>
                <w:bCs/>
                <w:color w:val="000000" w:themeColor="text1"/>
                <w:lang w:val="en-US"/>
              </w:rPr>
              <w:t>PIC</w:t>
            </w:r>
          </w:p>
        </w:tc>
        <w:tc>
          <w:tcPr>
            <w:tcW w:w="6581" w:type="dxa"/>
            <w:gridSpan w:val="13"/>
            <w:tcBorders>
              <w:top w:val="single" w:sz="4" w:space="0" w:color="auto"/>
              <w:left w:val="single" w:sz="4" w:space="0" w:color="auto"/>
              <w:bottom w:val="single" w:sz="4" w:space="0" w:color="auto"/>
              <w:right w:val="single" w:sz="4" w:space="0" w:color="auto"/>
            </w:tcBorders>
            <w:vAlign w:val="center"/>
            <w:hideMark/>
          </w:tcPr>
          <w:p w14:paraId="10CCE2DD" w14:textId="77777777" w:rsidR="00941545" w:rsidRDefault="00941545" w:rsidP="005367E7">
            <w:pPr>
              <w:spacing w:line="240" w:lineRule="auto"/>
              <w:ind w:firstLine="0"/>
              <w:jc w:val="center"/>
              <w:rPr>
                <w:rFonts w:ascii="Times New Roman" w:eastAsia="Times New Roman" w:hAnsi="Times New Roman" w:cs="Times New Roman"/>
                <w:b/>
                <w:bCs/>
                <w:color w:val="000000" w:themeColor="text1"/>
                <w:lang w:val="en-US"/>
              </w:rPr>
            </w:pPr>
            <w:r>
              <w:rPr>
                <w:rFonts w:ascii="Times New Roman" w:eastAsia="Times New Roman" w:hAnsi="Times New Roman" w:cs="Times New Roman"/>
                <w:b/>
                <w:bCs/>
                <w:color w:val="000000" w:themeColor="text1"/>
                <w:lang w:val="en-US"/>
              </w:rPr>
              <w:t>WEEK</w:t>
            </w:r>
          </w:p>
        </w:tc>
      </w:tr>
      <w:tr w:rsidR="00941545" w14:paraId="443CD895" w14:textId="77777777" w:rsidTr="206A94A8">
        <w:trPr>
          <w:gridAfter w:val="1"/>
          <w:wAfter w:w="29" w:type="dxa"/>
          <w:trHeight w:val="365"/>
          <w:jc w:val="center"/>
        </w:trPr>
        <w:tc>
          <w:tcPr>
            <w:tcW w:w="2195" w:type="dxa"/>
            <w:vMerge/>
            <w:vAlign w:val="center"/>
            <w:hideMark/>
          </w:tcPr>
          <w:p w14:paraId="57F71BBF" w14:textId="77777777" w:rsidR="00941545" w:rsidRDefault="00941545" w:rsidP="005367E7">
            <w:pPr>
              <w:spacing w:line="256" w:lineRule="auto"/>
              <w:ind w:firstLine="0"/>
              <w:jc w:val="left"/>
              <w:rPr>
                <w:rFonts w:ascii="Times New Roman" w:eastAsia="Times New Roman" w:hAnsi="Times New Roman" w:cs="Times New Roman"/>
                <w:color w:val="000000" w:themeColor="text1"/>
                <w:lang w:val="en-US"/>
              </w:rPr>
            </w:pPr>
          </w:p>
        </w:tc>
        <w:tc>
          <w:tcPr>
            <w:tcW w:w="1664" w:type="dxa"/>
            <w:vMerge/>
            <w:vAlign w:val="center"/>
            <w:hideMark/>
          </w:tcPr>
          <w:p w14:paraId="3DF04D65" w14:textId="77777777" w:rsidR="00941545" w:rsidRDefault="00941545" w:rsidP="005367E7">
            <w:pPr>
              <w:spacing w:line="256" w:lineRule="auto"/>
              <w:ind w:firstLine="0"/>
              <w:jc w:val="left"/>
              <w:rPr>
                <w:rFonts w:ascii="Times New Roman" w:eastAsia="Times New Roman" w:hAnsi="Times New Roman" w:cs="Times New Roman"/>
                <w:b/>
                <w:bCs/>
                <w:color w:val="000000" w:themeColor="text1"/>
                <w:lang w:val="en-US"/>
              </w:rPr>
            </w:pPr>
          </w:p>
        </w:tc>
        <w:tc>
          <w:tcPr>
            <w:tcW w:w="527" w:type="dxa"/>
            <w:tcBorders>
              <w:top w:val="single" w:sz="4" w:space="0" w:color="auto"/>
              <w:left w:val="single" w:sz="4" w:space="0" w:color="auto"/>
              <w:bottom w:val="single" w:sz="4" w:space="0" w:color="auto"/>
              <w:right w:val="single" w:sz="4" w:space="0" w:color="auto"/>
            </w:tcBorders>
            <w:vAlign w:val="center"/>
            <w:hideMark/>
          </w:tcPr>
          <w:p w14:paraId="46D601D2" w14:textId="77777777" w:rsidR="00941545" w:rsidRDefault="00941545" w:rsidP="005367E7">
            <w:pPr>
              <w:spacing w:line="240" w:lineRule="auto"/>
              <w:ind w:firstLine="0"/>
              <w:jc w:val="center"/>
              <w:rPr>
                <w:rFonts w:ascii="Times New Roman" w:eastAsia="Times New Roman" w:hAnsi="Times New Roman" w:cs="Times New Roman"/>
                <w:b/>
                <w:bCs/>
                <w:color w:val="000000" w:themeColor="text1"/>
                <w:lang w:val="en-US"/>
              </w:rPr>
            </w:pPr>
            <w:r>
              <w:rPr>
                <w:rFonts w:ascii="Times New Roman" w:eastAsia="Times New Roman" w:hAnsi="Times New Roman" w:cs="Times New Roman"/>
                <w:b/>
                <w:bCs/>
                <w:color w:val="000000" w:themeColor="text1"/>
                <w:lang w:val="en-US"/>
              </w:rPr>
              <w:t>1</w:t>
            </w:r>
          </w:p>
        </w:tc>
        <w:tc>
          <w:tcPr>
            <w:tcW w:w="514" w:type="dxa"/>
            <w:tcBorders>
              <w:top w:val="single" w:sz="4" w:space="0" w:color="auto"/>
              <w:left w:val="single" w:sz="4" w:space="0" w:color="auto"/>
              <w:bottom w:val="single" w:sz="4" w:space="0" w:color="auto"/>
              <w:right w:val="single" w:sz="4" w:space="0" w:color="auto"/>
            </w:tcBorders>
            <w:vAlign w:val="center"/>
            <w:hideMark/>
          </w:tcPr>
          <w:p w14:paraId="1B109EDF" w14:textId="77777777" w:rsidR="00941545" w:rsidRDefault="00941545" w:rsidP="005367E7">
            <w:pPr>
              <w:spacing w:line="240" w:lineRule="auto"/>
              <w:ind w:firstLine="0"/>
              <w:jc w:val="center"/>
              <w:rPr>
                <w:rFonts w:ascii="Times New Roman" w:eastAsia="Times New Roman" w:hAnsi="Times New Roman" w:cs="Times New Roman"/>
                <w:b/>
                <w:bCs/>
                <w:color w:val="000000" w:themeColor="text1"/>
                <w:lang w:val="en-US"/>
              </w:rPr>
            </w:pPr>
            <w:r>
              <w:rPr>
                <w:rFonts w:ascii="Times New Roman" w:eastAsia="Times New Roman" w:hAnsi="Times New Roman" w:cs="Times New Roman"/>
                <w:b/>
                <w:bCs/>
                <w:color w:val="000000" w:themeColor="text1"/>
                <w:lang w:val="en-US"/>
              </w:rPr>
              <w:t>2</w:t>
            </w:r>
          </w:p>
        </w:tc>
        <w:tc>
          <w:tcPr>
            <w:tcW w:w="514" w:type="dxa"/>
            <w:tcBorders>
              <w:top w:val="single" w:sz="4" w:space="0" w:color="auto"/>
              <w:left w:val="single" w:sz="4" w:space="0" w:color="auto"/>
              <w:bottom w:val="single" w:sz="4" w:space="0" w:color="auto"/>
              <w:right w:val="single" w:sz="4" w:space="0" w:color="auto"/>
            </w:tcBorders>
            <w:vAlign w:val="center"/>
            <w:hideMark/>
          </w:tcPr>
          <w:p w14:paraId="67AB92B9" w14:textId="77777777" w:rsidR="00941545" w:rsidRDefault="00941545" w:rsidP="005367E7">
            <w:pPr>
              <w:spacing w:line="240" w:lineRule="auto"/>
              <w:ind w:firstLine="0"/>
              <w:jc w:val="center"/>
              <w:rPr>
                <w:rFonts w:ascii="Times New Roman" w:eastAsia="Times New Roman" w:hAnsi="Times New Roman" w:cs="Times New Roman"/>
                <w:b/>
                <w:bCs/>
                <w:color w:val="000000" w:themeColor="text1"/>
                <w:lang w:val="en-US"/>
              </w:rPr>
            </w:pPr>
            <w:r>
              <w:rPr>
                <w:rFonts w:ascii="Times New Roman" w:eastAsia="Times New Roman" w:hAnsi="Times New Roman" w:cs="Times New Roman"/>
                <w:b/>
                <w:bCs/>
                <w:color w:val="000000" w:themeColor="text1"/>
                <w:lang w:val="en-US"/>
              </w:rPr>
              <w:t>3</w:t>
            </w:r>
          </w:p>
        </w:tc>
        <w:tc>
          <w:tcPr>
            <w:tcW w:w="596" w:type="dxa"/>
            <w:tcBorders>
              <w:top w:val="single" w:sz="4" w:space="0" w:color="auto"/>
              <w:left w:val="single" w:sz="4" w:space="0" w:color="auto"/>
              <w:bottom w:val="single" w:sz="4" w:space="0" w:color="auto"/>
              <w:right w:val="single" w:sz="4" w:space="0" w:color="auto"/>
            </w:tcBorders>
            <w:vAlign w:val="center"/>
            <w:hideMark/>
          </w:tcPr>
          <w:p w14:paraId="3C28A883" w14:textId="77777777" w:rsidR="00941545" w:rsidRDefault="00941545" w:rsidP="005367E7">
            <w:pPr>
              <w:spacing w:line="240" w:lineRule="auto"/>
              <w:ind w:firstLine="0"/>
              <w:jc w:val="center"/>
              <w:rPr>
                <w:rFonts w:ascii="Times New Roman" w:eastAsia="Times New Roman" w:hAnsi="Times New Roman" w:cs="Times New Roman"/>
                <w:b/>
                <w:bCs/>
                <w:color w:val="000000" w:themeColor="text1"/>
                <w:lang w:val="en-US"/>
              </w:rPr>
            </w:pPr>
            <w:r>
              <w:rPr>
                <w:rFonts w:ascii="Times New Roman" w:eastAsia="Times New Roman" w:hAnsi="Times New Roman" w:cs="Times New Roman"/>
                <w:b/>
                <w:bCs/>
                <w:color w:val="000000" w:themeColor="text1"/>
                <w:lang w:val="en-US"/>
              </w:rPr>
              <w:t>4</w:t>
            </w:r>
          </w:p>
        </w:tc>
        <w:tc>
          <w:tcPr>
            <w:tcW w:w="514" w:type="dxa"/>
            <w:tcBorders>
              <w:top w:val="single" w:sz="4" w:space="0" w:color="auto"/>
              <w:left w:val="single" w:sz="4" w:space="0" w:color="auto"/>
              <w:bottom w:val="single" w:sz="4" w:space="0" w:color="auto"/>
              <w:right w:val="single" w:sz="4" w:space="0" w:color="auto"/>
            </w:tcBorders>
            <w:vAlign w:val="center"/>
            <w:hideMark/>
          </w:tcPr>
          <w:p w14:paraId="7ED5733E" w14:textId="77777777" w:rsidR="00941545" w:rsidRDefault="00941545" w:rsidP="005367E7">
            <w:pPr>
              <w:spacing w:line="240" w:lineRule="auto"/>
              <w:ind w:firstLine="0"/>
              <w:jc w:val="center"/>
              <w:rPr>
                <w:rFonts w:ascii="Times New Roman" w:eastAsia="Times New Roman" w:hAnsi="Times New Roman" w:cs="Times New Roman"/>
                <w:b/>
                <w:bCs/>
                <w:color w:val="000000" w:themeColor="text1"/>
                <w:lang w:val="en-US"/>
              </w:rPr>
            </w:pPr>
            <w:r>
              <w:rPr>
                <w:rFonts w:ascii="Times New Roman" w:eastAsia="Times New Roman" w:hAnsi="Times New Roman" w:cs="Times New Roman"/>
                <w:b/>
                <w:bCs/>
                <w:color w:val="000000" w:themeColor="text1"/>
                <w:lang w:val="en-US"/>
              </w:rPr>
              <w:t>5</w:t>
            </w:r>
          </w:p>
        </w:tc>
        <w:tc>
          <w:tcPr>
            <w:tcW w:w="569" w:type="dxa"/>
            <w:tcBorders>
              <w:top w:val="single" w:sz="4" w:space="0" w:color="auto"/>
              <w:left w:val="single" w:sz="4" w:space="0" w:color="auto"/>
              <w:bottom w:val="single" w:sz="4" w:space="0" w:color="auto"/>
              <w:right w:val="single" w:sz="4" w:space="0" w:color="auto"/>
            </w:tcBorders>
            <w:vAlign w:val="center"/>
            <w:hideMark/>
          </w:tcPr>
          <w:p w14:paraId="5DB30091" w14:textId="77777777" w:rsidR="00941545" w:rsidRDefault="00941545" w:rsidP="005367E7">
            <w:pPr>
              <w:spacing w:line="240" w:lineRule="auto"/>
              <w:ind w:firstLine="0"/>
              <w:jc w:val="center"/>
              <w:rPr>
                <w:rFonts w:ascii="Times New Roman" w:eastAsia="Times New Roman" w:hAnsi="Times New Roman" w:cs="Times New Roman"/>
                <w:b/>
                <w:bCs/>
                <w:color w:val="000000" w:themeColor="text1"/>
                <w:lang w:val="en-US"/>
              </w:rPr>
            </w:pPr>
            <w:r>
              <w:rPr>
                <w:rFonts w:ascii="Times New Roman" w:eastAsia="Times New Roman" w:hAnsi="Times New Roman" w:cs="Times New Roman"/>
                <w:b/>
                <w:bCs/>
                <w:color w:val="000000" w:themeColor="text1"/>
                <w:lang w:val="en-US"/>
              </w:rPr>
              <w:t>6</w:t>
            </w:r>
          </w:p>
        </w:tc>
        <w:tc>
          <w:tcPr>
            <w:tcW w:w="505" w:type="dxa"/>
            <w:tcBorders>
              <w:top w:val="single" w:sz="4" w:space="0" w:color="auto"/>
              <w:left w:val="single" w:sz="4" w:space="0" w:color="auto"/>
              <w:bottom w:val="single" w:sz="4" w:space="0" w:color="auto"/>
              <w:right w:val="single" w:sz="4" w:space="0" w:color="auto"/>
            </w:tcBorders>
            <w:vAlign w:val="center"/>
            <w:hideMark/>
          </w:tcPr>
          <w:p w14:paraId="37299C02" w14:textId="77777777" w:rsidR="00941545" w:rsidRDefault="00941545" w:rsidP="005367E7">
            <w:pPr>
              <w:spacing w:line="240" w:lineRule="auto"/>
              <w:ind w:firstLine="0"/>
              <w:jc w:val="center"/>
              <w:rPr>
                <w:rFonts w:ascii="Times New Roman" w:eastAsia="Times New Roman" w:hAnsi="Times New Roman" w:cs="Times New Roman"/>
                <w:b/>
                <w:bCs/>
                <w:color w:val="000000" w:themeColor="text1"/>
                <w:lang w:val="en-US"/>
              </w:rPr>
            </w:pPr>
            <w:r>
              <w:rPr>
                <w:rFonts w:ascii="Times New Roman" w:eastAsia="Times New Roman" w:hAnsi="Times New Roman" w:cs="Times New Roman"/>
                <w:b/>
                <w:bCs/>
                <w:color w:val="000000" w:themeColor="text1"/>
                <w:lang w:val="en-US"/>
              </w:rPr>
              <w:t>7</w:t>
            </w:r>
          </w:p>
        </w:tc>
        <w:tc>
          <w:tcPr>
            <w:tcW w:w="586" w:type="dxa"/>
            <w:tcBorders>
              <w:top w:val="single" w:sz="4" w:space="0" w:color="auto"/>
              <w:left w:val="single" w:sz="4" w:space="0" w:color="auto"/>
              <w:bottom w:val="single" w:sz="4" w:space="0" w:color="auto"/>
              <w:right w:val="single" w:sz="4" w:space="0" w:color="auto"/>
            </w:tcBorders>
            <w:vAlign w:val="center"/>
            <w:hideMark/>
          </w:tcPr>
          <w:p w14:paraId="5252D0B1" w14:textId="77777777" w:rsidR="00941545" w:rsidRDefault="00941545" w:rsidP="005367E7">
            <w:pPr>
              <w:spacing w:line="240" w:lineRule="auto"/>
              <w:ind w:firstLine="0"/>
              <w:jc w:val="center"/>
              <w:rPr>
                <w:rFonts w:ascii="Times New Roman" w:eastAsia="Times New Roman" w:hAnsi="Times New Roman" w:cs="Times New Roman"/>
                <w:b/>
                <w:bCs/>
                <w:color w:val="000000" w:themeColor="text1"/>
                <w:lang w:val="en-US"/>
              </w:rPr>
            </w:pPr>
            <w:r>
              <w:rPr>
                <w:rFonts w:ascii="Times New Roman" w:eastAsia="Times New Roman" w:hAnsi="Times New Roman" w:cs="Times New Roman"/>
                <w:b/>
                <w:bCs/>
                <w:color w:val="000000" w:themeColor="text1"/>
                <w:lang w:val="en-US"/>
              </w:rPr>
              <w:t>8</w:t>
            </w:r>
          </w:p>
        </w:tc>
        <w:tc>
          <w:tcPr>
            <w:tcW w:w="505" w:type="dxa"/>
            <w:tcBorders>
              <w:top w:val="single" w:sz="4" w:space="0" w:color="auto"/>
              <w:left w:val="single" w:sz="4" w:space="0" w:color="auto"/>
              <w:bottom w:val="single" w:sz="4" w:space="0" w:color="auto"/>
              <w:right w:val="single" w:sz="4" w:space="0" w:color="auto"/>
            </w:tcBorders>
            <w:vAlign w:val="center"/>
            <w:hideMark/>
          </w:tcPr>
          <w:p w14:paraId="4E1CF995" w14:textId="77777777" w:rsidR="00941545" w:rsidRDefault="00941545" w:rsidP="005367E7">
            <w:pPr>
              <w:spacing w:line="240" w:lineRule="auto"/>
              <w:ind w:firstLine="0"/>
              <w:jc w:val="center"/>
              <w:rPr>
                <w:rFonts w:ascii="Times New Roman" w:eastAsia="Times New Roman" w:hAnsi="Times New Roman" w:cs="Times New Roman"/>
                <w:b/>
                <w:bCs/>
                <w:color w:val="000000" w:themeColor="text1"/>
                <w:lang w:val="en-US"/>
              </w:rPr>
            </w:pPr>
            <w:r>
              <w:rPr>
                <w:rFonts w:ascii="Times New Roman" w:eastAsia="Times New Roman" w:hAnsi="Times New Roman" w:cs="Times New Roman"/>
                <w:b/>
                <w:bCs/>
                <w:color w:val="000000" w:themeColor="text1"/>
                <w:lang w:val="en-US"/>
              </w:rPr>
              <w:t>9</w:t>
            </w:r>
          </w:p>
        </w:tc>
        <w:tc>
          <w:tcPr>
            <w:tcW w:w="595" w:type="dxa"/>
            <w:tcBorders>
              <w:top w:val="single" w:sz="4" w:space="0" w:color="auto"/>
              <w:left w:val="single" w:sz="4" w:space="0" w:color="auto"/>
              <w:bottom w:val="single" w:sz="4" w:space="0" w:color="auto"/>
              <w:right w:val="single" w:sz="4" w:space="0" w:color="auto"/>
            </w:tcBorders>
            <w:vAlign w:val="center"/>
            <w:hideMark/>
          </w:tcPr>
          <w:p w14:paraId="489F9674" w14:textId="77777777" w:rsidR="00941545" w:rsidRDefault="00941545" w:rsidP="005367E7">
            <w:pPr>
              <w:spacing w:line="240" w:lineRule="auto"/>
              <w:ind w:firstLine="0"/>
              <w:jc w:val="center"/>
              <w:rPr>
                <w:rFonts w:ascii="Times New Roman" w:eastAsia="Times New Roman" w:hAnsi="Times New Roman" w:cs="Times New Roman"/>
                <w:b/>
                <w:bCs/>
                <w:color w:val="000000" w:themeColor="text1"/>
                <w:lang w:val="en-US"/>
              </w:rPr>
            </w:pPr>
            <w:r>
              <w:rPr>
                <w:rFonts w:ascii="Times New Roman" w:eastAsia="Times New Roman" w:hAnsi="Times New Roman" w:cs="Times New Roman"/>
                <w:b/>
                <w:bCs/>
                <w:color w:val="000000" w:themeColor="text1"/>
                <w:lang w:val="en-US"/>
              </w:rPr>
              <w:t>10</w:t>
            </w:r>
          </w:p>
        </w:tc>
        <w:tc>
          <w:tcPr>
            <w:tcW w:w="568" w:type="dxa"/>
            <w:tcBorders>
              <w:top w:val="single" w:sz="4" w:space="0" w:color="auto"/>
              <w:left w:val="single" w:sz="4" w:space="0" w:color="auto"/>
              <w:bottom w:val="single" w:sz="4" w:space="0" w:color="auto"/>
              <w:right w:val="single" w:sz="4" w:space="0" w:color="auto"/>
            </w:tcBorders>
            <w:vAlign w:val="center"/>
            <w:hideMark/>
          </w:tcPr>
          <w:p w14:paraId="2D5BCB5D" w14:textId="77777777" w:rsidR="00941545" w:rsidRDefault="00941545" w:rsidP="005367E7">
            <w:pPr>
              <w:spacing w:line="240" w:lineRule="auto"/>
              <w:ind w:firstLine="0"/>
              <w:jc w:val="center"/>
              <w:rPr>
                <w:rFonts w:ascii="Times New Roman" w:eastAsia="Times New Roman" w:hAnsi="Times New Roman" w:cs="Times New Roman"/>
                <w:b/>
                <w:bCs/>
                <w:color w:val="000000" w:themeColor="text1"/>
                <w:lang w:val="en-US"/>
              </w:rPr>
            </w:pPr>
            <w:r>
              <w:rPr>
                <w:rFonts w:ascii="Times New Roman" w:eastAsia="Times New Roman" w:hAnsi="Times New Roman" w:cs="Times New Roman"/>
                <w:b/>
                <w:bCs/>
                <w:color w:val="000000" w:themeColor="text1"/>
                <w:lang w:val="en-US"/>
              </w:rPr>
              <w:t>11</w:t>
            </w:r>
          </w:p>
        </w:tc>
        <w:tc>
          <w:tcPr>
            <w:tcW w:w="559" w:type="dxa"/>
            <w:tcBorders>
              <w:top w:val="single" w:sz="4" w:space="0" w:color="auto"/>
              <w:left w:val="single" w:sz="4" w:space="0" w:color="auto"/>
              <w:bottom w:val="single" w:sz="4" w:space="0" w:color="auto"/>
              <w:right w:val="single" w:sz="4" w:space="0" w:color="auto"/>
            </w:tcBorders>
            <w:vAlign w:val="center"/>
            <w:hideMark/>
          </w:tcPr>
          <w:p w14:paraId="359585DA" w14:textId="77777777" w:rsidR="00941545" w:rsidRDefault="00941545" w:rsidP="005367E7">
            <w:pPr>
              <w:spacing w:line="240" w:lineRule="auto"/>
              <w:ind w:firstLine="0"/>
              <w:jc w:val="center"/>
              <w:rPr>
                <w:rFonts w:ascii="Times New Roman" w:eastAsia="Times New Roman" w:hAnsi="Times New Roman" w:cs="Times New Roman"/>
                <w:b/>
                <w:bCs/>
                <w:color w:val="000000" w:themeColor="text1"/>
                <w:lang w:val="en-US"/>
              </w:rPr>
            </w:pPr>
            <w:r>
              <w:rPr>
                <w:rFonts w:ascii="Times New Roman" w:eastAsia="Times New Roman" w:hAnsi="Times New Roman" w:cs="Times New Roman"/>
                <w:b/>
                <w:bCs/>
                <w:color w:val="000000" w:themeColor="text1"/>
                <w:lang w:val="en-US"/>
              </w:rPr>
              <w:t>12</w:t>
            </w:r>
          </w:p>
        </w:tc>
      </w:tr>
      <w:tr w:rsidR="00941545" w14:paraId="3F09DEEF" w14:textId="77777777" w:rsidTr="206A94A8">
        <w:trPr>
          <w:gridAfter w:val="1"/>
          <w:wAfter w:w="29" w:type="dxa"/>
          <w:trHeight w:val="986"/>
          <w:jc w:val="center"/>
        </w:trPr>
        <w:tc>
          <w:tcPr>
            <w:tcW w:w="2195" w:type="dxa"/>
            <w:tcBorders>
              <w:top w:val="single" w:sz="4" w:space="0" w:color="auto"/>
              <w:left w:val="single" w:sz="4" w:space="0" w:color="auto"/>
              <w:bottom w:val="single" w:sz="4" w:space="0" w:color="auto"/>
              <w:right w:val="single" w:sz="4" w:space="0" w:color="auto"/>
            </w:tcBorders>
            <w:vAlign w:val="center"/>
            <w:hideMark/>
          </w:tcPr>
          <w:p w14:paraId="6D4DA48B" w14:textId="77777777" w:rsidR="00941545" w:rsidRDefault="00941545" w:rsidP="005367E7">
            <w:pPr>
              <w:spacing w:line="240" w:lineRule="auto"/>
              <w:ind w:firstLine="0"/>
              <w:jc w:val="left"/>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Survey form preparation</w:t>
            </w:r>
          </w:p>
        </w:tc>
        <w:tc>
          <w:tcPr>
            <w:tcW w:w="1664" w:type="dxa"/>
            <w:tcBorders>
              <w:top w:val="single" w:sz="4" w:space="0" w:color="auto"/>
              <w:left w:val="single" w:sz="4" w:space="0" w:color="auto"/>
              <w:bottom w:val="single" w:sz="4" w:space="0" w:color="auto"/>
              <w:right w:val="single" w:sz="4" w:space="0" w:color="auto"/>
            </w:tcBorders>
            <w:vAlign w:val="center"/>
            <w:hideMark/>
          </w:tcPr>
          <w:p w14:paraId="56AE4F39"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Megat Khairil &amp; Muhammad Fathy Rashad</w:t>
            </w:r>
          </w:p>
        </w:tc>
        <w:tc>
          <w:tcPr>
            <w:tcW w:w="527"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782218BE"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14"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4F1C2576"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14"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05D60433"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96" w:type="dxa"/>
            <w:tcBorders>
              <w:top w:val="single" w:sz="4" w:space="0" w:color="auto"/>
              <w:left w:val="single" w:sz="4" w:space="0" w:color="auto"/>
              <w:bottom w:val="single" w:sz="4" w:space="0" w:color="auto"/>
              <w:right w:val="single" w:sz="4" w:space="0" w:color="auto"/>
            </w:tcBorders>
            <w:shd w:val="clear" w:color="auto" w:fill="000000" w:themeFill="text1"/>
            <w:vAlign w:val="bottom"/>
          </w:tcPr>
          <w:p w14:paraId="7E6BD451"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14"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09BD25AF"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69" w:type="dxa"/>
            <w:tcBorders>
              <w:top w:val="single" w:sz="4" w:space="0" w:color="auto"/>
              <w:left w:val="single" w:sz="4" w:space="0" w:color="auto"/>
              <w:bottom w:val="single" w:sz="4" w:space="0" w:color="auto"/>
              <w:right w:val="single" w:sz="4" w:space="0" w:color="auto"/>
            </w:tcBorders>
            <w:vAlign w:val="bottom"/>
          </w:tcPr>
          <w:p w14:paraId="385B6099"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05" w:type="dxa"/>
            <w:tcBorders>
              <w:top w:val="single" w:sz="4" w:space="0" w:color="auto"/>
              <w:left w:val="single" w:sz="4" w:space="0" w:color="auto"/>
              <w:bottom w:val="single" w:sz="4" w:space="0" w:color="auto"/>
              <w:right w:val="single" w:sz="4" w:space="0" w:color="auto"/>
            </w:tcBorders>
            <w:vAlign w:val="bottom"/>
          </w:tcPr>
          <w:p w14:paraId="2495A600"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86" w:type="dxa"/>
            <w:tcBorders>
              <w:top w:val="single" w:sz="4" w:space="0" w:color="auto"/>
              <w:left w:val="single" w:sz="4" w:space="0" w:color="auto"/>
              <w:bottom w:val="single" w:sz="4" w:space="0" w:color="auto"/>
              <w:right w:val="single" w:sz="4" w:space="0" w:color="auto"/>
            </w:tcBorders>
            <w:vAlign w:val="bottom"/>
          </w:tcPr>
          <w:p w14:paraId="1C0E0E5E"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05" w:type="dxa"/>
            <w:tcBorders>
              <w:top w:val="single" w:sz="4" w:space="0" w:color="auto"/>
              <w:left w:val="single" w:sz="4" w:space="0" w:color="auto"/>
              <w:bottom w:val="single" w:sz="4" w:space="0" w:color="auto"/>
              <w:right w:val="single" w:sz="4" w:space="0" w:color="auto"/>
            </w:tcBorders>
            <w:vAlign w:val="bottom"/>
          </w:tcPr>
          <w:p w14:paraId="6249E0BF"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95" w:type="dxa"/>
            <w:tcBorders>
              <w:top w:val="single" w:sz="4" w:space="0" w:color="auto"/>
              <w:left w:val="single" w:sz="4" w:space="0" w:color="auto"/>
              <w:bottom w:val="single" w:sz="4" w:space="0" w:color="auto"/>
              <w:right w:val="single" w:sz="4" w:space="0" w:color="auto"/>
            </w:tcBorders>
            <w:vAlign w:val="bottom"/>
          </w:tcPr>
          <w:p w14:paraId="473FECDB"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68" w:type="dxa"/>
            <w:tcBorders>
              <w:top w:val="single" w:sz="4" w:space="0" w:color="auto"/>
              <w:left w:val="single" w:sz="4" w:space="0" w:color="auto"/>
              <w:bottom w:val="single" w:sz="4" w:space="0" w:color="auto"/>
              <w:right w:val="single" w:sz="4" w:space="0" w:color="auto"/>
            </w:tcBorders>
            <w:vAlign w:val="bottom"/>
          </w:tcPr>
          <w:p w14:paraId="7A6E75DB"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59" w:type="dxa"/>
            <w:tcBorders>
              <w:top w:val="single" w:sz="4" w:space="0" w:color="auto"/>
              <w:left w:val="single" w:sz="4" w:space="0" w:color="auto"/>
              <w:bottom w:val="single" w:sz="4" w:space="0" w:color="auto"/>
              <w:right w:val="single" w:sz="4" w:space="0" w:color="auto"/>
            </w:tcBorders>
            <w:vAlign w:val="bottom"/>
          </w:tcPr>
          <w:p w14:paraId="7AAC4CC3" w14:textId="77777777" w:rsidR="00941545" w:rsidRDefault="00941545" w:rsidP="005367E7">
            <w:pPr>
              <w:spacing w:line="240" w:lineRule="auto"/>
              <w:ind w:firstLine="0"/>
              <w:jc w:val="left"/>
              <w:rPr>
                <w:rFonts w:ascii="Times New Roman" w:eastAsia="Times New Roman" w:hAnsi="Times New Roman" w:cs="Times New Roman"/>
                <w:color w:val="000000" w:themeColor="text1"/>
                <w:lang w:val="en-US"/>
              </w:rPr>
            </w:pPr>
          </w:p>
        </w:tc>
      </w:tr>
      <w:tr w:rsidR="00941545" w14:paraId="6B7C4089" w14:textId="77777777" w:rsidTr="206A94A8">
        <w:trPr>
          <w:gridAfter w:val="1"/>
          <w:wAfter w:w="29" w:type="dxa"/>
          <w:trHeight w:val="897"/>
          <w:jc w:val="center"/>
        </w:trPr>
        <w:tc>
          <w:tcPr>
            <w:tcW w:w="2195" w:type="dxa"/>
            <w:tcBorders>
              <w:top w:val="single" w:sz="4" w:space="0" w:color="auto"/>
              <w:left w:val="single" w:sz="4" w:space="0" w:color="auto"/>
              <w:bottom w:val="single" w:sz="4" w:space="0" w:color="auto"/>
              <w:right w:val="single" w:sz="4" w:space="0" w:color="auto"/>
            </w:tcBorders>
            <w:vAlign w:val="center"/>
            <w:hideMark/>
          </w:tcPr>
          <w:p w14:paraId="78BA47AB" w14:textId="77777777" w:rsidR="00941545" w:rsidRDefault="00941545" w:rsidP="005367E7">
            <w:pPr>
              <w:spacing w:line="240" w:lineRule="auto"/>
              <w:ind w:firstLine="0"/>
              <w:jc w:val="left"/>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Prepare engineering drawing &amp; 3D drawing of prototype</w:t>
            </w:r>
          </w:p>
        </w:tc>
        <w:tc>
          <w:tcPr>
            <w:tcW w:w="1664" w:type="dxa"/>
            <w:tcBorders>
              <w:top w:val="single" w:sz="4" w:space="0" w:color="auto"/>
              <w:left w:val="single" w:sz="4" w:space="0" w:color="auto"/>
              <w:bottom w:val="single" w:sz="4" w:space="0" w:color="auto"/>
              <w:right w:val="single" w:sz="4" w:space="0" w:color="auto"/>
            </w:tcBorders>
            <w:vAlign w:val="center"/>
            <w:hideMark/>
          </w:tcPr>
          <w:p w14:paraId="1D5C6AF4"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Syed Amir</w:t>
            </w:r>
          </w:p>
        </w:tc>
        <w:tc>
          <w:tcPr>
            <w:tcW w:w="527"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7D7FC19E"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14"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2933C655"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14"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424C6F24"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09507DC4"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14" w:type="dxa"/>
            <w:tcBorders>
              <w:top w:val="single" w:sz="4" w:space="0" w:color="auto"/>
              <w:left w:val="single" w:sz="4" w:space="0" w:color="auto"/>
              <w:bottom w:val="single" w:sz="4" w:space="0" w:color="auto"/>
              <w:right w:val="single" w:sz="4" w:space="0" w:color="auto"/>
            </w:tcBorders>
            <w:shd w:val="clear" w:color="auto" w:fill="000000" w:themeFill="text1"/>
            <w:vAlign w:val="bottom"/>
          </w:tcPr>
          <w:p w14:paraId="6FF578D4"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69" w:type="dxa"/>
            <w:tcBorders>
              <w:top w:val="single" w:sz="4" w:space="0" w:color="auto"/>
              <w:left w:val="single" w:sz="4" w:space="0" w:color="auto"/>
              <w:bottom w:val="single" w:sz="4" w:space="0" w:color="auto"/>
              <w:right w:val="single" w:sz="4" w:space="0" w:color="auto"/>
            </w:tcBorders>
            <w:vAlign w:val="bottom"/>
          </w:tcPr>
          <w:p w14:paraId="372958CC"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05" w:type="dxa"/>
            <w:tcBorders>
              <w:top w:val="single" w:sz="4" w:space="0" w:color="auto"/>
              <w:left w:val="single" w:sz="4" w:space="0" w:color="auto"/>
              <w:bottom w:val="single" w:sz="4" w:space="0" w:color="auto"/>
              <w:right w:val="single" w:sz="4" w:space="0" w:color="auto"/>
            </w:tcBorders>
            <w:vAlign w:val="bottom"/>
          </w:tcPr>
          <w:p w14:paraId="484066A5"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86" w:type="dxa"/>
            <w:tcBorders>
              <w:top w:val="single" w:sz="4" w:space="0" w:color="auto"/>
              <w:left w:val="single" w:sz="4" w:space="0" w:color="auto"/>
              <w:bottom w:val="single" w:sz="4" w:space="0" w:color="auto"/>
              <w:right w:val="single" w:sz="4" w:space="0" w:color="auto"/>
            </w:tcBorders>
            <w:vAlign w:val="bottom"/>
          </w:tcPr>
          <w:p w14:paraId="69AEAE4B"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05" w:type="dxa"/>
            <w:tcBorders>
              <w:top w:val="single" w:sz="4" w:space="0" w:color="auto"/>
              <w:left w:val="single" w:sz="4" w:space="0" w:color="auto"/>
              <w:bottom w:val="single" w:sz="4" w:space="0" w:color="auto"/>
              <w:right w:val="single" w:sz="4" w:space="0" w:color="auto"/>
            </w:tcBorders>
            <w:vAlign w:val="bottom"/>
          </w:tcPr>
          <w:p w14:paraId="6D6151BA"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95" w:type="dxa"/>
            <w:tcBorders>
              <w:top w:val="single" w:sz="4" w:space="0" w:color="auto"/>
              <w:left w:val="single" w:sz="4" w:space="0" w:color="auto"/>
              <w:bottom w:val="single" w:sz="4" w:space="0" w:color="auto"/>
              <w:right w:val="single" w:sz="4" w:space="0" w:color="auto"/>
            </w:tcBorders>
            <w:vAlign w:val="bottom"/>
          </w:tcPr>
          <w:p w14:paraId="49894EA5"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68" w:type="dxa"/>
            <w:tcBorders>
              <w:top w:val="single" w:sz="4" w:space="0" w:color="auto"/>
              <w:left w:val="single" w:sz="4" w:space="0" w:color="auto"/>
              <w:bottom w:val="single" w:sz="4" w:space="0" w:color="auto"/>
              <w:right w:val="single" w:sz="4" w:space="0" w:color="auto"/>
            </w:tcBorders>
            <w:vAlign w:val="bottom"/>
          </w:tcPr>
          <w:p w14:paraId="339AF65F"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59" w:type="dxa"/>
            <w:tcBorders>
              <w:top w:val="single" w:sz="4" w:space="0" w:color="auto"/>
              <w:left w:val="single" w:sz="4" w:space="0" w:color="auto"/>
              <w:bottom w:val="single" w:sz="4" w:space="0" w:color="auto"/>
              <w:right w:val="single" w:sz="4" w:space="0" w:color="auto"/>
            </w:tcBorders>
            <w:vAlign w:val="bottom"/>
          </w:tcPr>
          <w:p w14:paraId="5AEA599A" w14:textId="77777777" w:rsidR="00941545" w:rsidRDefault="00941545" w:rsidP="005367E7">
            <w:pPr>
              <w:spacing w:line="240" w:lineRule="auto"/>
              <w:ind w:firstLine="0"/>
              <w:jc w:val="left"/>
              <w:rPr>
                <w:rFonts w:ascii="Times New Roman" w:eastAsia="Times New Roman" w:hAnsi="Times New Roman" w:cs="Times New Roman"/>
                <w:color w:val="000000" w:themeColor="text1"/>
                <w:lang w:val="en-US"/>
              </w:rPr>
            </w:pPr>
          </w:p>
        </w:tc>
      </w:tr>
      <w:tr w:rsidR="00941545" w14:paraId="68E4BF7D" w14:textId="77777777" w:rsidTr="206A94A8">
        <w:trPr>
          <w:gridAfter w:val="1"/>
          <w:wAfter w:w="29" w:type="dxa"/>
          <w:trHeight w:val="612"/>
          <w:jc w:val="center"/>
        </w:trPr>
        <w:tc>
          <w:tcPr>
            <w:tcW w:w="2195" w:type="dxa"/>
            <w:tcBorders>
              <w:top w:val="single" w:sz="4" w:space="0" w:color="auto"/>
              <w:left w:val="single" w:sz="4" w:space="0" w:color="auto"/>
              <w:bottom w:val="single" w:sz="4" w:space="0" w:color="auto"/>
              <w:right w:val="single" w:sz="4" w:space="0" w:color="auto"/>
            </w:tcBorders>
            <w:vAlign w:val="center"/>
            <w:hideMark/>
          </w:tcPr>
          <w:p w14:paraId="18C4AE93" w14:textId="77777777" w:rsidR="00941545" w:rsidRDefault="00941545" w:rsidP="005367E7">
            <w:pPr>
              <w:spacing w:line="240" w:lineRule="auto"/>
              <w:ind w:firstLine="0"/>
              <w:jc w:val="left"/>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Components buying and collection</w:t>
            </w:r>
          </w:p>
        </w:tc>
        <w:tc>
          <w:tcPr>
            <w:tcW w:w="1664" w:type="dxa"/>
            <w:tcBorders>
              <w:top w:val="single" w:sz="4" w:space="0" w:color="auto"/>
              <w:left w:val="single" w:sz="4" w:space="0" w:color="auto"/>
              <w:bottom w:val="single" w:sz="4" w:space="0" w:color="auto"/>
              <w:right w:val="single" w:sz="4" w:space="0" w:color="auto"/>
            </w:tcBorders>
            <w:vAlign w:val="center"/>
            <w:hideMark/>
          </w:tcPr>
          <w:p w14:paraId="4C69F8F8"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Syed Amir &amp; Muhammad Fathy Rashad</w:t>
            </w:r>
          </w:p>
        </w:tc>
        <w:tc>
          <w:tcPr>
            <w:tcW w:w="527"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18812B72"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14"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2E6C76BA"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14"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12138DE6"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1337593E"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14" w:type="dxa"/>
            <w:tcBorders>
              <w:top w:val="single" w:sz="4" w:space="0" w:color="auto"/>
              <w:left w:val="single" w:sz="4" w:space="0" w:color="auto"/>
              <w:bottom w:val="single" w:sz="4" w:space="0" w:color="auto"/>
              <w:right w:val="single" w:sz="4" w:space="0" w:color="auto"/>
            </w:tcBorders>
            <w:shd w:val="clear" w:color="auto" w:fill="000000" w:themeFill="text1"/>
            <w:vAlign w:val="bottom"/>
          </w:tcPr>
          <w:p w14:paraId="4D676B33"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69" w:type="dxa"/>
            <w:tcBorders>
              <w:top w:val="single" w:sz="4" w:space="0" w:color="auto"/>
              <w:left w:val="single" w:sz="4" w:space="0" w:color="auto"/>
              <w:bottom w:val="single" w:sz="4" w:space="0" w:color="auto"/>
              <w:right w:val="single" w:sz="4" w:space="0" w:color="auto"/>
            </w:tcBorders>
            <w:shd w:val="clear" w:color="auto" w:fill="000000" w:themeFill="text1"/>
            <w:vAlign w:val="bottom"/>
          </w:tcPr>
          <w:p w14:paraId="13886EE7"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05" w:type="dxa"/>
            <w:tcBorders>
              <w:top w:val="single" w:sz="4" w:space="0" w:color="auto"/>
              <w:left w:val="single" w:sz="4" w:space="0" w:color="auto"/>
              <w:bottom w:val="single" w:sz="4" w:space="0" w:color="auto"/>
              <w:right w:val="single" w:sz="4" w:space="0" w:color="auto"/>
            </w:tcBorders>
            <w:vAlign w:val="bottom"/>
          </w:tcPr>
          <w:p w14:paraId="7413528E"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86" w:type="dxa"/>
            <w:tcBorders>
              <w:top w:val="single" w:sz="4" w:space="0" w:color="auto"/>
              <w:left w:val="single" w:sz="4" w:space="0" w:color="auto"/>
              <w:bottom w:val="single" w:sz="4" w:space="0" w:color="auto"/>
              <w:right w:val="single" w:sz="4" w:space="0" w:color="auto"/>
            </w:tcBorders>
            <w:vAlign w:val="bottom"/>
          </w:tcPr>
          <w:p w14:paraId="24530C19"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05" w:type="dxa"/>
            <w:tcBorders>
              <w:top w:val="single" w:sz="4" w:space="0" w:color="auto"/>
              <w:left w:val="single" w:sz="4" w:space="0" w:color="auto"/>
              <w:bottom w:val="single" w:sz="4" w:space="0" w:color="auto"/>
              <w:right w:val="single" w:sz="4" w:space="0" w:color="auto"/>
            </w:tcBorders>
            <w:vAlign w:val="bottom"/>
          </w:tcPr>
          <w:p w14:paraId="2103CDF6"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95" w:type="dxa"/>
            <w:tcBorders>
              <w:top w:val="single" w:sz="4" w:space="0" w:color="auto"/>
              <w:left w:val="single" w:sz="4" w:space="0" w:color="auto"/>
              <w:bottom w:val="single" w:sz="4" w:space="0" w:color="auto"/>
              <w:right w:val="single" w:sz="4" w:space="0" w:color="auto"/>
            </w:tcBorders>
            <w:vAlign w:val="bottom"/>
          </w:tcPr>
          <w:p w14:paraId="2A0116A8"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68" w:type="dxa"/>
            <w:tcBorders>
              <w:top w:val="single" w:sz="4" w:space="0" w:color="auto"/>
              <w:left w:val="single" w:sz="4" w:space="0" w:color="auto"/>
              <w:bottom w:val="single" w:sz="4" w:space="0" w:color="auto"/>
              <w:right w:val="single" w:sz="4" w:space="0" w:color="auto"/>
            </w:tcBorders>
            <w:vAlign w:val="bottom"/>
          </w:tcPr>
          <w:p w14:paraId="06CEFF08"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59" w:type="dxa"/>
            <w:tcBorders>
              <w:top w:val="single" w:sz="4" w:space="0" w:color="auto"/>
              <w:left w:val="single" w:sz="4" w:space="0" w:color="auto"/>
              <w:bottom w:val="single" w:sz="4" w:space="0" w:color="auto"/>
              <w:right w:val="single" w:sz="4" w:space="0" w:color="auto"/>
            </w:tcBorders>
            <w:vAlign w:val="bottom"/>
          </w:tcPr>
          <w:p w14:paraId="4E1A7AC5" w14:textId="77777777" w:rsidR="00941545" w:rsidRDefault="00941545" w:rsidP="005367E7">
            <w:pPr>
              <w:spacing w:line="240" w:lineRule="auto"/>
              <w:ind w:firstLine="0"/>
              <w:jc w:val="left"/>
              <w:rPr>
                <w:rFonts w:ascii="Times New Roman" w:eastAsia="Times New Roman" w:hAnsi="Times New Roman" w:cs="Times New Roman"/>
                <w:color w:val="000000" w:themeColor="text1"/>
                <w:lang w:val="en-US"/>
              </w:rPr>
            </w:pPr>
          </w:p>
        </w:tc>
      </w:tr>
      <w:tr w:rsidR="00941545" w14:paraId="6603312F" w14:textId="77777777" w:rsidTr="206A94A8">
        <w:trPr>
          <w:gridAfter w:val="1"/>
          <w:wAfter w:w="29" w:type="dxa"/>
          <w:trHeight w:val="612"/>
          <w:jc w:val="center"/>
        </w:trPr>
        <w:tc>
          <w:tcPr>
            <w:tcW w:w="2195" w:type="dxa"/>
            <w:tcBorders>
              <w:top w:val="single" w:sz="4" w:space="0" w:color="auto"/>
              <w:left w:val="single" w:sz="4" w:space="0" w:color="auto"/>
              <w:bottom w:val="single" w:sz="4" w:space="0" w:color="auto"/>
              <w:right w:val="single" w:sz="4" w:space="0" w:color="auto"/>
            </w:tcBorders>
            <w:vAlign w:val="center"/>
            <w:hideMark/>
          </w:tcPr>
          <w:p w14:paraId="2A931C24" w14:textId="77777777" w:rsidR="00941545" w:rsidRDefault="00941545" w:rsidP="005367E7">
            <w:pPr>
              <w:spacing w:line="240" w:lineRule="auto"/>
              <w:ind w:firstLine="0"/>
              <w:jc w:val="left"/>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Data interpretation based on survey result</w:t>
            </w:r>
          </w:p>
        </w:tc>
        <w:tc>
          <w:tcPr>
            <w:tcW w:w="1664" w:type="dxa"/>
            <w:tcBorders>
              <w:top w:val="single" w:sz="4" w:space="0" w:color="auto"/>
              <w:left w:val="single" w:sz="4" w:space="0" w:color="auto"/>
              <w:bottom w:val="single" w:sz="4" w:space="0" w:color="auto"/>
              <w:right w:val="single" w:sz="4" w:space="0" w:color="auto"/>
            </w:tcBorders>
            <w:vAlign w:val="center"/>
            <w:hideMark/>
          </w:tcPr>
          <w:p w14:paraId="68AB62F9"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Ahmad Kamal</w:t>
            </w:r>
          </w:p>
        </w:tc>
        <w:tc>
          <w:tcPr>
            <w:tcW w:w="527"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1200D8C1"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14"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458825FA"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14"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1325B4B3"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2891F871"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14"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02F4D07C"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69" w:type="dxa"/>
            <w:tcBorders>
              <w:top w:val="single" w:sz="4" w:space="0" w:color="auto"/>
              <w:left w:val="single" w:sz="4" w:space="0" w:color="auto"/>
              <w:bottom w:val="single" w:sz="4" w:space="0" w:color="auto"/>
              <w:right w:val="single" w:sz="4" w:space="0" w:color="auto"/>
            </w:tcBorders>
            <w:shd w:val="clear" w:color="auto" w:fill="000000" w:themeFill="text1"/>
            <w:vAlign w:val="bottom"/>
          </w:tcPr>
          <w:p w14:paraId="04EED8D4"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05" w:type="dxa"/>
            <w:tcBorders>
              <w:top w:val="single" w:sz="4" w:space="0" w:color="auto"/>
              <w:left w:val="single" w:sz="4" w:space="0" w:color="auto"/>
              <w:bottom w:val="single" w:sz="4" w:space="0" w:color="auto"/>
              <w:right w:val="single" w:sz="4" w:space="0" w:color="auto"/>
            </w:tcBorders>
            <w:vAlign w:val="bottom"/>
          </w:tcPr>
          <w:p w14:paraId="5A00DDD6"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86" w:type="dxa"/>
            <w:tcBorders>
              <w:top w:val="single" w:sz="4" w:space="0" w:color="auto"/>
              <w:left w:val="single" w:sz="4" w:space="0" w:color="auto"/>
              <w:bottom w:val="single" w:sz="4" w:space="0" w:color="auto"/>
              <w:right w:val="single" w:sz="4" w:space="0" w:color="auto"/>
            </w:tcBorders>
            <w:vAlign w:val="bottom"/>
          </w:tcPr>
          <w:p w14:paraId="6E4B3AA3"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05" w:type="dxa"/>
            <w:tcBorders>
              <w:top w:val="single" w:sz="4" w:space="0" w:color="auto"/>
              <w:left w:val="single" w:sz="4" w:space="0" w:color="auto"/>
              <w:bottom w:val="single" w:sz="4" w:space="0" w:color="auto"/>
              <w:right w:val="single" w:sz="4" w:space="0" w:color="auto"/>
            </w:tcBorders>
            <w:vAlign w:val="bottom"/>
          </w:tcPr>
          <w:p w14:paraId="57158350"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95" w:type="dxa"/>
            <w:tcBorders>
              <w:top w:val="single" w:sz="4" w:space="0" w:color="auto"/>
              <w:left w:val="single" w:sz="4" w:space="0" w:color="auto"/>
              <w:bottom w:val="single" w:sz="4" w:space="0" w:color="auto"/>
              <w:right w:val="single" w:sz="4" w:space="0" w:color="auto"/>
            </w:tcBorders>
            <w:vAlign w:val="bottom"/>
          </w:tcPr>
          <w:p w14:paraId="6F5B76E4"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68" w:type="dxa"/>
            <w:tcBorders>
              <w:top w:val="single" w:sz="4" w:space="0" w:color="auto"/>
              <w:left w:val="single" w:sz="4" w:space="0" w:color="auto"/>
              <w:bottom w:val="single" w:sz="4" w:space="0" w:color="auto"/>
              <w:right w:val="single" w:sz="4" w:space="0" w:color="auto"/>
            </w:tcBorders>
            <w:vAlign w:val="bottom"/>
          </w:tcPr>
          <w:p w14:paraId="22ECF913"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59" w:type="dxa"/>
            <w:tcBorders>
              <w:top w:val="single" w:sz="4" w:space="0" w:color="auto"/>
              <w:left w:val="single" w:sz="4" w:space="0" w:color="auto"/>
              <w:bottom w:val="single" w:sz="4" w:space="0" w:color="auto"/>
              <w:right w:val="single" w:sz="4" w:space="0" w:color="auto"/>
            </w:tcBorders>
            <w:vAlign w:val="bottom"/>
          </w:tcPr>
          <w:p w14:paraId="781C0545" w14:textId="77777777" w:rsidR="00941545" w:rsidRDefault="00941545" w:rsidP="005367E7">
            <w:pPr>
              <w:spacing w:line="240" w:lineRule="auto"/>
              <w:ind w:firstLine="0"/>
              <w:jc w:val="left"/>
              <w:rPr>
                <w:rFonts w:ascii="Times New Roman" w:eastAsia="Times New Roman" w:hAnsi="Times New Roman" w:cs="Times New Roman"/>
                <w:color w:val="000000" w:themeColor="text1"/>
                <w:lang w:val="en-US"/>
              </w:rPr>
            </w:pPr>
          </w:p>
        </w:tc>
      </w:tr>
      <w:tr w:rsidR="00941545" w14:paraId="15777B65" w14:textId="77777777" w:rsidTr="206A94A8">
        <w:trPr>
          <w:gridAfter w:val="1"/>
          <w:wAfter w:w="29" w:type="dxa"/>
          <w:trHeight w:val="612"/>
          <w:jc w:val="center"/>
        </w:trPr>
        <w:tc>
          <w:tcPr>
            <w:tcW w:w="2195" w:type="dxa"/>
            <w:tcBorders>
              <w:top w:val="single" w:sz="4" w:space="0" w:color="auto"/>
              <w:left w:val="single" w:sz="4" w:space="0" w:color="auto"/>
              <w:bottom w:val="single" w:sz="4" w:space="0" w:color="auto"/>
              <w:right w:val="single" w:sz="4" w:space="0" w:color="auto"/>
            </w:tcBorders>
            <w:vAlign w:val="center"/>
            <w:hideMark/>
          </w:tcPr>
          <w:p w14:paraId="2382C180" w14:textId="77777777" w:rsidR="00941545" w:rsidRDefault="00941545" w:rsidP="005367E7">
            <w:pPr>
              <w:spacing w:line="240" w:lineRule="auto"/>
              <w:ind w:firstLine="0"/>
              <w:jc w:val="left"/>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Finishing extended proposal</w:t>
            </w:r>
          </w:p>
        </w:tc>
        <w:tc>
          <w:tcPr>
            <w:tcW w:w="1664" w:type="dxa"/>
            <w:tcBorders>
              <w:top w:val="single" w:sz="4" w:space="0" w:color="auto"/>
              <w:left w:val="single" w:sz="4" w:space="0" w:color="auto"/>
              <w:bottom w:val="single" w:sz="4" w:space="0" w:color="auto"/>
              <w:right w:val="single" w:sz="4" w:space="0" w:color="auto"/>
            </w:tcBorders>
            <w:vAlign w:val="center"/>
            <w:hideMark/>
          </w:tcPr>
          <w:p w14:paraId="6A4614C7"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All member</w:t>
            </w:r>
          </w:p>
        </w:tc>
        <w:tc>
          <w:tcPr>
            <w:tcW w:w="527"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1D9808DC"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14"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6C98AF58"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14"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88BB17D"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6224DF40"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14" w:type="dxa"/>
            <w:tcBorders>
              <w:top w:val="single" w:sz="4" w:space="0" w:color="auto"/>
              <w:left w:val="single" w:sz="4" w:space="0" w:color="auto"/>
              <w:bottom w:val="single" w:sz="4" w:space="0" w:color="auto"/>
              <w:right w:val="single" w:sz="4" w:space="0" w:color="auto"/>
            </w:tcBorders>
            <w:shd w:val="clear" w:color="auto" w:fill="000000" w:themeFill="text1"/>
            <w:vAlign w:val="bottom"/>
          </w:tcPr>
          <w:p w14:paraId="3B958818"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69" w:type="dxa"/>
            <w:tcBorders>
              <w:top w:val="single" w:sz="4" w:space="0" w:color="auto"/>
              <w:left w:val="single" w:sz="4" w:space="0" w:color="auto"/>
              <w:bottom w:val="single" w:sz="4" w:space="0" w:color="auto"/>
              <w:right w:val="single" w:sz="4" w:space="0" w:color="auto"/>
            </w:tcBorders>
            <w:shd w:val="clear" w:color="auto" w:fill="000000" w:themeFill="text1"/>
            <w:vAlign w:val="bottom"/>
          </w:tcPr>
          <w:p w14:paraId="7292E57F"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05" w:type="dxa"/>
            <w:tcBorders>
              <w:top w:val="single" w:sz="4" w:space="0" w:color="auto"/>
              <w:left w:val="single" w:sz="4" w:space="0" w:color="auto"/>
              <w:bottom w:val="single" w:sz="4" w:space="0" w:color="auto"/>
              <w:right w:val="single" w:sz="4" w:space="0" w:color="auto"/>
            </w:tcBorders>
            <w:vAlign w:val="bottom"/>
          </w:tcPr>
          <w:p w14:paraId="087B1EBE"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86" w:type="dxa"/>
            <w:tcBorders>
              <w:top w:val="single" w:sz="4" w:space="0" w:color="auto"/>
              <w:left w:val="single" w:sz="4" w:space="0" w:color="auto"/>
              <w:bottom w:val="single" w:sz="4" w:space="0" w:color="auto"/>
              <w:right w:val="single" w:sz="4" w:space="0" w:color="auto"/>
            </w:tcBorders>
            <w:vAlign w:val="bottom"/>
          </w:tcPr>
          <w:p w14:paraId="76571E2F"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05" w:type="dxa"/>
            <w:tcBorders>
              <w:top w:val="single" w:sz="4" w:space="0" w:color="auto"/>
              <w:left w:val="single" w:sz="4" w:space="0" w:color="auto"/>
              <w:bottom w:val="single" w:sz="4" w:space="0" w:color="auto"/>
              <w:right w:val="single" w:sz="4" w:space="0" w:color="auto"/>
            </w:tcBorders>
            <w:vAlign w:val="bottom"/>
          </w:tcPr>
          <w:p w14:paraId="072DF600"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95" w:type="dxa"/>
            <w:tcBorders>
              <w:top w:val="single" w:sz="4" w:space="0" w:color="auto"/>
              <w:left w:val="single" w:sz="4" w:space="0" w:color="auto"/>
              <w:bottom w:val="single" w:sz="4" w:space="0" w:color="auto"/>
              <w:right w:val="single" w:sz="4" w:space="0" w:color="auto"/>
            </w:tcBorders>
            <w:vAlign w:val="bottom"/>
          </w:tcPr>
          <w:p w14:paraId="09431A79"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68" w:type="dxa"/>
            <w:tcBorders>
              <w:top w:val="single" w:sz="4" w:space="0" w:color="auto"/>
              <w:left w:val="single" w:sz="4" w:space="0" w:color="auto"/>
              <w:bottom w:val="single" w:sz="4" w:space="0" w:color="auto"/>
              <w:right w:val="single" w:sz="4" w:space="0" w:color="auto"/>
            </w:tcBorders>
            <w:vAlign w:val="bottom"/>
          </w:tcPr>
          <w:p w14:paraId="6E5B3778"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59" w:type="dxa"/>
            <w:tcBorders>
              <w:top w:val="single" w:sz="4" w:space="0" w:color="auto"/>
              <w:left w:val="single" w:sz="4" w:space="0" w:color="auto"/>
              <w:bottom w:val="single" w:sz="4" w:space="0" w:color="auto"/>
              <w:right w:val="single" w:sz="4" w:space="0" w:color="auto"/>
            </w:tcBorders>
            <w:vAlign w:val="bottom"/>
          </w:tcPr>
          <w:p w14:paraId="3C6BFA8B" w14:textId="77777777" w:rsidR="00941545" w:rsidRDefault="00941545" w:rsidP="005367E7">
            <w:pPr>
              <w:spacing w:line="240" w:lineRule="auto"/>
              <w:ind w:firstLine="0"/>
              <w:jc w:val="left"/>
              <w:rPr>
                <w:rFonts w:ascii="Times New Roman" w:eastAsia="Times New Roman" w:hAnsi="Times New Roman" w:cs="Times New Roman"/>
                <w:color w:val="000000" w:themeColor="text1"/>
                <w:lang w:val="en-US"/>
              </w:rPr>
            </w:pPr>
          </w:p>
        </w:tc>
      </w:tr>
      <w:tr w:rsidR="00941545" w14:paraId="30672B1A" w14:textId="77777777" w:rsidTr="206A94A8">
        <w:trPr>
          <w:gridAfter w:val="1"/>
          <w:wAfter w:w="29" w:type="dxa"/>
          <w:trHeight w:val="612"/>
          <w:jc w:val="center"/>
        </w:trPr>
        <w:tc>
          <w:tcPr>
            <w:tcW w:w="2195" w:type="dxa"/>
            <w:tcBorders>
              <w:top w:val="single" w:sz="4" w:space="0" w:color="auto"/>
              <w:left w:val="single" w:sz="4" w:space="0" w:color="auto"/>
              <w:bottom w:val="single" w:sz="4" w:space="0" w:color="auto"/>
              <w:right w:val="single" w:sz="4" w:space="0" w:color="auto"/>
            </w:tcBorders>
            <w:vAlign w:val="center"/>
            <w:hideMark/>
          </w:tcPr>
          <w:p w14:paraId="23C57D74" w14:textId="38FB4645" w:rsidR="00941545" w:rsidRDefault="206A94A8" w:rsidP="206A94A8">
            <w:pPr>
              <w:spacing w:line="240" w:lineRule="auto"/>
              <w:ind w:firstLine="0"/>
              <w:jc w:val="left"/>
              <w:rPr>
                <w:rFonts w:ascii="Times New Roman" w:eastAsia="Times New Roman" w:hAnsi="Times New Roman" w:cs="Times New Roman"/>
                <w:color w:val="000000" w:themeColor="text1"/>
                <w:lang w:val="en-US"/>
              </w:rPr>
            </w:pPr>
            <w:r w:rsidRPr="206A94A8">
              <w:rPr>
                <w:rFonts w:ascii="Times New Roman" w:eastAsia="Times New Roman" w:hAnsi="Times New Roman" w:cs="Times New Roman"/>
                <w:color w:val="000000" w:themeColor="text1"/>
                <w:lang w:val="en-US"/>
              </w:rPr>
              <w:t>Circuit design and construction</w:t>
            </w:r>
          </w:p>
        </w:tc>
        <w:tc>
          <w:tcPr>
            <w:tcW w:w="1664" w:type="dxa"/>
            <w:tcBorders>
              <w:top w:val="single" w:sz="4" w:space="0" w:color="auto"/>
              <w:left w:val="single" w:sz="4" w:space="0" w:color="auto"/>
              <w:bottom w:val="single" w:sz="4" w:space="0" w:color="auto"/>
              <w:right w:val="single" w:sz="4" w:space="0" w:color="auto"/>
            </w:tcBorders>
            <w:vAlign w:val="center"/>
            <w:hideMark/>
          </w:tcPr>
          <w:p w14:paraId="6A6A819C" w14:textId="510AAFBA" w:rsidR="00941545" w:rsidRDefault="206A94A8" w:rsidP="206A94A8">
            <w:pPr>
              <w:spacing w:line="240" w:lineRule="auto"/>
              <w:ind w:firstLine="0"/>
              <w:jc w:val="center"/>
              <w:rPr>
                <w:rFonts w:ascii="Times New Roman" w:eastAsia="Times New Roman" w:hAnsi="Times New Roman" w:cs="Times New Roman"/>
                <w:color w:val="000000" w:themeColor="text1"/>
                <w:lang w:val="en-US"/>
              </w:rPr>
            </w:pPr>
            <w:r w:rsidRPr="206A94A8">
              <w:rPr>
                <w:rFonts w:ascii="Times New Roman" w:eastAsia="Times New Roman" w:hAnsi="Times New Roman" w:cs="Times New Roman"/>
                <w:color w:val="000000" w:themeColor="text1"/>
                <w:lang w:val="en-US"/>
              </w:rPr>
              <w:t>Muhammad Fathy Rashad &amp; Megat Khairil</w:t>
            </w:r>
          </w:p>
        </w:tc>
        <w:tc>
          <w:tcPr>
            <w:tcW w:w="527"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12FB3FE6"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14"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4BCF288E"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14"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6553ACCB"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618E673"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14"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144DA98A"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69" w:type="dxa"/>
            <w:tcBorders>
              <w:top w:val="single" w:sz="4" w:space="0" w:color="auto"/>
              <w:left w:val="single" w:sz="4" w:space="0" w:color="auto"/>
              <w:bottom w:val="single" w:sz="4" w:space="0" w:color="auto"/>
              <w:right w:val="single" w:sz="4" w:space="0" w:color="auto"/>
            </w:tcBorders>
            <w:shd w:val="clear" w:color="auto" w:fill="000000" w:themeFill="text1"/>
            <w:vAlign w:val="bottom"/>
          </w:tcPr>
          <w:p w14:paraId="026DCBDC"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05" w:type="dxa"/>
            <w:tcBorders>
              <w:top w:val="single" w:sz="4" w:space="0" w:color="auto"/>
              <w:left w:val="single" w:sz="4" w:space="0" w:color="auto"/>
              <w:bottom w:val="single" w:sz="4" w:space="0" w:color="auto"/>
              <w:right w:val="single" w:sz="4" w:space="0" w:color="auto"/>
            </w:tcBorders>
            <w:vAlign w:val="bottom"/>
          </w:tcPr>
          <w:p w14:paraId="4932574A"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86" w:type="dxa"/>
            <w:tcBorders>
              <w:top w:val="single" w:sz="4" w:space="0" w:color="auto"/>
              <w:left w:val="single" w:sz="4" w:space="0" w:color="auto"/>
              <w:bottom w:val="single" w:sz="4" w:space="0" w:color="auto"/>
              <w:right w:val="single" w:sz="4" w:space="0" w:color="auto"/>
            </w:tcBorders>
            <w:vAlign w:val="bottom"/>
          </w:tcPr>
          <w:p w14:paraId="2B4B9DB5"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05" w:type="dxa"/>
            <w:tcBorders>
              <w:top w:val="single" w:sz="4" w:space="0" w:color="auto"/>
              <w:left w:val="single" w:sz="4" w:space="0" w:color="auto"/>
              <w:bottom w:val="single" w:sz="4" w:space="0" w:color="auto"/>
              <w:right w:val="single" w:sz="4" w:space="0" w:color="auto"/>
            </w:tcBorders>
            <w:vAlign w:val="bottom"/>
          </w:tcPr>
          <w:p w14:paraId="0EEE01D9"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95" w:type="dxa"/>
            <w:tcBorders>
              <w:top w:val="single" w:sz="4" w:space="0" w:color="auto"/>
              <w:left w:val="single" w:sz="4" w:space="0" w:color="auto"/>
              <w:bottom w:val="single" w:sz="4" w:space="0" w:color="auto"/>
              <w:right w:val="single" w:sz="4" w:space="0" w:color="auto"/>
            </w:tcBorders>
            <w:vAlign w:val="bottom"/>
          </w:tcPr>
          <w:p w14:paraId="5BC9942F"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68" w:type="dxa"/>
            <w:tcBorders>
              <w:top w:val="single" w:sz="4" w:space="0" w:color="auto"/>
              <w:left w:val="single" w:sz="4" w:space="0" w:color="auto"/>
              <w:bottom w:val="single" w:sz="4" w:space="0" w:color="auto"/>
              <w:right w:val="single" w:sz="4" w:space="0" w:color="auto"/>
            </w:tcBorders>
            <w:vAlign w:val="bottom"/>
          </w:tcPr>
          <w:p w14:paraId="5F46AB4F"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59" w:type="dxa"/>
            <w:tcBorders>
              <w:top w:val="single" w:sz="4" w:space="0" w:color="auto"/>
              <w:left w:val="single" w:sz="4" w:space="0" w:color="auto"/>
              <w:bottom w:val="single" w:sz="4" w:space="0" w:color="auto"/>
              <w:right w:val="single" w:sz="4" w:space="0" w:color="auto"/>
            </w:tcBorders>
            <w:vAlign w:val="bottom"/>
          </w:tcPr>
          <w:p w14:paraId="3526E68B" w14:textId="77777777" w:rsidR="00941545" w:rsidRDefault="00941545" w:rsidP="005367E7">
            <w:pPr>
              <w:spacing w:line="240" w:lineRule="auto"/>
              <w:ind w:firstLine="0"/>
              <w:jc w:val="left"/>
              <w:rPr>
                <w:rFonts w:ascii="Times New Roman" w:eastAsia="Times New Roman" w:hAnsi="Times New Roman" w:cs="Times New Roman"/>
                <w:color w:val="000000" w:themeColor="text1"/>
                <w:lang w:val="en-US"/>
              </w:rPr>
            </w:pPr>
          </w:p>
        </w:tc>
      </w:tr>
      <w:tr w:rsidR="00941545" w14:paraId="21C25E9C" w14:textId="77777777" w:rsidTr="206A94A8">
        <w:trPr>
          <w:gridAfter w:val="1"/>
          <w:wAfter w:w="29" w:type="dxa"/>
          <w:trHeight w:val="612"/>
          <w:jc w:val="center"/>
        </w:trPr>
        <w:tc>
          <w:tcPr>
            <w:tcW w:w="2195" w:type="dxa"/>
            <w:tcBorders>
              <w:top w:val="single" w:sz="4" w:space="0" w:color="auto"/>
              <w:left w:val="single" w:sz="4" w:space="0" w:color="auto"/>
              <w:bottom w:val="single" w:sz="4" w:space="0" w:color="auto"/>
              <w:right w:val="single" w:sz="4" w:space="0" w:color="auto"/>
            </w:tcBorders>
            <w:vAlign w:val="center"/>
            <w:hideMark/>
          </w:tcPr>
          <w:p w14:paraId="00ED5EAA" w14:textId="77777777" w:rsidR="00941545" w:rsidRDefault="00941545" w:rsidP="005367E7">
            <w:pPr>
              <w:spacing w:line="240" w:lineRule="auto"/>
              <w:ind w:firstLine="0"/>
              <w:jc w:val="left"/>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Testing reflective display to the lens.</w:t>
            </w:r>
          </w:p>
        </w:tc>
        <w:tc>
          <w:tcPr>
            <w:tcW w:w="1664" w:type="dxa"/>
            <w:tcBorders>
              <w:top w:val="single" w:sz="4" w:space="0" w:color="auto"/>
              <w:left w:val="single" w:sz="4" w:space="0" w:color="auto"/>
              <w:bottom w:val="single" w:sz="4" w:space="0" w:color="auto"/>
              <w:right w:val="single" w:sz="4" w:space="0" w:color="auto"/>
            </w:tcBorders>
            <w:vAlign w:val="center"/>
            <w:hideMark/>
          </w:tcPr>
          <w:p w14:paraId="2D55478C"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Syed Amir</w:t>
            </w:r>
          </w:p>
        </w:tc>
        <w:tc>
          <w:tcPr>
            <w:tcW w:w="527"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BA68AA5"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 </w:t>
            </w:r>
          </w:p>
        </w:tc>
        <w:tc>
          <w:tcPr>
            <w:tcW w:w="514"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F21B78A"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 </w:t>
            </w:r>
          </w:p>
        </w:tc>
        <w:tc>
          <w:tcPr>
            <w:tcW w:w="514"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B8B1853"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 </w:t>
            </w:r>
          </w:p>
        </w:tc>
        <w:tc>
          <w:tcPr>
            <w:tcW w:w="5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2311746"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 </w:t>
            </w:r>
          </w:p>
        </w:tc>
        <w:tc>
          <w:tcPr>
            <w:tcW w:w="514"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0569A38"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 </w:t>
            </w:r>
          </w:p>
        </w:tc>
        <w:tc>
          <w:tcPr>
            <w:tcW w:w="569" w:type="dxa"/>
            <w:tcBorders>
              <w:top w:val="single" w:sz="4" w:space="0" w:color="auto"/>
              <w:left w:val="single" w:sz="4" w:space="0" w:color="auto"/>
              <w:bottom w:val="single" w:sz="4" w:space="0" w:color="auto"/>
              <w:right w:val="single" w:sz="4" w:space="0" w:color="auto"/>
            </w:tcBorders>
            <w:vAlign w:val="bottom"/>
            <w:hideMark/>
          </w:tcPr>
          <w:p w14:paraId="35671C41"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 </w:t>
            </w:r>
          </w:p>
        </w:tc>
        <w:tc>
          <w:tcPr>
            <w:tcW w:w="505" w:type="dxa"/>
            <w:tcBorders>
              <w:top w:val="single" w:sz="4" w:space="0" w:color="auto"/>
              <w:left w:val="single" w:sz="4" w:space="0" w:color="auto"/>
              <w:bottom w:val="single" w:sz="4" w:space="0" w:color="auto"/>
              <w:right w:val="single" w:sz="4" w:space="0" w:color="auto"/>
            </w:tcBorders>
            <w:shd w:val="clear" w:color="auto" w:fill="000000" w:themeFill="text1"/>
            <w:vAlign w:val="bottom"/>
            <w:hideMark/>
          </w:tcPr>
          <w:p w14:paraId="4FB3AF25"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 </w:t>
            </w:r>
          </w:p>
        </w:tc>
        <w:tc>
          <w:tcPr>
            <w:tcW w:w="586" w:type="dxa"/>
            <w:tcBorders>
              <w:top w:val="single" w:sz="4" w:space="0" w:color="auto"/>
              <w:left w:val="single" w:sz="4" w:space="0" w:color="auto"/>
              <w:bottom w:val="single" w:sz="4" w:space="0" w:color="auto"/>
              <w:right w:val="single" w:sz="4" w:space="0" w:color="auto"/>
            </w:tcBorders>
            <w:vAlign w:val="bottom"/>
            <w:hideMark/>
          </w:tcPr>
          <w:p w14:paraId="3B530DDC"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 </w:t>
            </w:r>
          </w:p>
        </w:tc>
        <w:tc>
          <w:tcPr>
            <w:tcW w:w="505" w:type="dxa"/>
            <w:tcBorders>
              <w:top w:val="single" w:sz="4" w:space="0" w:color="auto"/>
              <w:left w:val="single" w:sz="4" w:space="0" w:color="auto"/>
              <w:bottom w:val="single" w:sz="4" w:space="0" w:color="auto"/>
              <w:right w:val="single" w:sz="4" w:space="0" w:color="auto"/>
            </w:tcBorders>
            <w:vAlign w:val="bottom"/>
            <w:hideMark/>
          </w:tcPr>
          <w:p w14:paraId="7C478E94"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 </w:t>
            </w:r>
          </w:p>
        </w:tc>
        <w:tc>
          <w:tcPr>
            <w:tcW w:w="595" w:type="dxa"/>
            <w:tcBorders>
              <w:top w:val="single" w:sz="4" w:space="0" w:color="auto"/>
              <w:left w:val="single" w:sz="4" w:space="0" w:color="auto"/>
              <w:bottom w:val="single" w:sz="4" w:space="0" w:color="auto"/>
              <w:right w:val="single" w:sz="4" w:space="0" w:color="auto"/>
            </w:tcBorders>
            <w:vAlign w:val="bottom"/>
            <w:hideMark/>
          </w:tcPr>
          <w:p w14:paraId="6035C5EA"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 </w:t>
            </w:r>
          </w:p>
        </w:tc>
        <w:tc>
          <w:tcPr>
            <w:tcW w:w="568" w:type="dxa"/>
            <w:tcBorders>
              <w:top w:val="single" w:sz="4" w:space="0" w:color="auto"/>
              <w:left w:val="single" w:sz="4" w:space="0" w:color="auto"/>
              <w:bottom w:val="single" w:sz="4" w:space="0" w:color="auto"/>
              <w:right w:val="single" w:sz="4" w:space="0" w:color="auto"/>
            </w:tcBorders>
            <w:vAlign w:val="bottom"/>
            <w:hideMark/>
          </w:tcPr>
          <w:p w14:paraId="09F68F7B"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 </w:t>
            </w:r>
          </w:p>
        </w:tc>
        <w:tc>
          <w:tcPr>
            <w:tcW w:w="559" w:type="dxa"/>
            <w:tcBorders>
              <w:top w:val="single" w:sz="4" w:space="0" w:color="auto"/>
              <w:left w:val="single" w:sz="4" w:space="0" w:color="auto"/>
              <w:bottom w:val="single" w:sz="4" w:space="0" w:color="auto"/>
              <w:right w:val="single" w:sz="4" w:space="0" w:color="auto"/>
            </w:tcBorders>
            <w:vAlign w:val="bottom"/>
            <w:hideMark/>
          </w:tcPr>
          <w:p w14:paraId="52EB239F" w14:textId="77777777" w:rsidR="00941545" w:rsidRDefault="00941545" w:rsidP="005367E7">
            <w:pPr>
              <w:spacing w:line="240" w:lineRule="auto"/>
              <w:ind w:firstLine="0"/>
              <w:jc w:val="left"/>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 </w:t>
            </w:r>
          </w:p>
        </w:tc>
      </w:tr>
      <w:tr w:rsidR="00941545" w14:paraId="139B6BF1" w14:textId="77777777" w:rsidTr="206A94A8">
        <w:trPr>
          <w:gridAfter w:val="1"/>
          <w:wAfter w:w="29" w:type="dxa"/>
          <w:trHeight w:val="897"/>
          <w:jc w:val="center"/>
        </w:trPr>
        <w:tc>
          <w:tcPr>
            <w:tcW w:w="2195" w:type="dxa"/>
            <w:tcBorders>
              <w:top w:val="single" w:sz="4" w:space="0" w:color="auto"/>
              <w:left w:val="single" w:sz="4" w:space="0" w:color="auto"/>
              <w:bottom w:val="single" w:sz="4" w:space="0" w:color="auto"/>
              <w:right w:val="single" w:sz="4" w:space="0" w:color="auto"/>
            </w:tcBorders>
            <w:vAlign w:val="center"/>
            <w:hideMark/>
          </w:tcPr>
          <w:p w14:paraId="38B443F7" w14:textId="6D449EF6" w:rsidR="00941545" w:rsidRDefault="206A94A8" w:rsidP="206A94A8">
            <w:pPr>
              <w:spacing w:line="240" w:lineRule="auto"/>
              <w:ind w:firstLine="0"/>
              <w:jc w:val="left"/>
              <w:rPr>
                <w:rFonts w:ascii="Times New Roman" w:eastAsia="Times New Roman" w:hAnsi="Times New Roman" w:cs="Times New Roman"/>
                <w:color w:val="000000" w:themeColor="text1"/>
                <w:lang w:val="en-US"/>
              </w:rPr>
            </w:pPr>
            <w:r w:rsidRPr="206A94A8">
              <w:rPr>
                <w:rFonts w:ascii="Times New Roman" w:eastAsia="Times New Roman" w:hAnsi="Times New Roman" w:cs="Times New Roman"/>
                <w:color w:val="000000" w:themeColor="text1"/>
                <w:lang w:val="en-US"/>
              </w:rPr>
              <w:t>Software system development &amp; testing</w:t>
            </w:r>
          </w:p>
        </w:tc>
        <w:tc>
          <w:tcPr>
            <w:tcW w:w="1664" w:type="dxa"/>
            <w:tcBorders>
              <w:top w:val="single" w:sz="4" w:space="0" w:color="auto"/>
              <w:left w:val="single" w:sz="4" w:space="0" w:color="auto"/>
              <w:bottom w:val="single" w:sz="4" w:space="0" w:color="auto"/>
              <w:right w:val="single" w:sz="4" w:space="0" w:color="auto"/>
            </w:tcBorders>
            <w:vAlign w:val="center"/>
            <w:hideMark/>
          </w:tcPr>
          <w:p w14:paraId="76A02488" w14:textId="10F30F8F" w:rsidR="00941545" w:rsidRDefault="206A94A8" w:rsidP="206A94A8">
            <w:pPr>
              <w:spacing w:line="240" w:lineRule="auto"/>
              <w:ind w:firstLine="0"/>
              <w:jc w:val="center"/>
              <w:rPr>
                <w:rFonts w:ascii="Times New Roman" w:eastAsia="Times New Roman" w:hAnsi="Times New Roman" w:cs="Times New Roman"/>
                <w:color w:val="000000" w:themeColor="text1"/>
                <w:lang w:val="en-US"/>
              </w:rPr>
            </w:pPr>
            <w:r w:rsidRPr="206A94A8">
              <w:rPr>
                <w:rFonts w:ascii="Times New Roman" w:eastAsia="Times New Roman" w:hAnsi="Times New Roman" w:cs="Times New Roman"/>
                <w:color w:val="000000" w:themeColor="text1"/>
                <w:lang w:val="en-US"/>
              </w:rPr>
              <w:t>Muhammad Fathy</w:t>
            </w:r>
          </w:p>
        </w:tc>
        <w:tc>
          <w:tcPr>
            <w:tcW w:w="527"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8A67262"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 </w:t>
            </w:r>
          </w:p>
        </w:tc>
        <w:tc>
          <w:tcPr>
            <w:tcW w:w="514"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47F18E8"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 </w:t>
            </w:r>
          </w:p>
        </w:tc>
        <w:tc>
          <w:tcPr>
            <w:tcW w:w="514"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AEB4723"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 </w:t>
            </w:r>
          </w:p>
        </w:tc>
        <w:tc>
          <w:tcPr>
            <w:tcW w:w="5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F14CECC"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 </w:t>
            </w:r>
          </w:p>
        </w:tc>
        <w:tc>
          <w:tcPr>
            <w:tcW w:w="514"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C4E5416"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 </w:t>
            </w:r>
          </w:p>
        </w:tc>
        <w:tc>
          <w:tcPr>
            <w:tcW w:w="569" w:type="dxa"/>
            <w:tcBorders>
              <w:top w:val="single" w:sz="4" w:space="0" w:color="auto"/>
              <w:left w:val="single" w:sz="4" w:space="0" w:color="auto"/>
              <w:bottom w:val="single" w:sz="4" w:space="0" w:color="auto"/>
              <w:right w:val="single" w:sz="4" w:space="0" w:color="auto"/>
            </w:tcBorders>
            <w:vAlign w:val="bottom"/>
            <w:hideMark/>
          </w:tcPr>
          <w:p w14:paraId="33FC79BA"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 </w:t>
            </w:r>
          </w:p>
        </w:tc>
        <w:tc>
          <w:tcPr>
            <w:tcW w:w="505" w:type="dxa"/>
            <w:tcBorders>
              <w:top w:val="single" w:sz="4" w:space="0" w:color="auto"/>
              <w:left w:val="single" w:sz="4" w:space="0" w:color="auto"/>
              <w:bottom w:val="single" w:sz="4" w:space="0" w:color="auto"/>
              <w:right w:val="single" w:sz="4" w:space="0" w:color="auto"/>
            </w:tcBorders>
            <w:vAlign w:val="bottom"/>
            <w:hideMark/>
          </w:tcPr>
          <w:p w14:paraId="77D6B513"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 </w:t>
            </w:r>
          </w:p>
        </w:tc>
        <w:tc>
          <w:tcPr>
            <w:tcW w:w="586" w:type="dxa"/>
            <w:tcBorders>
              <w:top w:val="single" w:sz="4" w:space="0" w:color="auto"/>
              <w:left w:val="single" w:sz="4" w:space="0" w:color="auto"/>
              <w:bottom w:val="single" w:sz="4" w:space="0" w:color="auto"/>
              <w:right w:val="single" w:sz="4" w:space="0" w:color="auto"/>
            </w:tcBorders>
            <w:shd w:val="clear" w:color="auto" w:fill="000000" w:themeFill="text1"/>
            <w:vAlign w:val="bottom"/>
            <w:hideMark/>
          </w:tcPr>
          <w:p w14:paraId="02ED984F"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 </w:t>
            </w:r>
          </w:p>
        </w:tc>
        <w:tc>
          <w:tcPr>
            <w:tcW w:w="505" w:type="dxa"/>
            <w:tcBorders>
              <w:top w:val="single" w:sz="4" w:space="0" w:color="auto"/>
              <w:left w:val="single" w:sz="4" w:space="0" w:color="auto"/>
              <w:bottom w:val="single" w:sz="4" w:space="0" w:color="auto"/>
              <w:right w:val="single" w:sz="4" w:space="0" w:color="auto"/>
            </w:tcBorders>
            <w:vAlign w:val="bottom"/>
            <w:hideMark/>
          </w:tcPr>
          <w:p w14:paraId="6FF8D2A8"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 </w:t>
            </w:r>
          </w:p>
        </w:tc>
        <w:tc>
          <w:tcPr>
            <w:tcW w:w="595" w:type="dxa"/>
            <w:tcBorders>
              <w:top w:val="single" w:sz="4" w:space="0" w:color="auto"/>
              <w:left w:val="single" w:sz="4" w:space="0" w:color="auto"/>
              <w:bottom w:val="single" w:sz="4" w:space="0" w:color="auto"/>
              <w:right w:val="single" w:sz="4" w:space="0" w:color="auto"/>
            </w:tcBorders>
            <w:vAlign w:val="bottom"/>
            <w:hideMark/>
          </w:tcPr>
          <w:p w14:paraId="37B66D92"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 </w:t>
            </w:r>
          </w:p>
        </w:tc>
        <w:tc>
          <w:tcPr>
            <w:tcW w:w="568" w:type="dxa"/>
            <w:tcBorders>
              <w:top w:val="single" w:sz="4" w:space="0" w:color="auto"/>
              <w:left w:val="single" w:sz="4" w:space="0" w:color="auto"/>
              <w:bottom w:val="single" w:sz="4" w:space="0" w:color="auto"/>
              <w:right w:val="single" w:sz="4" w:space="0" w:color="auto"/>
            </w:tcBorders>
            <w:vAlign w:val="bottom"/>
            <w:hideMark/>
          </w:tcPr>
          <w:p w14:paraId="6C96523A"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 </w:t>
            </w:r>
          </w:p>
        </w:tc>
        <w:tc>
          <w:tcPr>
            <w:tcW w:w="559" w:type="dxa"/>
            <w:tcBorders>
              <w:top w:val="single" w:sz="4" w:space="0" w:color="auto"/>
              <w:left w:val="single" w:sz="4" w:space="0" w:color="auto"/>
              <w:bottom w:val="single" w:sz="4" w:space="0" w:color="auto"/>
              <w:right w:val="single" w:sz="4" w:space="0" w:color="auto"/>
            </w:tcBorders>
            <w:vAlign w:val="bottom"/>
            <w:hideMark/>
          </w:tcPr>
          <w:p w14:paraId="5DDD7341" w14:textId="77777777" w:rsidR="00941545" w:rsidRDefault="00941545" w:rsidP="005367E7">
            <w:pPr>
              <w:spacing w:line="240" w:lineRule="auto"/>
              <w:ind w:firstLine="0"/>
              <w:jc w:val="left"/>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 </w:t>
            </w:r>
          </w:p>
        </w:tc>
      </w:tr>
      <w:tr w:rsidR="00941545" w14:paraId="74C6B814" w14:textId="77777777" w:rsidTr="206A94A8">
        <w:trPr>
          <w:gridAfter w:val="1"/>
          <w:wAfter w:w="29" w:type="dxa"/>
          <w:trHeight w:val="536"/>
          <w:jc w:val="center"/>
        </w:trPr>
        <w:tc>
          <w:tcPr>
            <w:tcW w:w="2195" w:type="dxa"/>
            <w:tcBorders>
              <w:top w:val="single" w:sz="4" w:space="0" w:color="auto"/>
              <w:left w:val="single" w:sz="4" w:space="0" w:color="auto"/>
              <w:bottom w:val="single" w:sz="4" w:space="0" w:color="auto"/>
              <w:right w:val="single" w:sz="4" w:space="0" w:color="auto"/>
            </w:tcBorders>
            <w:vAlign w:val="center"/>
            <w:hideMark/>
          </w:tcPr>
          <w:p w14:paraId="4C88C289" w14:textId="77777777" w:rsidR="00941545" w:rsidRDefault="00941545" w:rsidP="005367E7">
            <w:pPr>
              <w:spacing w:line="240" w:lineRule="auto"/>
              <w:ind w:firstLine="0"/>
              <w:jc w:val="left"/>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Testing of working prototype</w:t>
            </w:r>
          </w:p>
        </w:tc>
        <w:tc>
          <w:tcPr>
            <w:tcW w:w="1664" w:type="dxa"/>
            <w:tcBorders>
              <w:top w:val="single" w:sz="4" w:space="0" w:color="auto"/>
              <w:left w:val="single" w:sz="4" w:space="0" w:color="auto"/>
              <w:bottom w:val="single" w:sz="4" w:space="0" w:color="auto"/>
              <w:right w:val="single" w:sz="4" w:space="0" w:color="auto"/>
            </w:tcBorders>
            <w:vAlign w:val="center"/>
            <w:hideMark/>
          </w:tcPr>
          <w:p w14:paraId="359BCE46"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Bushra &amp; Fiorentina</w:t>
            </w:r>
          </w:p>
        </w:tc>
        <w:tc>
          <w:tcPr>
            <w:tcW w:w="527"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545185D"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 </w:t>
            </w:r>
          </w:p>
        </w:tc>
        <w:tc>
          <w:tcPr>
            <w:tcW w:w="514"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6C485D2"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 </w:t>
            </w:r>
          </w:p>
        </w:tc>
        <w:tc>
          <w:tcPr>
            <w:tcW w:w="514"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C4EA18E"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 </w:t>
            </w:r>
          </w:p>
        </w:tc>
        <w:tc>
          <w:tcPr>
            <w:tcW w:w="5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5F989D60"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 </w:t>
            </w:r>
          </w:p>
        </w:tc>
        <w:tc>
          <w:tcPr>
            <w:tcW w:w="514"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CDA4F14"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 </w:t>
            </w:r>
          </w:p>
        </w:tc>
        <w:tc>
          <w:tcPr>
            <w:tcW w:w="569" w:type="dxa"/>
            <w:tcBorders>
              <w:top w:val="single" w:sz="4" w:space="0" w:color="auto"/>
              <w:left w:val="single" w:sz="4" w:space="0" w:color="auto"/>
              <w:bottom w:val="single" w:sz="4" w:space="0" w:color="auto"/>
              <w:right w:val="single" w:sz="4" w:space="0" w:color="auto"/>
            </w:tcBorders>
            <w:vAlign w:val="bottom"/>
            <w:hideMark/>
          </w:tcPr>
          <w:p w14:paraId="5E189EFC"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 </w:t>
            </w:r>
          </w:p>
        </w:tc>
        <w:tc>
          <w:tcPr>
            <w:tcW w:w="505" w:type="dxa"/>
            <w:tcBorders>
              <w:top w:val="single" w:sz="4" w:space="0" w:color="auto"/>
              <w:left w:val="single" w:sz="4" w:space="0" w:color="auto"/>
              <w:bottom w:val="single" w:sz="4" w:space="0" w:color="auto"/>
              <w:right w:val="single" w:sz="4" w:space="0" w:color="auto"/>
            </w:tcBorders>
            <w:vAlign w:val="bottom"/>
            <w:hideMark/>
          </w:tcPr>
          <w:p w14:paraId="719818F6"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 </w:t>
            </w:r>
          </w:p>
        </w:tc>
        <w:tc>
          <w:tcPr>
            <w:tcW w:w="586" w:type="dxa"/>
            <w:tcBorders>
              <w:top w:val="single" w:sz="4" w:space="0" w:color="auto"/>
              <w:left w:val="single" w:sz="4" w:space="0" w:color="auto"/>
              <w:bottom w:val="single" w:sz="4" w:space="0" w:color="auto"/>
              <w:right w:val="single" w:sz="4" w:space="0" w:color="auto"/>
            </w:tcBorders>
            <w:vAlign w:val="bottom"/>
            <w:hideMark/>
          </w:tcPr>
          <w:p w14:paraId="73029963"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 </w:t>
            </w:r>
          </w:p>
        </w:tc>
        <w:tc>
          <w:tcPr>
            <w:tcW w:w="505" w:type="dxa"/>
            <w:tcBorders>
              <w:top w:val="single" w:sz="4" w:space="0" w:color="auto"/>
              <w:left w:val="single" w:sz="4" w:space="0" w:color="auto"/>
              <w:bottom w:val="single" w:sz="4" w:space="0" w:color="auto"/>
              <w:right w:val="single" w:sz="4" w:space="0" w:color="auto"/>
            </w:tcBorders>
            <w:shd w:val="clear" w:color="auto" w:fill="000000" w:themeFill="text1"/>
            <w:vAlign w:val="bottom"/>
            <w:hideMark/>
          </w:tcPr>
          <w:p w14:paraId="45C36D44"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 </w:t>
            </w:r>
          </w:p>
        </w:tc>
        <w:tc>
          <w:tcPr>
            <w:tcW w:w="595" w:type="dxa"/>
            <w:tcBorders>
              <w:top w:val="single" w:sz="4" w:space="0" w:color="auto"/>
              <w:left w:val="single" w:sz="4" w:space="0" w:color="auto"/>
              <w:bottom w:val="single" w:sz="4" w:space="0" w:color="auto"/>
              <w:right w:val="single" w:sz="4" w:space="0" w:color="auto"/>
            </w:tcBorders>
            <w:vAlign w:val="bottom"/>
            <w:hideMark/>
          </w:tcPr>
          <w:p w14:paraId="75439EBE"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 </w:t>
            </w:r>
          </w:p>
        </w:tc>
        <w:tc>
          <w:tcPr>
            <w:tcW w:w="568" w:type="dxa"/>
            <w:tcBorders>
              <w:top w:val="single" w:sz="4" w:space="0" w:color="auto"/>
              <w:left w:val="single" w:sz="4" w:space="0" w:color="auto"/>
              <w:bottom w:val="single" w:sz="4" w:space="0" w:color="auto"/>
              <w:right w:val="single" w:sz="4" w:space="0" w:color="auto"/>
            </w:tcBorders>
            <w:vAlign w:val="bottom"/>
            <w:hideMark/>
          </w:tcPr>
          <w:p w14:paraId="3E2DE572"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 </w:t>
            </w:r>
          </w:p>
        </w:tc>
        <w:tc>
          <w:tcPr>
            <w:tcW w:w="559" w:type="dxa"/>
            <w:tcBorders>
              <w:top w:val="single" w:sz="4" w:space="0" w:color="auto"/>
              <w:left w:val="single" w:sz="4" w:space="0" w:color="auto"/>
              <w:bottom w:val="single" w:sz="4" w:space="0" w:color="auto"/>
              <w:right w:val="single" w:sz="4" w:space="0" w:color="auto"/>
            </w:tcBorders>
            <w:vAlign w:val="bottom"/>
            <w:hideMark/>
          </w:tcPr>
          <w:p w14:paraId="01C81B29" w14:textId="77777777" w:rsidR="00941545" w:rsidRDefault="00941545" w:rsidP="005367E7">
            <w:pPr>
              <w:spacing w:line="240" w:lineRule="auto"/>
              <w:ind w:firstLine="0"/>
              <w:jc w:val="left"/>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 </w:t>
            </w:r>
          </w:p>
        </w:tc>
      </w:tr>
      <w:tr w:rsidR="00941545" w14:paraId="0F46109A" w14:textId="77777777" w:rsidTr="206A94A8">
        <w:trPr>
          <w:gridAfter w:val="1"/>
          <w:wAfter w:w="29" w:type="dxa"/>
          <w:trHeight w:val="422"/>
          <w:jc w:val="center"/>
        </w:trPr>
        <w:tc>
          <w:tcPr>
            <w:tcW w:w="2195" w:type="dxa"/>
            <w:tcBorders>
              <w:top w:val="single" w:sz="4" w:space="0" w:color="auto"/>
              <w:left w:val="single" w:sz="4" w:space="0" w:color="auto"/>
              <w:bottom w:val="single" w:sz="4" w:space="0" w:color="auto"/>
              <w:right w:val="single" w:sz="4" w:space="0" w:color="auto"/>
            </w:tcBorders>
            <w:vAlign w:val="center"/>
            <w:hideMark/>
          </w:tcPr>
          <w:p w14:paraId="0690BC5A" w14:textId="77777777" w:rsidR="00941545" w:rsidRDefault="00941545" w:rsidP="005367E7">
            <w:pPr>
              <w:spacing w:line="240" w:lineRule="auto"/>
              <w:ind w:firstLine="0"/>
              <w:jc w:val="left"/>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Poster design</w:t>
            </w:r>
          </w:p>
        </w:tc>
        <w:tc>
          <w:tcPr>
            <w:tcW w:w="1664" w:type="dxa"/>
            <w:tcBorders>
              <w:top w:val="single" w:sz="4" w:space="0" w:color="auto"/>
              <w:left w:val="single" w:sz="4" w:space="0" w:color="auto"/>
              <w:bottom w:val="single" w:sz="4" w:space="0" w:color="auto"/>
              <w:right w:val="single" w:sz="4" w:space="0" w:color="auto"/>
            </w:tcBorders>
            <w:vAlign w:val="center"/>
            <w:hideMark/>
          </w:tcPr>
          <w:p w14:paraId="79966E15"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Ahmad Kamal &amp; Fiorentina</w:t>
            </w:r>
          </w:p>
        </w:tc>
        <w:tc>
          <w:tcPr>
            <w:tcW w:w="527"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B0A0DF9"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 </w:t>
            </w:r>
          </w:p>
        </w:tc>
        <w:tc>
          <w:tcPr>
            <w:tcW w:w="514"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BC6C420"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 </w:t>
            </w:r>
          </w:p>
        </w:tc>
        <w:tc>
          <w:tcPr>
            <w:tcW w:w="514"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35EE215"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 </w:t>
            </w:r>
          </w:p>
        </w:tc>
        <w:tc>
          <w:tcPr>
            <w:tcW w:w="5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A140D2E"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 </w:t>
            </w:r>
          </w:p>
        </w:tc>
        <w:tc>
          <w:tcPr>
            <w:tcW w:w="514"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5E4A7779"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 </w:t>
            </w:r>
          </w:p>
        </w:tc>
        <w:tc>
          <w:tcPr>
            <w:tcW w:w="569" w:type="dxa"/>
            <w:tcBorders>
              <w:top w:val="single" w:sz="4" w:space="0" w:color="auto"/>
              <w:left w:val="single" w:sz="4" w:space="0" w:color="auto"/>
              <w:bottom w:val="single" w:sz="4" w:space="0" w:color="auto"/>
              <w:right w:val="single" w:sz="4" w:space="0" w:color="auto"/>
            </w:tcBorders>
            <w:vAlign w:val="bottom"/>
            <w:hideMark/>
          </w:tcPr>
          <w:p w14:paraId="69D64E06"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 </w:t>
            </w:r>
          </w:p>
        </w:tc>
        <w:tc>
          <w:tcPr>
            <w:tcW w:w="505" w:type="dxa"/>
            <w:tcBorders>
              <w:top w:val="single" w:sz="4" w:space="0" w:color="auto"/>
              <w:left w:val="single" w:sz="4" w:space="0" w:color="auto"/>
              <w:bottom w:val="single" w:sz="4" w:space="0" w:color="auto"/>
              <w:right w:val="single" w:sz="4" w:space="0" w:color="auto"/>
            </w:tcBorders>
            <w:vAlign w:val="bottom"/>
            <w:hideMark/>
          </w:tcPr>
          <w:p w14:paraId="5D7C19B0"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 </w:t>
            </w:r>
          </w:p>
        </w:tc>
        <w:tc>
          <w:tcPr>
            <w:tcW w:w="586" w:type="dxa"/>
            <w:tcBorders>
              <w:top w:val="single" w:sz="4" w:space="0" w:color="auto"/>
              <w:left w:val="single" w:sz="4" w:space="0" w:color="auto"/>
              <w:bottom w:val="single" w:sz="4" w:space="0" w:color="auto"/>
              <w:right w:val="single" w:sz="4" w:space="0" w:color="auto"/>
            </w:tcBorders>
            <w:vAlign w:val="bottom"/>
            <w:hideMark/>
          </w:tcPr>
          <w:p w14:paraId="7CF26926"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 </w:t>
            </w:r>
          </w:p>
        </w:tc>
        <w:tc>
          <w:tcPr>
            <w:tcW w:w="505" w:type="dxa"/>
            <w:tcBorders>
              <w:top w:val="single" w:sz="4" w:space="0" w:color="auto"/>
              <w:left w:val="single" w:sz="4" w:space="0" w:color="auto"/>
              <w:bottom w:val="single" w:sz="4" w:space="0" w:color="auto"/>
              <w:right w:val="single" w:sz="4" w:space="0" w:color="auto"/>
            </w:tcBorders>
            <w:vAlign w:val="bottom"/>
            <w:hideMark/>
          </w:tcPr>
          <w:p w14:paraId="7AB8CC70"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 </w:t>
            </w:r>
          </w:p>
        </w:tc>
        <w:tc>
          <w:tcPr>
            <w:tcW w:w="595" w:type="dxa"/>
            <w:tcBorders>
              <w:top w:val="single" w:sz="4" w:space="0" w:color="auto"/>
              <w:left w:val="single" w:sz="4" w:space="0" w:color="auto"/>
              <w:bottom w:val="single" w:sz="4" w:space="0" w:color="auto"/>
              <w:right w:val="single" w:sz="4" w:space="0" w:color="auto"/>
            </w:tcBorders>
            <w:shd w:val="clear" w:color="auto" w:fill="000000" w:themeFill="text1"/>
            <w:vAlign w:val="bottom"/>
            <w:hideMark/>
          </w:tcPr>
          <w:p w14:paraId="1E87EBC9"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 </w:t>
            </w:r>
          </w:p>
        </w:tc>
        <w:tc>
          <w:tcPr>
            <w:tcW w:w="568" w:type="dxa"/>
            <w:tcBorders>
              <w:top w:val="single" w:sz="4" w:space="0" w:color="auto"/>
              <w:left w:val="single" w:sz="4" w:space="0" w:color="auto"/>
              <w:bottom w:val="single" w:sz="4" w:space="0" w:color="auto"/>
              <w:right w:val="single" w:sz="4" w:space="0" w:color="auto"/>
            </w:tcBorders>
            <w:vAlign w:val="bottom"/>
            <w:hideMark/>
          </w:tcPr>
          <w:p w14:paraId="5F6D44AD"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 </w:t>
            </w:r>
          </w:p>
        </w:tc>
        <w:tc>
          <w:tcPr>
            <w:tcW w:w="559" w:type="dxa"/>
            <w:tcBorders>
              <w:top w:val="single" w:sz="4" w:space="0" w:color="auto"/>
              <w:left w:val="single" w:sz="4" w:space="0" w:color="auto"/>
              <w:bottom w:val="single" w:sz="4" w:space="0" w:color="auto"/>
              <w:right w:val="single" w:sz="4" w:space="0" w:color="auto"/>
            </w:tcBorders>
            <w:vAlign w:val="bottom"/>
            <w:hideMark/>
          </w:tcPr>
          <w:p w14:paraId="7DF085B3" w14:textId="77777777" w:rsidR="00941545" w:rsidRDefault="00941545" w:rsidP="005367E7">
            <w:pPr>
              <w:spacing w:line="240" w:lineRule="auto"/>
              <w:ind w:firstLine="0"/>
              <w:jc w:val="left"/>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 </w:t>
            </w:r>
          </w:p>
        </w:tc>
      </w:tr>
      <w:tr w:rsidR="00941545" w14:paraId="272A78F2" w14:textId="77777777" w:rsidTr="206A94A8">
        <w:trPr>
          <w:gridAfter w:val="1"/>
          <w:wAfter w:w="29" w:type="dxa"/>
          <w:trHeight w:val="612"/>
          <w:jc w:val="center"/>
        </w:trPr>
        <w:tc>
          <w:tcPr>
            <w:tcW w:w="2195" w:type="dxa"/>
            <w:tcBorders>
              <w:top w:val="single" w:sz="4" w:space="0" w:color="auto"/>
              <w:left w:val="single" w:sz="4" w:space="0" w:color="auto"/>
              <w:bottom w:val="single" w:sz="4" w:space="0" w:color="auto"/>
              <w:right w:val="single" w:sz="4" w:space="0" w:color="auto"/>
            </w:tcBorders>
            <w:vAlign w:val="center"/>
            <w:hideMark/>
          </w:tcPr>
          <w:p w14:paraId="0DF79F11" w14:textId="77777777" w:rsidR="00941545" w:rsidRDefault="00941545" w:rsidP="005367E7">
            <w:pPr>
              <w:spacing w:line="240" w:lineRule="auto"/>
              <w:ind w:firstLine="0"/>
              <w:jc w:val="left"/>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poster presentation preparation</w:t>
            </w:r>
          </w:p>
        </w:tc>
        <w:tc>
          <w:tcPr>
            <w:tcW w:w="1664" w:type="dxa"/>
            <w:tcBorders>
              <w:top w:val="single" w:sz="4" w:space="0" w:color="auto"/>
              <w:left w:val="single" w:sz="4" w:space="0" w:color="auto"/>
              <w:bottom w:val="single" w:sz="4" w:space="0" w:color="auto"/>
              <w:right w:val="single" w:sz="4" w:space="0" w:color="auto"/>
            </w:tcBorders>
            <w:vAlign w:val="center"/>
            <w:hideMark/>
          </w:tcPr>
          <w:p w14:paraId="6F9E0EB6"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All member</w:t>
            </w:r>
          </w:p>
        </w:tc>
        <w:tc>
          <w:tcPr>
            <w:tcW w:w="527"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1DA75D85"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14"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8BB8578"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14"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0CFC1162"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D338656"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14"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7CB571BF"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69" w:type="dxa"/>
            <w:tcBorders>
              <w:top w:val="single" w:sz="4" w:space="0" w:color="auto"/>
              <w:left w:val="single" w:sz="4" w:space="0" w:color="auto"/>
              <w:bottom w:val="single" w:sz="4" w:space="0" w:color="auto"/>
              <w:right w:val="single" w:sz="4" w:space="0" w:color="auto"/>
            </w:tcBorders>
            <w:vAlign w:val="bottom"/>
          </w:tcPr>
          <w:p w14:paraId="57D9AACA"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05" w:type="dxa"/>
            <w:tcBorders>
              <w:top w:val="single" w:sz="4" w:space="0" w:color="auto"/>
              <w:left w:val="single" w:sz="4" w:space="0" w:color="auto"/>
              <w:bottom w:val="single" w:sz="4" w:space="0" w:color="auto"/>
              <w:right w:val="single" w:sz="4" w:space="0" w:color="auto"/>
            </w:tcBorders>
            <w:vAlign w:val="bottom"/>
          </w:tcPr>
          <w:p w14:paraId="5479F1B5"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86" w:type="dxa"/>
            <w:tcBorders>
              <w:top w:val="single" w:sz="4" w:space="0" w:color="auto"/>
              <w:left w:val="single" w:sz="4" w:space="0" w:color="auto"/>
              <w:bottom w:val="single" w:sz="4" w:space="0" w:color="auto"/>
              <w:right w:val="single" w:sz="4" w:space="0" w:color="auto"/>
            </w:tcBorders>
            <w:vAlign w:val="bottom"/>
          </w:tcPr>
          <w:p w14:paraId="653A7CED"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05" w:type="dxa"/>
            <w:tcBorders>
              <w:top w:val="single" w:sz="4" w:space="0" w:color="auto"/>
              <w:left w:val="single" w:sz="4" w:space="0" w:color="auto"/>
              <w:bottom w:val="single" w:sz="4" w:space="0" w:color="auto"/>
              <w:right w:val="single" w:sz="4" w:space="0" w:color="auto"/>
            </w:tcBorders>
            <w:vAlign w:val="bottom"/>
          </w:tcPr>
          <w:p w14:paraId="0FD77794"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95" w:type="dxa"/>
            <w:tcBorders>
              <w:top w:val="single" w:sz="4" w:space="0" w:color="auto"/>
              <w:left w:val="single" w:sz="4" w:space="0" w:color="auto"/>
              <w:bottom w:val="single" w:sz="4" w:space="0" w:color="auto"/>
              <w:right w:val="single" w:sz="4" w:space="0" w:color="auto"/>
            </w:tcBorders>
            <w:shd w:val="clear" w:color="auto" w:fill="000000" w:themeFill="text1"/>
            <w:vAlign w:val="bottom"/>
          </w:tcPr>
          <w:p w14:paraId="58131652"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68" w:type="dxa"/>
            <w:tcBorders>
              <w:top w:val="single" w:sz="4" w:space="0" w:color="auto"/>
              <w:left w:val="single" w:sz="4" w:space="0" w:color="auto"/>
              <w:bottom w:val="single" w:sz="4" w:space="0" w:color="auto"/>
              <w:right w:val="single" w:sz="4" w:space="0" w:color="auto"/>
            </w:tcBorders>
            <w:vAlign w:val="bottom"/>
          </w:tcPr>
          <w:p w14:paraId="6F4C3269"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59" w:type="dxa"/>
            <w:tcBorders>
              <w:top w:val="single" w:sz="4" w:space="0" w:color="auto"/>
              <w:left w:val="single" w:sz="4" w:space="0" w:color="auto"/>
              <w:bottom w:val="single" w:sz="4" w:space="0" w:color="auto"/>
              <w:right w:val="single" w:sz="4" w:space="0" w:color="auto"/>
            </w:tcBorders>
            <w:vAlign w:val="bottom"/>
          </w:tcPr>
          <w:p w14:paraId="5936D231" w14:textId="77777777" w:rsidR="00941545" w:rsidRDefault="00941545" w:rsidP="005367E7">
            <w:pPr>
              <w:spacing w:line="240" w:lineRule="auto"/>
              <w:ind w:firstLine="0"/>
              <w:jc w:val="left"/>
              <w:rPr>
                <w:rFonts w:ascii="Times New Roman" w:eastAsia="Times New Roman" w:hAnsi="Times New Roman" w:cs="Times New Roman"/>
                <w:color w:val="000000" w:themeColor="text1"/>
                <w:lang w:val="en-US"/>
              </w:rPr>
            </w:pPr>
          </w:p>
        </w:tc>
      </w:tr>
      <w:tr w:rsidR="00941545" w14:paraId="18B47C39" w14:textId="77777777" w:rsidTr="206A94A8">
        <w:trPr>
          <w:gridAfter w:val="1"/>
          <w:wAfter w:w="29" w:type="dxa"/>
          <w:trHeight w:val="612"/>
          <w:jc w:val="center"/>
        </w:trPr>
        <w:tc>
          <w:tcPr>
            <w:tcW w:w="2195" w:type="dxa"/>
            <w:tcBorders>
              <w:top w:val="single" w:sz="4" w:space="0" w:color="auto"/>
              <w:left w:val="single" w:sz="4" w:space="0" w:color="auto"/>
              <w:bottom w:val="single" w:sz="4" w:space="0" w:color="auto"/>
              <w:right w:val="single" w:sz="4" w:space="0" w:color="auto"/>
            </w:tcBorders>
            <w:vAlign w:val="center"/>
            <w:hideMark/>
          </w:tcPr>
          <w:p w14:paraId="236E98E8" w14:textId="77777777" w:rsidR="00941545" w:rsidRDefault="00941545" w:rsidP="005367E7">
            <w:pPr>
              <w:spacing w:line="240" w:lineRule="auto"/>
              <w:ind w:firstLine="0"/>
              <w:jc w:val="left"/>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Poster presentation and product demonstration</w:t>
            </w:r>
          </w:p>
        </w:tc>
        <w:tc>
          <w:tcPr>
            <w:tcW w:w="1664" w:type="dxa"/>
            <w:tcBorders>
              <w:top w:val="single" w:sz="4" w:space="0" w:color="auto"/>
              <w:left w:val="single" w:sz="4" w:space="0" w:color="auto"/>
              <w:bottom w:val="single" w:sz="4" w:space="0" w:color="auto"/>
              <w:right w:val="single" w:sz="4" w:space="0" w:color="auto"/>
            </w:tcBorders>
            <w:vAlign w:val="center"/>
            <w:hideMark/>
          </w:tcPr>
          <w:p w14:paraId="64ECD093"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All member</w:t>
            </w:r>
          </w:p>
        </w:tc>
        <w:tc>
          <w:tcPr>
            <w:tcW w:w="527"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6C0A7E80"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14"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69A3F24D"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14"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1937346"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20BA3593"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14"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22A60685"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69" w:type="dxa"/>
            <w:tcBorders>
              <w:top w:val="single" w:sz="4" w:space="0" w:color="auto"/>
              <w:left w:val="single" w:sz="4" w:space="0" w:color="auto"/>
              <w:bottom w:val="single" w:sz="4" w:space="0" w:color="auto"/>
              <w:right w:val="single" w:sz="4" w:space="0" w:color="auto"/>
            </w:tcBorders>
            <w:vAlign w:val="bottom"/>
          </w:tcPr>
          <w:p w14:paraId="5654E60B"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05" w:type="dxa"/>
            <w:tcBorders>
              <w:top w:val="single" w:sz="4" w:space="0" w:color="auto"/>
              <w:left w:val="single" w:sz="4" w:space="0" w:color="auto"/>
              <w:bottom w:val="single" w:sz="4" w:space="0" w:color="auto"/>
              <w:right w:val="single" w:sz="4" w:space="0" w:color="auto"/>
            </w:tcBorders>
            <w:vAlign w:val="bottom"/>
          </w:tcPr>
          <w:p w14:paraId="120A2A03"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86" w:type="dxa"/>
            <w:tcBorders>
              <w:top w:val="single" w:sz="4" w:space="0" w:color="auto"/>
              <w:left w:val="single" w:sz="4" w:space="0" w:color="auto"/>
              <w:bottom w:val="single" w:sz="4" w:space="0" w:color="auto"/>
              <w:right w:val="single" w:sz="4" w:space="0" w:color="auto"/>
            </w:tcBorders>
            <w:vAlign w:val="bottom"/>
          </w:tcPr>
          <w:p w14:paraId="2AFA6BCA"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05" w:type="dxa"/>
            <w:tcBorders>
              <w:top w:val="single" w:sz="4" w:space="0" w:color="auto"/>
              <w:left w:val="single" w:sz="4" w:space="0" w:color="auto"/>
              <w:bottom w:val="single" w:sz="4" w:space="0" w:color="auto"/>
              <w:right w:val="single" w:sz="4" w:space="0" w:color="auto"/>
            </w:tcBorders>
            <w:vAlign w:val="bottom"/>
          </w:tcPr>
          <w:p w14:paraId="6405EEC9"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95" w:type="dxa"/>
            <w:tcBorders>
              <w:top w:val="single" w:sz="4" w:space="0" w:color="auto"/>
              <w:left w:val="single" w:sz="4" w:space="0" w:color="auto"/>
              <w:bottom w:val="single" w:sz="4" w:space="0" w:color="auto"/>
              <w:right w:val="single" w:sz="4" w:space="0" w:color="auto"/>
            </w:tcBorders>
            <w:vAlign w:val="bottom"/>
          </w:tcPr>
          <w:p w14:paraId="52A67D05"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68" w:type="dxa"/>
            <w:tcBorders>
              <w:top w:val="single" w:sz="4" w:space="0" w:color="auto"/>
              <w:left w:val="single" w:sz="4" w:space="0" w:color="auto"/>
              <w:bottom w:val="single" w:sz="4" w:space="0" w:color="auto"/>
              <w:right w:val="single" w:sz="4" w:space="0" w:color="auto"/>
            </w:tcBorders>
            <w:shd w:val="clear" w:color="auto" w:fill="000000" w:themeFill="text1"/>
            <w:vAlign w:val="bottom"/>
          </w:tcPr>
          <w:p w14:paraId="58170726"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59" w:type="dxa"/>
            <w:tcBorders>
              <w:top w:val="single" w:sz="4" w:space="0" w:color="auto"/>
              <w:left w:val="single" w:sz="4" w:space="0" w:color="auto"/>
              <w:bottom w:val="single" w:sz="4" w:space="0" w:color="auto"/>
              <w:right w:val="single" w:sz="4" w:space="0" w:color="auto"/>
            </w:tcBorders>
            <w:vAlign w:val="bottom"/>
          </w:tcPr>
          <w:p w14:paraId="067A30F3" w14:textId="77777777" w:rsidR="00941545" w:rsidRDefault="00941545" w:rsidP="005367E7">
            <w:pPr>
              <w:spacing w:line="240" w:lineRule="auto"/>
              <w:ind w:firstLine="0"/>
              <w:jc w:val="left"/>
              <w:rPr>
                <w:rFonts w:ascii="Times New Roman" w:eastAsia="Times New Roman" w:hAnsi="Times New Roman" w:cs="Times New Roman"/>
                <w:color w:val="000000" w:themeColor="text1"/>
                <w:lang w:val="en-US"/>
              </w:rPr>
            </w:pPr>
          </w:p>
        </w:tc>
      </w:tr>
      <w:tr w:rsidR="00941545" w14:paraId="1389D23C" w14:textId="77777777" w:rsidTr="206A94A8">
        <w:trPr>
          <w:gridAfter w:val="1"/>
          <w:wAfter w:w="29" w:type="dxa"/>
          <w:trHeight w:val="612"/>
          <w:jc w:val="center"/>
        </w:trPr>
        <w:tc>
          <w:tcPr>
            <w:tcW w:w="2195" w:type="dxa"/>
            <w:tcBorders>
              <w:top w:val="single" w:sz="4" w:space="0" w:color="auto"/>
              <w:left w:val="single" w:sz="4" w:space="0" w:color="auto"/>
              <w:bottom w:val="single" w:sz="4" w:space="0" w:color="auto"/>
              <w:right w:val="single" w:sz="4" w:space="0" w:color="auto"/>
            </w:tcBorders>
            <w:vAlign w:val="center"/>
            <w:hideMark/>
          </w:tcPr>
          <w:p w14:paraId="5F0E550C" w14:textId="77777777" w:rsidR="00941545" w:rsidRDefault="00941545" w:rsidP="005367E7">
            <w:pPr>
              <w:spacing w:line="240" w:lineRule="auto"/>
              <w:ind w:firstLine="0"/>
              <w:jc w:val="left"/>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Finishing final report</w:t>
            </w:r>
          </w:p>
        </w:tc>
        <w:tc>
          <w:tcPr>
            <w:tcW w:w="1664" w:type="dxa"/>
            <w:tcBorders>
              <w:top w:val="single" w:sz="4" w:space="0" w:color="auto"/>
              <w:left w:val="single" w:sz="4" w:space="0" w:color="auto"/>
              <w:bottom w:val="single" w:sz="4" w:space="0" w:color="auto"/>
              <w:right w:val="single" w:sz="4" w:space="0" w:color="auto"/>
            </w:tcBorders>
            <w:vAlign w:val="center"/>
            <w:hideMark/>
          </w:tcPr>
          <w:p w14:paraId="43E18BFE"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All member</w:t>
            </w:r>
          </w:p>
        </w:tc>
        <w:tc>
          <w:tcPr>
            <w:tcW w:w="527"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EC478EC"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14"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125FD3EC"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14"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0151C494"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8EF0BF3"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14"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45AA4D3C"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69" w:type="dxa"/>
            <w:tcBorders>
              <w:top w:val="single" w:sz="4" w:space="0" w:color="auto"/>
              <w:left w:val="single" w:sz="4" w:space="0" w:color="auto"/>
              <w:bottom w:val="single" w:sz="4" w:space="0" w:color="auto"/>
              <w:right w:val="single" w:sz="4" w:space="0" w:color="auto"/>
            </w:tcBorders>
            <w:vAlign w:val="bottom"/>
          </w:tcPr>
          <w:p w14:paraId="3161C194"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05" w:type="dxa"/>
            <w:tcBorders>
              <w:top w:val="single" w:sz="4" w:space="0" w:color="auto"/>
              <w:left w:val="single" w:sz="4" w:space="0" w:color="auto"/>
              <w:bottom w:val="single" w:sz="4" w:space="0" w:color="auto"/>
              <w:right w:val="single" w:sz="4" w:space="0" w:color="auto"/>
            </w:tcBorders>
            <w:vAlign w:val="bottom"/>
          </w:tcPr>
          <w:p w14:paraId="0E4C08E2"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86" w:type="dxa"/>
            <w:tcBorders>
              <w:top w:val="single" w:sz="4" w:space="0" w:color="auto"/>
              <w:left w:val="single" w:sz="4" w:space="0" w:color="auto"/>
              <w:bottom w:val="single" w:sz="4" w:space="0" w:color="auto"/>
              <w:right w:val="single" w:sz="4" w:space="0" w:color="auto"/>
            </w:tcBorders>
            <w:vAlign w:val="bottom"/>
          </w:tcPr>
          <w:p w14:paraId="15FD8FD5"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05" w:type="dxa"/>
            <w:tcBorders>
              <w:top w:val="single" w:sz="4" w:space="0" w:color="auto"/>
              <w:left w:val="single" w:sz="4" w:space="0" w:color="auto"/>
              <w:bottom w:val="single" w:sz="4" w:space="0" w:color="auto"/>
              <w:right w:val="single" w:sz="4" w:space="0" w:color="auto"/>
            </w:tcBorders>
            <w:vAlign w:val="bottom"/>
          </w:tcPr>
          <w:p w14:paraId="3B83AE07"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95" w:type="dxa"/>
            <w:tcBorders>
              <w:top w:val="single" w:sz="4" w:space="0" w:color="auto"/>
              <w:left w:val="single" w:sz="4" w:space="0" w:color="auto"/>
              <w:bottom w:val="single" w:sz="4" w:space="0" w:color="auto"/>
              <w:right w:val="single" w:sz="4" w:space="0" w:color="auto"/>
            </w:tcBorders>
            <w:vAlign w:val="bottom"/>
          </w:tcPr>
          <w:p w14:paraId="45B81F9B"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68" w:type="dxa"/>
            <w:tcBorders>
              <w:top w:val="single" w:sz="4" w:space="0" w:color="auto"/>
              <w:left w:val="single" w:sz="4" w:space="0" w:color="auto"/>
              <w:bottom w:val="single" w:sz="4" w:space="0" w:color="auto"/>
              <w:right w:val="single" w:sz="4" w:space="0" w:color="auto"/>
            </w:tcBorders>
            <w:shd w:val="clear" w:color="auto" w:fill="000000" w:themeFill="text1"/>
            <w:vAlign w:val="bottom"/>
          </w:tcPr>
          <w:p w14:paraId="43A147B6"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59" w:type="dxa"/>
            <w:tcBorders>
              <w:top w:val="single" w:sz="4" w:space="0" w:color="auto"/>
              <w:left w:val="single" w:sz="4" w:space="0" w:color="auto"/>
              <w:bottom w:val="single" w:sz="4" w:space="0" w:color="auto"/>
              <w:right w:val="single" w:sz="4" w:space="0" w:color="auto"/>
            </w:tcBorders>
            <w:vAlign w:val="bottom"/>
          </w:tcPr>
          <w:p w14:paraId="1D48F91F" w14:textId="77777777" w:rsidR="00941545" w:rsidRDefault="00941545" w:rsidP="005367E7">
            <w:pPr>
              <w:spacing w:line="240" w:lineRule="auto"/>
              <w:ind w:firstLine="0"/>
              <w:jc w:val="left"/>
              <w:rPr>
                <w:rFonts w:ascii="Times New Roman" w:eastAsia="Times New Roman" w:hAnsi="Times New Roman" w:cs="Times New Roman"/>
                <w:color w:val="000000" w:themeColor="text1"/>
                <w:lang w:val="en-US"/>
              </w:rPr>
            </w:pPr>
          </w:p>
        </w:tc>
      </w:tr>
      <w:tr w:rsidR="00941545" w14:paraId="29C1C02D" w14:textId="77777777" w:rsidTr="206A94A8">
        <w:trPr>
          <w:gridAfter w:val="1"/>
          <w:wAfter w:w="29" w:type="dxa"/>
          <w:trHeight w:val="612"/>
          <w:jc w:val="center"/>
        </w:trPr>
        <w:tc>
          <w:tcPr>
            <w:tcW w:w="2195" w:type="dxa"/>
            <w:tcBorders>
              <w:top w:val="single" w:sz="4" w:space="0" w:color="auto"/>
              <w:left w:val="single" w:sz="4" w:space="0" w:color="auto"/>
              <w:bottom w:val="single" w:sz="4" w:space="0" w:color="auto"/>
              <w:right w:val="single" w:sz="4" w:space="0" w:color="auto"/>
            </w:tcBorders>
            <w:vAlign w:val="center"/>
          </w:tcPr>
          <w:p w14:paraId="29531593" w14:textId="77777777" w:rsidR="00941545" w:rsidRDefault="00941545" w:rsidP="005367E7">
            <w:pPr>
              <w:spacing w:line="240" w:lineRule="auto"/>
              <w:ind w:firstLine="0"/>
              <w:jc w:val="left"/>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Final report submission</w:t>
            </w:r>
          </w:p>
        </w:tc>
        <w:tc>
          <w:tcPr>
            <w:tcW w:w="1664" w:type="dxa"/>
            <w:tcBorders>
              <w:top w:val="single" w:sz="4" w:space="0" w:color="auto"/>
              <w:left w:val="single" w:sz="4" w:space="0" w:color="auto"/>
              <w:bottom w:val="single" w:sz="4" w:space="0" w:color="auto"/>
              <w:right w:val="single" w:sz="4" w:space="0" w:color="auto"/>
            </w:tcBorders>
            <w:vAlign w:val="center"/>
          </w:tcPr>
          <w:p w14:paraId="736F70B5"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All member</w:t>
            </w:r>
          </w:p>
        </w:tc>
        <w:tc>
          <w:tcPr>
            <w:tcW w:w="527"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1543B476"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14"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616ECB23"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14"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7273E75C"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637FB8F8"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14"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5E7E85F"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69" w:type="dxa"/>
            <w:tcBorders>
              <w:top w:val="single" w:sz="4" w:space="0" w:color="auto"/>
              <w:left w:val="single" w:sz="4" w:space="0" w:color="auto"/>
              <w:bottom w:val="single" w:sz="4" w:space="0" w:color="auto"/>
              <w:right w:val="single" w:sz="4" w:space="0" w:color="auto"/>
            </w:tcBorders>
            <w:vAlign w:val="bottom"/>
          </w:tcPr>
          <w:p w14:paraId="1CCA5C08"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05" w:type="dxa"/>
            <w:tcBorders>
              <w:top w:val="single" w:sz="4" w:space="0" w:color="auto"/>
              <w:left w:val="single" w:sz="4" w:space="0" w:color="auto"/>
              <w:bottom w:val="single" w:sz="4" w:space="0" w:color="auto"/>
              <w:right w:val="single" w:sz="4" w:space="0" w:color="auto"/>
            </w:tcBorders>
            <w:vAlign w:val="bottom"/>
          </w:tcPr>
          <w:p w14:paraId="1A395861"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86" w:type="dxa"/>
            <w:tcBorders>
              <w:top w:val="single" w:sz="4" w:space="0" w:color="auto"/>
              <w:left w:val="single" w:sz="4" w:space="0" w:color="auto"/>
              <w:bottom w:val="single" w:sz="4" w:space="0" w:color="auto"/>
              <w:right w:val="single" w:sz="4" w:space="0" w:color="auto"/>
            </w:tcBorders>
            <w:vAlign w:val="bottom"/>
          </w:tcPr>
          <w:p w14:paraId="250040EE"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05" w:type="dxa"/>
            <w:tcBorders>
              <w:top w:val="single" w:sz="4" w:space="0" w:color="auto"/>
              <w:left w:val="single" w:sz="4" w:space="0" w:color="auto"/>
              <w:bottom w:val="single" w:sz="4" w:space="0" w:color="auto"/>
              <w:right w:val="single" w:sz="4" w:space="0" w:color="auto"/>
            </w:tcBorders>
            <w:vAlign w:val="bottom"/>
          </w:tcPr>
          <w:p w14:paraId="15C7AD13"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95" w:type="dxa"/>
            <w:tcBorders>
              <w:top w:val="single" w:sz="4" w:space="0" w:color="auto"/>
              <w:left w:val="single" w:sz="4" w:space="0" w:color="auto"/>
              <w:bottom w:val="single" w:sz="4" w:space="0" w:color="auto"/>
              <w:right w:val="single" w:sz="4" w:space="0" w:color="auto"/>
            </w:tcBorders>
            <w:vAlign w:val="bottom"/>
          </w:tcPr>
          <w:p w14:paraId="284777BD"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68"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8C94C39" w14:textId="77777777" w:rsidR="00941545" w:rsidRDefault="00941545" w:rsidP="005367E7">
            <w:pPr>
              <w:spacing w:line="240" w:lineRule="auto"/>
              <w:ind w:firstLine="0"/>
              <w:jc w:val="center"/>
              <w:rPr>
                <w:rFonts w:ascii="Times New Roman" w:eastAsia="Times New Roman" w:hAnsi="Times New Roman" w:cs="Times New Roman"/>
                <w:color w:val="000000" w:themeColor="text1"/>
                <w:lang w:val="en-US"/>
              </w:rPr>
            </w:pPr>
          </w:p>
        </w:tc>
        <w:tc>
          <w:tcPr>
            <w:tcW w:w="559" w:type="dxa"/>
            <w:tcBorders>
              <w:top w:val="single" w:sz="4" w:space="0" w:color="auto"/>
              <w:left w:val="single" w:sz="4" w:space="0" w:color="auto"/>
              <w:bottom w:val="single" w:sz="4" w:space="0" w:color="auto"/>
              <w:right w:val="single" w:sz="4" w:space="0" w:color="auto"/>
            </w:tcBorders>
            <w:shd w:val="clear" w:color="auto" w:fill="000000" w:themeFill="text1"/>
            <w:vAlign w:val="bottom"/>
          </w:tcPr>
          <w:p w14:paraId="3D7E1A3F" w14:textId="77777777" w:rsidR="00941545" w:rsidRDefault="00941545" w:rsidP="005367E7">
            <w:pPr>
              <w:spacing w:line="240" w:lineRule="auto"/>
              <w:ind w:firstLine="0"/>
              <w:jc w:val="left"/>
              <w:rPr>
                <w:rFonts w:ascii="Times New Roman" w:eastAsia="Times New Roman" w:hAnsi="Times New Roman" w:cs="Times New Roman"/>
                <w:color w:val="000000" w:themeColor="text1"/>
                <w:lang w:val="en-US"/>
              </w:rPr>
            </w:pPr>
          </w:p>
        </w:tc>
      </w:tr>
    </w:tbl>
    <w:p w14:paraId="4D25DBC7" w14:textId="77777777" w:rsidR="0049223E" w:rsidRDefault="0049223E" w:rsidP="68A598E9">
      <w:pPr>
        <w:spacing w:after="160" w:line="259" w:lineRule="auto"/>
        <w:ind w:firstLine="0"/>
        <w:jc w:val="left"/>
        <w:rPr>
          <w:rFonts w:ascii="Times New Roman" w:hAnsi="Times New Roman" w:cs="Times New Roman"/>
          <w:b/>
          <w:sz w:val="28"/>
        </w:rPr>
      </w:pPr>
    </w:p>
    <w:p w14:paraId="39D2D567" w14:textId="77777777" w:rsidR="0049223E" w:rsidRDefault="0049223E">
      <w:pPr>
        <w:spacing w:after="160" w:line="259" w:lineRule="auto"/>
        <w:ind w:firstLine="0"/>
        <w:jc w:val="left"/>
        <w:rPr>
          <w:rFonts w:ascii="Times New Roman" w:hAnsi="Times New Roman" w:cs="Times New Roman"/>
          <w:b/>
          <w:sz w:val="28"/>
        </w:rPr>
      </w:pPr>
      <w:r>
        <w:rPr>
          <w:rFonts w:ascii="Times New Roman" w:hAnsi="Times New Roman" w:cs="Times New Roman"/>
          <w:b/>
          <w:sz w:val="28"/>
        </w:rPr>
        <w:br w:type="page"/>
      </w:r>
    </w:p>
    <w:p w14:paraId="08F6374C" w14:textId="406D3D3B" w:rsidR="00A74C14" w:rsidRPr="00941545" w:rsidRDefault="5AC2134D" w:rsidP="68A598E9">
      <w:pPr>
        <w:spacing w:after="160" w:line="259" w:lineRule="auto"/>
        <w:ind w:firstLine="0"/>
        <w:jc w:val="left"/>
        <w:rPr>
          <w:rFonts w:ascii="Times New Roman" w:hAnsi="Times New Roman" w:cs="Times New Roman"/>
          <w:sz w:val="28"/>
        </w:rPr>
      </w:pPr>
      <w:r w:rsidRPr="00A74C14">
        <w:rPr>
          <w:rFonts w:ascii="Times New Roman" w:hAnsi="Times New Roman" w:cs="Times New Roman"/>
          <w:b/>
          <w:sz w:val="28"/>
        </w:rPr>
        <w:lastRenderedPageBreak/>
        <w:t xml:space="preserve">4.2. TASK ALLOCATIONS </w:t>
      </w:r>
    </w:p>
    <w:p w14:paraId="6FE70DB8" w14:textId="724A1FEA" w:rsidR="5AC2134D" w:rsidRDefault="206A94A8">
      <w:pPr>
        <w:spacing w:after="160" w:line="360" w:lineRule="auto"/>
        <w:rPr>
          <w:rFonts w:ascii="Times New Roman" w:hAnsi="Times New Roman" w:cs="Times New Roman"/>
        </w:rPr>
        <w:pPrChange w:id="1331" w:author="FIORENTINA RICHELLE ASUN" w:date="2019-11-21T18:57:00Z">
          <w:pPr>
            <w:spacing w:after="160" w:line="259" w:lineRule="auto"/>
            <w:jc w:val="left"/>
          </w:pPr>
        </w:pPrChange>
      </w:pPr>
      <w:r w:rsidRPr="206A94A8">
        <w:rPr>
          <w:rFonts w:ascii="Times New Roman" w:hAnsi="Times New Roman" w:cs="Times New Roman"/>
        </w:rPr>
        <w:t>We have allocated each member</w:t>
      </w:r>
      <w:del w:id="1332" w:author="FIORENTINA RICHELLE ASUN" w:date="2019-11-24T00:23:00Z">
        <w:r w:rsidRPr="206A94A8" w:rsidDel="00B11E35">
          <w:rPr>
            <w:rFonts w:ascii="Times New Roman" w:hAnsi="Times New Roman" w:cs="Times New Roman"/>
          </w:rPr>
          <w:delText>s</w:delText>
        </w:r>
      </w:del>
      <w:r w:rsidRPr="206A94A8">
        <w:rPr>
          <w:rFonts w:ascii="Times New Roman" w:hAnsi="Times New Roman" w:cs="Times New Roman"/>
        </w:rPr>
        <w:t xml:space="preserve"> both general tasks such as secretary and treasurer tasks and also specific tasks based on our </w:t>
      </w:r>
      <w:commentRangeStart w:id="1333"/>
      <w:r w:rsidRPr="206A94A8">
        <w:rPr>
          <w:rFonts w:ascii="Times New Roman" w:hAnsi="Times New Roman" w:cs="Times New Roman"/>
        </w:rPr>
        <w:t>project</w:t>
      </w:r>
      <w:commentRangeEnd w:id="1333"/>
      <w:r w:rsidR="00B62286">
        <w:rPr>
          <w:rStyle w:val="CommentReference"/>
        </w:rPr>
        <w:commentReference w:id="1333"/>
      </w:r>
      <w:r w:rsidRPr="206A94A8">
        <w:rPr>
          <w:rFonts w:ascii="Times New Roman" w:hAnsi="Times New Roman" w:cs="Times New Roman"/>
        </w:rPr>
        <w:t xml:space="preserve"> requirement. The task distributions of the general tasks can be seen in Table 4.2.1 and the specific tasks distribution is shown in Table 4.2.2.</w:t>
      </w:r>
    </w:p>
    <w:p w14:paraId="68B413E2" w14:textId="305749B2" w:rsidR="00941545" w:rsidRPr="000E237C" w:rsidDel="00B62286" w:rsidRDefault="00941545" w:rsidP="00A74C14">
      <w:pPr>
        <w:ind w:firstLine="0"/>
        <w:jc w:val="center"/>
        <w:rPr>
          <w:del w:id="1334" w:author="Nor Erniza Bt M Rozali - Dr (ACAD/UTP)" w:date="2019-11-21T14:54:00Z"/>
          <w:rFonts w:ascii="Times New Roman" w:hAnsi="Times New Roman" w:cs="Times New Roman"/>
          <w:i/>
        </w:rPr>
      </w:pPr>
      <w:del w:id="1335" w:author="Nor Erniza Bt M Rozali - Dr (ACAD/UTP)" w:date="2019-11-21T14:54:00Z">
        <w:r w:rsidDel="00B62286">
          <w:rPr>
            <w:rFonts w:ascii="Times New Roman" w:hAnsi="Times New Roman" w:cs="Times New Roman"/>
            <w:b/>
            <w:bCs/>
          </w:rPr>
          <w:delText xml:space="preserve">GENERAL </w:delText>
        </w:r>
        <w:r w:rsidRPr="00C333A3" w:rsidDel="00B62286">
          <w:rPr>
            <w:rFonts w:ascii="Times New Roman" w:hAnsi="Times New Roman" w:cs="Times New Roman"/>
            <w:b/>
            <w:bCs/>
          </w:rPr>
          <w:delText xml:space="preserve">TASK DISTRIBUTION  </w:delText>
        </w:r>
      </w:del>
    </w:p>
    <w:p w14:paraId="5F6BA48F" w14:textId="277917EB" w:rsidR="00A74C14" w:rsidRPr="000E237C" w:rsidRDefault="00A74C14" w:rsidP="00A74C14">
      <w:pPr>
        <w:ind w:firstLine="0"/>
        <w:jc w:val="center"/>
        <w:rPr>
          <w:rFonts w:ascii="Times New Roman" w:hAnsi="Times New Roman" w:cs="Times New Roman"/>
          <w:bCs/>
          <w:i/>
        </w:rPr>
      </w:pPr>
      <w:r w:rsidRPr="000E237C">
        <w:rPr>
          <w:rFonts w:ascii="Times New Roman" w:hAnsi="Times New Roman" w:cs="Times New Roman"/>
          <w:bCs/>
          <w:i/>
        </w:rPr>
        <w:t>Table 4.</w:t>
      </w:r>
      <w:r w:rsidR="00352D74">
        <w:rPr>
          <w:rFonts w:ascii="Times New Roman" w:hAnsi="Times New Roman" w:cs="Times New Roman"/>
          <w:bCs/>
          <w:i/>
        </w:rPr>
        <w:t>2.1</w:t>
      </w:r>
      <w:r w:rsidRPr="000E237C">
        <w:rPr>
          <w:rFonts w:ascii="Times New Roman" w:hAnsi="Times New Roman" w:cs="Times New Roman"/>
          <w:bCs/>
          <w:i/>
        </w:rPr>
        <w:t xml:space="preserve"> General task division</w:t>
      </w:r>
    </w:p>
    <w:tbl>
      <w:tblPr>
        <w:tblStyle w:val="TableGrid"/>
        <w:tblW w:w="9618" w:type="dxa"/>
        <w:tblLook w:val="04A0" w:firstRow="1" w:lastRow="0" w:firstColumn="1" w:lastColumn="0" w:noHBand="0" w:noVBand="1"/>
      </w:tblPr>
      <w:tblGrid>
        <w:gridCol w:w="2316"/>
        <w:gridCol w:w="7302"/>
      </w:tblGrid>
      <w:tr w:rsidR="00A74C14" w14:paraId="0B721D85" w14:textId="77777777" w:rsidTr="7E58E5E5">
        <w:trPr>
          <w:trHeight w:val="586"/>
        </w:trPr>
        <w:tc>
          <w:tcPr>
            <w:tcW w:w="2316" w:type="dxa"/>
            <w:vAlign w:val="center"/>
          </w:tcPr>
          <w:p w14:paraId="3F94EB86" w14:textId="77777777" w:rsidR="00A74C14" w:rsidRDefault="00A74C14" w:rsidP="005367E7">
            <w:pPr>
              <w:ind w:firstLine="0"/>
              <w:jc w:val="center"/>
              <w:rPr>
                <w:rFonts w:ascii="Times New Roman" w:hAnsi="Times New Roman" w:cs="Times New Roman"/>
                <w:b/>
                <w:bCs/>
              </w:rPr>
            </w:pPr>
            <w:r w:rsidRPr="5B1A8C50">
              <w:rPr>
                <w:rFonts w:ascii="Times New Roman" w:hAnsi="Times New Roman" w:cs="Times New Roman"/>
                <w:b/>
                <w:bCs/>
              </w:rPr>
              <w:t>NAME &amp; POSITION</w:t>
            </w:r>
          </w:p>
        </w:tc>
        <w:tc>
          <w:tcPr>
            <w:tcW w:w="7302" w:type="dxa"/>
            <w:vAlign w:val="center"/>
          </w:tcPr>
          <w:p w14:paraId="4F1C4AE5" w14:textId="77777777" w:rsidR="00A74C14" w:rsidRDefault="00A74C14" w:rsidP="005367E7">
            <w:pPr>
              <w:ind w:firstLine="0"/>
              <w:jc w:val="center"/>
              <w:rPr>
                <w:rFonts w:ascii="Times New Roman" w:hAnsi="Times New Roman" w:cs="Times New Roman"/>
                <w:b/>
                <w:bCs/>
              </w:rPr>
            </w:pPr>
            <w:r>
              <w:rPr>
                <w:rFonts w:ascii="Times New Roman" w:hAnsi="Times New Roman" w:cs="Times New Roman"/>
                <w:b/>
                <w:bCs/>
              </w:rPr>
              <w:t xml:space="preserve">GENERAL </w:t>
            </w:r>
            <w:r w:rsidRPr="5B1A8C50">
              <w:rPr>
                <w:rFonts w:ascii="Times New Roman" w:hAnsi="Times New Roman" w:cs="Times New Roman"/>
                <w:b/>
                <w:bCs/>
              </w:rPr>
              <w:t>TASKS</w:t>
            </w:r>
          </w:p>
        </w:tc>
      </w:tr>
      <w:tr w:rsidR="00A74C14" w14:paraId="49CF11E3" w14:textId="77777777" w:rsidTr="7E58E5E5">
        <w:trPr>
          <w:trHeight w:val="2172"/>
        </w:trPr>
        <w:tc>
          <w:tcPr>
            <w:tcW w:w="2316" w:type="dxa"/>
            <w:vAlign w:val="center"/>
          </w:tcPr>
          <w:p w14:paraId="33E32121" w14:textId="77777777" w:rsidR="00A74C14" w:rsidRDefault="00A74C14" w:rsidP="005367E7">
            <w:pPr>
              <w:ind w:firstLine="0"/>
              <w:jc w:val="left"/>
              <w:rPr>
                <w:rFonts w:ascii="Times New Roman" w:hAnsi="Times New Roman" w:cs="Times New Roman"/>
              </w:rPr>
            </w:pPr>
            <w:r w:rsidRPr="5B1A8C50">
              <w:rPr>
                <w:rFonts w:ascii="Times New Roman" w:hAnsi="Times New Roman" w:cs="Times New Roman"/>
              </w:rPr>
              <w:t xml:space="preserve">Muhammad Fathy Rashad </w:t>
            </w:r>
          </w:p>
          <w:p w14:paraId="2B7AB01A" w14:textId="77777777" w:rsidR="00A74C14" w:rsidRDefault="00A74C14" w:rsidP="005367E7">
            <w:pPr>
              <w:ind w:firstLine="0"/>
              <w:jc w:val="left"/>
              <w:rPr>
                <w:rFonts w:ascii="Times New Roman" w:hAnsi="Times New Roman" w:cs="Times New Roman"/>
              </w:rPr>
            </w:pPr>
            <w:r w:rsidRPr="5B1A8C50">
              <w:rPr>
                <w:rFonts w:ascii="Times New Roman" w:hAnsi="Times New Roman" w:cs="Times New Roman"/>
              </w:rPr>
              <w:t>(Project manager)</w:t>
            </w:r>
          </w:p>
        </w:tc>
        <w:tc>
          <w:tcPr>
            <w:tcW w:w="7302" w:type="dxa"/>
            <w:vAlign w:val="center"/>
          </w:tcPr>
          <w:p w14:paraId="1CC2A95E" w14:textId="77777777" w:rsidR="00A74C14" w:rsidRPr="00053B94" w:rsidRDefault="00A74C14" w:rsidP="00A74C14">
            <w:pPr>
              <w:pStyle w:val="ListParagraph"/>
              <w:numPr>
                <w:ilvl w:val="0"/>
                <w:numId w:val="2"/>
              </w:numPr>
              <w:spacing w:line="360" w:lineRule="auto"/>
              <w:rPr>
                <w:rFonts w:ascii="Times New Roman" w:hAnsi="Times New Roman" w:cs="Times New Roman"/>
              </w:rPr>
            </w:pPr>
            <w:r w:rsidRPr="00053B94">
              <w:rPr>
                <w:rFonts w:ascii="Times New Roman" w:hAnsi="Times New Roman" w:cs="Times New Roman"/>
              </w:rPr>
              <w:t>In charge of the software and programming part.</w:t>
            </w:r>
          </w:p>
          <w:p w14:paraId="72E83F68" w14:textId="77777777" w:rsidR="00A74C14" w:rsidRDefault="00A74C14" w:rsidP="00A74C14">
            <w:pPr>
              <w:pStyle w:val="ListParagraph"/>
              <w:numPr>
                <w:ilvl w:val="0"/>
                <w:numId w:val="2"/>
              </w:numPr>
              <w:spacing w:line="360" w:lineRule="auto"/>
              <w:rPr>
                <w:rFonts w:ascii="Times New Roman" w:hAnsi="Times New Roman" w:cs="Times New Roman"/>
              </w:rPr>
            </w:pPr>
            <w:r w:rsidRPr="5B1A8C50">
              <w:rPr>
                <w:rFonts w:ascii="Times New Roman" w:hAnsi="Times New Roman" w:cs="Times New Roman"/>
              </w:rPr>
              <w:t xml:space="preserve">Manage the project, ensure all members completed the task </w:t>
            </w:r>
            <w:r>
              <w:rPr>
                <w:rFonts w:ascii="Times New Roman" w:hAnsi="Times New Roman" w:cs="Times New Roman"/>
              </w:rPr>
              <w:t xml:space="preserve">  </w:t>
            </w:r>
            <w:r w:rsidRPr="5B1A8C50">
              <w:rPr>
                <w:rFonts w:ascii="Times New Roman" w:hAnsi="Times New Roman" w:cs="Times New Roman"/>
              </w:rPr>
              <w:t>on time.</w:t>
            </w:r>
          </w:p>
          <w:p w14:paraId="52D564D4" w14:textId="77777777" w:rsidR="00A74C14" w:rsidRDefault="00A74C14" w:rsidP="00A74C14">
            <w:pPr>
              <w:pStyle w:val="ListParagraph"/>
              <w:numPr>
                <w:ilvl w:val="0"/>
                <w:numId w:val="2"/>
              </w:numPr>
              <w:spacing w:line="360" w:lineRule="auto"/>
              <w:rPr>
                <w:rFonts w:ascii="Times New Roman" w:hAnsi="Times New Roman" w:cs="Times New Roman"/>
              </w:rPr>
            </w:pPr>
            <w:r w:rsidRPr="5B1A8C50">
              <w:rPr>
                <w:rFonts w:ascii="Times New Roman" w:hAnsi="Times New Roman" w:cs="Times New Roman"/>
              </w:rPr>
              <w:t>Ensure the project is done according to plan.</w:t>
            </w:r>
          </w:p>
          <w:p w14:paraId="5F89F028" w14:textId="77777777" w:rsidR="00A74C14" w:rsidRPr="000C4B04" w:rsidRDefault="00A74C14" w:rsidP="00A74C14">
            <w:pPr>
              <w:pStyle w:val="ListParagraph"/>
              <w:numPr>
                <w:ilvl w:val="0"/>
                <w:numId w:val="2"/>
              </w:numPr>
              <w:spacing w:line="360" w:lineRule="auto"/>
              <w:rPr>
                <w:rFonts w:ascii="Times New Roman" w:hAnsi="Times New Roman" w:cs="Times New Roman"/>
              </w:rPr>
            </w:pPr>
            <w:r w:rsidRPr="5B1A8C50">
              <w:rPr>
                <w:rFonts w:ascii="Times New Roman" w:hAnsi="Times New Roman" w:cs="Times New Roman"/>
              </w:rPr>
              <w:t>Ensure the proposal, report and other documents are done and submitted on time.</w:t>
            </w:r>
          </w:p>
        </w:tc>
      </w:tr>
      <w:tr w:rsidR="00A74C14" w14:paraId="767C89F1" w14:textId="77777777" w:rsidTr="7E58E5E5">
        <w:trPr>
          <w:trHeight w:val="1156"/>
        </w:trPr>
        <w:tc>
          <w:tcPr>
            <w:tcW w:w="2316" w:type="dxa"/>
            <w:vAlign w:val="center"/>
          </w:tcPr>
          <w:p w14:paraId="27EE05C3" w14:textId="77777777" w:rsidR="00A74C14" w:rsidRDefault="00A74C14" w:rsidP="005367E7">
            <w:pPr>
              <w:ind w:firstLine="0"/>
              <w:jc w:val="left"/>
              <w:rPr>
                <w:rFonts w:ascii="Times New Roman" w:hAnsi="Times New Roman" w:cs="Times New Roman"/>
              </w:rPr>
            </w:pPr>
            <w:r w:rsidRPr="5B1A8C50">
              <w:rPr>
                <w:rFonts w:ascii="Times New Roman" w:hAnsi="Times New Roman" w:cs="Times New Roman"/>
              </w:rPr>
              <w:t>Bushra Binti Mohamad Zakir</w:t>
            </w:r>
          </w:p>
          <w:p w14:paraId="715FCA93" w14:textId="77777777" w:rsidR="00A74C14" w:rsidRDefault="00A74C14" w:rsidP="005367E7">
            <w:pPr>
              <w:ind w:firstLine="0"/>
              <w:jc w:val="left"/>
              <w:rPr>
                <w:rFonts w:ascii="Times New Roman" w:hAnsi="Times New Roman" w:cs="Times New Roman"/>
              </w:rPr>
            </w:pPr>
            <w:r w:rsidRPr="5B1A8C50">
              <w:rPr>
                <w:rFonts w:ascii="Times New Roman" w:hAnsi="Times New Roman" w:cs="Times New Roman"/>
              </w:rPr>
              <w:t>(Secretary)</w:t>
            </w:r>
          </w:p>
        </w:tc>
        <w:tc>
          <w:tcPr>
            <w:tcW w:w="7302" w:type="dxa"/>
            <w:vAlign w:val="center"/>
          </w:tcPr>
          <w:p w14:paraId="05000F99" w14:textId="0B6F3F7A" w:rsidR="00AA19FE" w:rsidRDefault="7E58E5E5" w:rsidP="7E58E5E5">
            <w:pPr>
              <w:pStyle w:val="ListParagraph"/>
              <w:numPr>
                <w:ilvl w:val="0"/>
                <w:numId w:val="2"/>
              </w:numPr>
              <w:spacing w:line="360" w:lineRule="auto"/>
              <w:rPr>
                <w:rFonts w:ascii="Times New Roman" w:hAnsi="Times New Roman" w:cs="Times New Roman"/>
              </w:rPr>
            </w:pPr>
            <w:r w:rsidRPr="7E58E5E5">
              <w:rPr>
                <w:rFonts w:ascii="Times New Roman" w:hAnsi="Times New Roman" w:cs="Times New Roman"/>
              </w:rPr>
              <w:t>Prepare engineering drawing of the prototype.</w:t>
            </w:r>
          </w:p>
          <w:p w14:paraId="4ACA79E1" w14:textId="0B6F3F7A" w:rsidR="00187F7C" w:rsidRDefault="7E58E5E5" w:rsidP="7E58E5E5">
            <w:pPr>
              <w:pStyle w:val="ListParagraph"/>
              <w:numPr>
                <w:ilvl w:val="0"/>
                <w:numId w:val="2"/>
              </w:numPr>
              <w:spacing w:line="360" w:lineRule="auto"/>
              <w:rPr>
                <w:rFonts w:ascii="Times New Roman" w:hAnsi="Times New Roman" w:cs="Times New Roman"/>
              </w:rPr>
            </w:pPr>
            <w:r w:rsidRPr="7E58E5E5">
              <w:rPr>
                <w:rFonts w:ascii="Times New Roman" w:hAnsi="Times New Roman" w:cs="Times New Roman"/>
              </w:rPr>
              <w:t>Prepare 3D drawing of the prototype for 3D printing purposes.</w:t>
            </w:r>
          </w:p>
          <w:p w14:paraId="02EB6736" w14:textId="2C17CCD4" w:rsidR="00A74C14" w:rsidRDefault="7E58E5E5" w:rsidP="7E58E5E5">
            <w:pPr>
              <w:pStyle w:val="ListParagraph"/>
              <w:numPr>
                <w:ilvl w:val="0"/>
                <w:numId w:val="2"/>
              </w:numPr>
              <w:spacing w:line="360" w:lineRule="auto"/>
              <w:rPr>
                <w:rFonts w:ascii="Times New Roman" w:hAnsi="Times New Roman" w:cs="Times New Roman"/>
              </w:rPr>
            </w:pPr>
            <w:r w:rsidRPr="7E58E5E5">
              <w:rPr>
                <w:rFonts w:ascii="Times New Roman" w:hAnsi="Times New Roman" w:cs="Times New Roman"/>
              </w:rPr>
              <w:t>Arrange meeting time with supervisor.</w:t>
            </w:r>
          </w:p>
          <w:p w14:paraId="1BE33532" w14:textId="0327082A" w:rsidR="001B21A1" w:rsidRPr="00C6572A" w:rsidRDefault="00A74C14" w:rsidP="00A74C14">
            <w:pPr>
              <w:pStyle w:val="ListParagraph"/>
              <w:numPr>
                <w:ilvl w:val="0"/>
                <w:numId w:val="2"/>
              </w:numPr>
              <w:spacing w:line="360" w:lineRule="auto"/>
              <w:rPr>
                <w:rFonts w:ascii="Times New Roman" w:hAnsi="Times New Roman" w:cs="Times New Roman"/>
              </w:rPr>
            </w:pPr>
            <w:r w:rsidRPr="5B1A8C50">
              <w:rPr>
                <w:rFonts w:ascii="Times New Roman" w:hAnsi="Times New Roman" w:cs="Times New Roman"/>
              </w:rPr>
              <w:t>In charge of mechanical part of the prototype.</w:t>
            </w:r>
          </w:p>
        </w:tc>
      </w:tr>
      <w:tr w:rsidR="00A74C14" w14:paraId="4FB7FA81" w14:textId="77777777" w:rsidTr="7E58E5E5">
        <w:trPr>
          <w:trHeight w:val="1263"/>
        </w:trPr>
        <w:tc>
          <w:tcPr>
            <w:tcW w:w="2316" w:type="dxa"/>
            <w:vAlign w:val="center"/>
          </w:tcPr>
          <w:p w14:paraId="22C4DE09" w14:textId="77777777" w:rsidR="00A74C14" w:rsidRDefault="00A74C14" w:rsidP="005367E7">
            <w:pPr>
              <w:ind w:firstLine="0"/>
              <w:jc w:val="left"/>
              <w:rPr>
                <w:rFonts w:ascii="Times New Roman" w:hAnsi="Times New Roman" w:cs="Times New Roman"/>
              </w:rPr>
            </w:pPr>
            <w:r w:rsidRPr="5B1A8C50">
              <w:rPr>
                <w:rFonts w:ascii="Times New Roman" w:hAnsi="Times New Roman" w:cs="Times New Roman"/>
              </w:rPr>
              <w:t>Fiorentina Richelle Asun</w:t>
            </w:r>
          </w:p>
          <w:p w14:paraId="7586BFEE" w14:textId="77777777" w:rsidR="00A74C14" w:rsidRDefault="00A74C14" w:rsidP="005367E7">
            <w:pPr>
              <w:ind w:firstLine="0"/>
              <w:jc w:val="left"/>
              <w:rPr>
                <w:rFonts w:ascii="Times New Roman" w:hAnsi="Times New Roman" w:cs="Times New Roman"/>
              </w:rPr>
            </w:pPr>
            <w:r w:rsidRPr="5B1A8C50">
              <w:rPr>
                <w:rFonts w:ascii="Times New Roman" w:hAnsi="Times New Roman" w:cs="Times New Roman"/>
              </w:rPr>
              <w:t>(Treasurer)</w:t>
            </w:r>
          </w:p>
        </w:tc>
        <w:tc>
          <w:tcPr>
            <w:tcW w:w="7302" w:type="dxa"/>
            <w:vAlign w:val="center"/>
          </w:tcPr>
          <w:p w14:paraId="4D7E044C" w14:textId="77777777" w:rsidR="00A74C14" w:rsidRPr="00053B94" w:rsidRDefault="00A74C14" w:rsidP="00A74C14">
            <w:pPr>
              <w:pStyle w:val="ListParagraph"/>
              <w:numPr>
                <w:ilvl w:val="0"/>
                <w:numId w:val="2"/>
              </w:numPr>
              <w:spacing w:line="360" w:lineRule="auto"/>
              <w:rPr>
                <w:rFonts w:ascii="Times New Roman" w:hAnsi="Times New Roman" w:cs="Times New Roman"/>
              </w:rPr>
            </w:pPr>
            <w:r w:rsidRPr="00053B94">
              <w:rPr>
                <w:rFonts w:ascii="Times New Roman" w:hAnsi="Times New Roman" w:cs="Times New Roman"/>
              </w:rPr>
              <w:t>Manage group’s fund.</w:t>
            </w:r>
          </w:p>
          <w:p w14:paraId="7677B4BE" w14:textId="77777777" w:rsidR="00A74C14" w:rsidRDefault="00A74C14" w:rsidP="00A74C14">
            <w:pPr>
              <w:pStyle w:val="ListParagraph"/>
              <w:numPr>
                <w:ilvl w:val="0"/>
                <w:numId w:val="2"/>
              </w:numPr>
              <w:spacing w:line="360" w:lineRule="auto"/>
              <w:rPr>
                <w:rFonts w:ascii="Times New Roman" w:hAnsi="Times New Roman" w:cs="Times New Roman"/>
              </w:rPr>
            </w:pPr>
            <w:r w:rsidRPr="5B1A8C50">
              <w:rPr>
                <w:rFonts w:ascii="Times New Roman" w:hAnsi="Times New Roman" w:cs="Times New Roman"/>
              </w:rPr>
              <w:t>Ensur</w:t>
            </w:r>
            <w:r>
              <w:rPr>
                <w:rFonts w:ascii="Times New Roman" w:hAnsi="Times New Roman" w:cs="Times New Roman"/>
              </w:rPr>
              <w:t>e</w:t>
            </w:r>
            <w:r w:rsidRPr="5B1A8C50">
              <w:rPr>
                <w:rFonts w:ascii="Times New Roman" w:hAnsi="Times New Roman" w:cs="Times New Roman"/>
              </w:rPr>
              <w:t xml:space="preserve"> purchase</w:t>
            </w:r>
            <w:r>
              <w:rPr>
                <w:rFonts w:ascii="Times New Roman" w:hAnsi="Times New Roman" w:cs="Times New Roman"/>
              </w:rPr>
              <w:t>s made</w:t>
            </w:r>
            <w:r w:rsidRPr="5B1A8C50">
              <w:rPr>
                <w:rFonts w:ascii="Times New Roman" w:hAnsi="Times New Roman" w:cs="Times New Roman"/>
              </w:rPr>
              <w:t xml:space="preserve"> is within the budget provided by UT</w:t>
            </w:r>
            <w:r>
              <w:rPr>
                <w:rFonts w:ascii="Times New Roman" w:hAnsi="Times New Roman" w:cs="Times New Roman"/>
              </w:rPr>
              <w:t>P.</w:t>
            </w:r>
          </w:p>
          <w:p w14:paraId="695DD4C2" w14:textId="77777777" w:rsidR="00A74C14" w:rsidRPr="000C4B04" w:rsidRDefault="00A74C14" w:rsidP="00A74C14">
            <w:pPr>
              <w:pStyle w:val="ListParagraph"/>
              <w:numPr>
                <w:ilvl w:val="0"/>
                <w:numId w:val="2"/>
              </w:numPr>
              <w:spacing w:line="360" w:lineRule="auto"/>
              <w:rPr>
                <w:rFonts w:ascii="Times New Roman" w:hAnsi="Times New Roman" w:cs="Times New Roman"/>
              </w:rPr>
            </w:pPr>
            <w:r w:rsidRPr="5B1A8C50">
              <w:rPr>
                <w:rFonts w:ascii="Times New Roman" w:hAnsi="Times New Roman" w:cs="Times New Roman"/>
              </w:rPr>
              <w:t>Safekeeping of the receipt for claiming purposes</w:t>
            </w:r>
            <w:r>
              <w:rPr>
                <w:rFonts w:ascii="Times New Roman" w:hAnsi="Times New Roman" w:cs="Times New Roman"/>
              </w:rPr>
              <w:t>.</w:t>
            </w:r>
          </w:p>
        </w:tc>
      </w:tr>
      <w:tr w:rsidR="00A74C14" w14:paraId="07428204" w14:textId="77777777" w:rsidTr="7E58E5E5">
        <w:trPr>
          <w:trHeight w:val="1290"/>
        </w:trPr>
        <w:tc>
          <w:tcPr>
            <w:tcW w:w="2316" w:type="dxa"/>
            <w:vAlign w:val="center"/>
          </w:tcPr>
          <w:p w14:paraId="60121382" w14:textId="77777777" w:rsidR="00A74C14" w:rsidRDefault="00A74C14" w:rsidP="005367E7">
            <w:pPr>
              <w:ind w:firstLine="0"/>
              <w:jc w:val="left"/>
              <w:rPr>
                <w:rFonts w:ascii="Times New Roman" w:hAnsi="Times New Roman" w:cs="Times New Roman"/>
              </w:rPr>
            </w:pPr>
            <w:r w:rsidRPr="5B1A8C50">
              <w:rPr>
                <w:rFonts w:ascii="Times New Roman" w:hAnsi="Times New Roman" w:cs="Times New Roman"/>
              </w:rPr>
              <w:t xml:space="preserve">Ahmad Kamal Bin Kamaluddin </w:t>
            </w:r>
          </w:p>
        </w:tc>
        <w:tc>
          <w:tcPr>
            <w:tcW w:w="7302" w:type="dxa"/>
            <w:vAlign w:val="center"/>
          </w:tcPr>
          <w:p w14:paraId="30834A9A" w14:textId="77777777" w:rsidR="00A74C14" w:rsidRDefault="00A74C14" w:rsidP="00A74C14">
            <w:pPr>
              <w:pStyle w:val="ListParagraph"/>
              <w:numPr>
                <w:ilvl w:val="0"/>
                <w:numId w:val="2"/>
              </w:numPr>
              <w:spacing w:line="360" w:lineRule="auto"/>
              <w:rPr>
                <w:rFonts w:ascii="Times New Roman" w:hAnsi="Times New Roman" w:cs="Times New Roman"/>
              </w:rPr>
            </w:pPr>
            <w:r w:rsidRPr="00053B94">
              <w:rPr>
                <w:rFonts w:ascii="Times New Roman" w:hAnsi="Times New Roman" w:cs="Times New Roman"/>
              </w:rPr>
              <w:t>Analyze problem faced during prototype fabrication and point it out in the discussion.</w:t>
            </w:r>
          </w:p>
          <w:p w14:paraId="37D1D0C2" w14:textId="77777777" w:rsidR="00A74C14" w:rsidRPr="00053B94" w:rsidRDefault="00A74C14" w:rsidP="00A74C14">
            <w:pPr>
              <w:pStyle w:val="ListParagraph"/>
              <w:numPr>
                <w:ilvl w:val="0"/>
                <w:numId w:val="2"/>
              </w:numPr>
              <w:spacing w:line="360" w:lineRule="auto"/>
              <w:rPr>
                <w:rFonts w:ascii="Times New Roman" w:hAnsi="Times New Roman" w:cs="Times New Roman"/>
              </w:rPr>
            </w:pPr>
            <w:r>
              <w:rPr>
                <w:rFonts w:ascii="Times New Roman" w:hAnsi="Times New Roman" w:cs="Times New Roman"/>
              </w:rPr>
              <w:t>Compiling extended proposal and final report.</w:t>
            </w:r>
          </w:p>
        </w:tc>
      </w:tr>
      <w:tr w:rsidR="00A74C14" w14:paraId="100053E0" w14:textId="77777777" w:rsidTr="7E58E5E5">
        <w:trPr>
          <w:trHeight w:val="1067"/>
        </w:trPr>
        <w:tc>
          <w:tcPr>
            <w:tcW w:w="2316" w:type="dxa"/>
            <w:vAlign w:val="center"/>
          </w:tcPr>
          <w:p w14:paraId="1D827745" w14:textId="77777777" w:rsidR="00A74C14" w:rsidRDefault="00A74C14" w:rsidP="005367E7">
            <w:pPr>
              <w:ind w:firstLine="0"/>
              <w:jc w:val="left"/>
              <w:rPr>
                <w:rFonts w:ascii="Times New Roman" w:hAnsi="Times New Roman" w:cs="Times New Roman"/>
              </w:rPr>
            </w:pPr>
            <w:r w:rsidRPr="5B1A8C50">
              <w:rPr>
                <w:rFonts w:ascii="Times New Roman" w:hAnsi="Times New Roman" w:cs="Times New Roman"/>
              </w:rPr>
              <w:t>Megat Khairil Azlan bin Adlin Azam</w:t>
            </w:r>
          </w:p>
        </w:tc>
        <w:tc>
          <w:tcPr>
            <w:tcW w:w="7302" w:type="dxa"/>
            <w:vAlign w:val="center"/>
          </w:tcPr>
          <w:p w14:paraId="3126652A" w14:textId="77777777" w:rsidR="00A74C14" w:rsidRDefault="00A74C14" w:rsidP="00A74C14">
            <w:pPr>
              <w:pStyle w:val="ListParagraph"/>
              <w:numPr>
                <w:ilvl w:val="0"/>
                <w:numId w:val="2"/>
              </w:numPr>
              <w:spacing w:line="360" w:lineRule="auto"/>
              <w:rPr>
                <w:rFonts w:ascii="Times New Roman" w:hAnsi="Times New Roman" w:cs="Times New Roman"/>
              </w:rPr>
            </w:pPr>
            <w:r w:rsidRPr="5B1A8C50">
              <w:rPr>
                <w:rFonts w:ascii="Times New Roman" w:hAnsi="Times New Roman" w:cs="Times New Roman"/>
              </w:rPr>
              <w:t>In charge of electronic part for the project.</w:t>
            </w:r>
          </w:p>
          <w:p w14:paraId="2903C098" w14:textId="77777777" w:rsidR="00A74C14" w:rsidRPr="000C4B04" w:rsidRDefault="00A74C14" w:rsidP="00A74C14">
            <w:pPr>
              <w:pStyle w:val="ListParagraph"/>
              <w:numPr>
                <w:ilvl w:val="0"/>
                <w:numId w:val="2"/>
              </w:numPr>
              <w:spacing w:line="360" w:lineRule="auto"/>
              <w:rPr>
                <w:rFonts w:ascii="Times New Roman" w:hAnsi="Times New Roman" w:cs="Times New Roman"/>
              </w:rPr>
            </w:pPr>
            <w:r w:rsidRPr="5B1A8C50">
              <w:rPr>
                <w:rFonts w:ascii="Times New Roman" w:hAnsi="Times New Roman" w:cs="Times New Roman"/>
              </w:rPr>
              <w:t>To come out with different materials related to electronic.</w:t>
            </w:r>
          </w:p>
        </w:tc>
      </w:tr>
      <w:tr w:rsidR="00A74C14" w14:paraId="64273E3F" w14:textId="77777777" w:rsidTr="7E58E5E5">
        <w:trPr>
          <w:trHeight w:val="1476"/>
        </w:trPr>
        <w:tc>
          <w:tcPr>
            <w:tcW w:w="2316" w:type="dxa"/>
            <w:vAlign w:val="center"/>
          </w:tcPr>
          <w:p w14:paraId="779E64E1" w14:textId="77777777" w:rsidR="00A74C14" w:rsidRDefault="00A74C14" w:rsidP="005367E7">
            <w:pPr>
              <w:ind w:firstLine="0"/>
              <w:jc w:val="left"/>
              <w:rPr>
                <w:rFonts w:ascii="Times New Roman" w:hAnsi="Times New Roman" w:cs="Times New Roman"/>
              </w:rPr>
            </w:pPr>
            <w:r w:rsidRPr="5B1A8C50">
              <w:rPr>
                <w:rFonts w:ascii="Times New Roman" w:hAnsi="Times New Roman" w:cs="Times New Roman"/>
              </w:rPr>
              <w:lastRenderedPageBreak/>
              <w:t>Syed Amir Hilmy Bin Syed Halim</w:t>
            </w:r>
          </w:p>
        </w:tc>
        <w:tc>
          <w:tcPr>
            <w:tcW w:w="7302" w:type="dxa"/>
            <w:vAlign w:val="center"/>
          </w:tcPr>
          <w:p w14:paraId="129107E6" w14:textId="77777777" w:rsidR="00A74C14" w:rsidRDefault="00A74C14" w:rsidP="00A74C14">
            <w:pPr>
              <w:pStyle w:val="ListParagraph"/>
              <w:numPr>
                <w:ilvl w:val="0"/>
                <w:numId w:val="2"/>
              </w:numPr>
              <w:spacing w:line="360" w:lineRule="auto"/>
              <w:rPr>
                <w:rFonts w:ascii="Times New Roman" w:hAnsi="Times New Roman" w:cs="Times New Roman"/>
              </w:rPr>
            </w:pPr>
            <w:r w:rsidRPr="5B1A8C50">
              <w:rPr>
                <w:rFonts w:ascii="Times New Roman" w:hAnsi="Times New Roman" w:cs="Times New Roman"/>
              </w:rPr>
              <w:t>Prepare the engineering drawing of the prototype.</w:t>
            </w:r>
          </w:p>
          <w:p w14:paraId="60E8B548" w14:textId="77777777" w:rsidR="00A74C14" w:rsidRDefault="00A74C14" w:rsidP="00A74C14">
            <w:pPr>
              <w:pStyle w:val="ListParagraph"/>
              <w:numPr>
                <w:ilvl w:val="0"/>
                <w:numId w:val="2"/>
              </w:numPr>
              <w:spacing w:line="360" w:lineRule="auto"/>
              <w:rPr>
                <w:rFonts w:ascii="Times New Roman" w:hAnsi="Times New Roman" w:cs="Times New Roman"/>
              </w:rPr>
            </w:pPr>
            <w:r w:rsidRPr="5B1A8C50">
              <w:rPr>
                <w:rFonts w:ascii="Times New Roman" w:hAnsi="Times New Roman" w:cs="Times New Roman"/>
              </w:rPr>
              <w:t>Prepare 3D drawing of the prototype</w:t>
            </w:r>
            <w:r>
              <w:rPr>
                <w:rFonts w:ascii="Times New Roman" w:hAnsi="Times New Roman" w:cs="Times New Roman"/>
              </w:rPr>
              <w:t xml:space="preserve"> casing</w:t>
            </w:r>
            <w:r w:rsidRPr="5B1A8C50">
              <w:rPr>
                <w:rFonts w:ascii="Times New Roman" w:hAnsi="Times New Roman" w:cs="Times New Roman"/>
              </w:rPr>
              <w:t xml:space="preserve"> for 3D printing purposes.</w:t>
            </w:r>
          </w:p>
          <w:p w14:paraId="5A7F63DF" w14:textId="77777777" w:rsidR="00A74C14" w:rsidRPr="000C4B04" w:rsidRDefault="00A74C14" w:rsidP="00A74C14">
            <w:pPr>
              <w:pStyle w:val="ListParagraph"/>
              <w:numPr>
                <w:ilvl w:val="0"/>
                <w:numId w:val="2"/>
              </w:numPr>
              <w:spacing w:line="360" w:lineRule="auto"/>
              <w:rPr>
                <w:rFonts w:ascii="Times New Roman" w:hAnsi="Times New Roman" w:cs="Times New Roman"/>
              </w:rPr>
            </w:pPr>
            <w:r w:rsidRPr="5B1A8C50">
              <w:rPr>
                <w:rFonts w:ascii="Times New Roman" w:hAnsi="Times New Roman" w:cs="Times New Roman"/>
              </w:rPr>
              <w:t xml:space="preserve">Ensure all the materials needed are available. </w:t>
            </w:r>
          </w:p>
        </w:tc>
      </w:tr>
    </w:tbl>
    <w:p w14:paraId="508BE7BA" w14:textId="7ADDDF3C" w:rsidR="00941545" w:rsidRDefault="00A74C14" w:rsidP="00941545">
      <w:pPr>
        <w:ind w:firstLine="0"/>
        <w:rPr>
          <w:rFonts w:ascii="Times New Roman" w:hAnsi="Times New Roman" w:cs="Times New Roman"/>
          <w:b/>
          <w:bCs/>
        </w:rPr>
      </w:pPr>
      <w:r>
        <w:rPr>
          <w:rFonts w:ascii="Times New Roman" w:hAnsi="Times New Roman" w:cs="Times New Roman"/>
          <w:b/>
          <w:bCs/>
        </w:rPr>
        <w:br w:type="page"/>
      </w:r>
      <w:del w:id="1336" w:author="Nor Erniza Bt M Rozali - Dr (ACAD/UTP)" w:date="2019-11-21T14:54:00Z">
        <w:r w:rsidR="00941545" w:rsidRPr="00C333A3" w:rsidDel="00B62286">
          <w:rPr>
            <w:rFonts w:ascii="Times New Roman" w:hAnsi="Times New Roman" w:cs="Times New Roman"/>
            <w:b/>
            <w:bCs/>
          </w:rPr>
          <w:lastRenderedPageBreak/>
          <w:delText xml:space="preserve">SPECIFIC TASK DISTRIBUTION </w:delText>
        </w:r>
      </w:del>
      <w:r w:rsidR="00941545" w:rsidRPr="00C333A3">
        <w:rPr>
          <w:rFonts w:ascii="Times New Roman" w:hAnsi="Times New Roman" w:cs="Times New Roman"/>
          <w:b/>
          <w:bCs/>
        </w:rPr>
        <w:t xml:space="preserve"> </w:t>
      </w:r>
    </w:p>
    <w:p w14:paraId="2245B98B" w14:textId="2B03A28B" w:rsidR="00941545" w:rsidRPr="000E237C" w:rsidRDefault="00941545" w:rsidP="00941545">
      <w:pPr>
        <w:spacing w:line="360" w:lineRule="auto"/>
        <w:ind w:firstLine="0"/>
        <w:jc w:val="center"/>
        <w:rPr>
          <w:rFonts w:ascii="Times New Roman" w:hAnsi="Times New Roman" w:cs="Times New Roman"/>
          <w:bCs/>
          <w:i/>
        </w:rPr>
      </w:pPr>
      <w:r w:rsidRPr="000E237C">
        <w:rPr>
          <w:rFonts w:ascii="Times New Roman" w:hAnsi="Times New Roman" w:cs="Times New Roman"/>
          <w:bCs/>
          <w:i/>
        </w:rPr>
        <w:t>Table 4.2</w:t>
      </w:r>
      <w:r w:rsidR="00352D74">
        <w:rPr>
          <w:rFonts w:ascii="Times New Roman" w:hAnsi="Times New Roman" w:cs="Times New Roman"/>
          <w:bCs/>
          <w:i/>
        </w:rPr>
        <w:t>.2</w:t>
      </w:r>
      <w:r w:rsidRPr="000E237C">
        <w:rPr>
          <w:rFonts w:ascii="Times New Roman" w:hAnsi="Times New Roman" w:cs="Times New Roman"/>
          <w:bCs/>
          <w:i/>
        </w:rPr>
        <w:t xml:space="preserve"> specific tasks delegation</w:t>
      </w:r>
      <w:r w:rsidR="00352D74">
        <w:rPr>
          <w:rFonts w:ascii="Times New Roman" w:hAnsi="Times New Roman" w:cs="Times New Roman"/>
          <w:bCs/>
          <w:i/>
        </w:rPr>
        <w:t xml:space="preserve"> among ETP group 7 members</w:t>
      </w:r>
      <w:r w:rsidRPr="000E237C">
        <w:rPr>
          <w:rFonts w:ascii="Times New Roman" w:hAnsi="Times New Roman" w:cs="Times New Roman"/>
          <w:bCs/>
          <w:i/>
        </w:rPr>
        <w:t>.</w:t>
      </w:r>
    </w:p>
    <w:tbl>
      <w:tblPr>
        <w:tblW w:w="97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9"/>
        <w:gridCol w:w="2121"/>
        <w:gridCol w:w="5261"/>
      </w:tblGrid>
      <w:tr w:rsidR="00941545" w14:paraId="0723057B" w14:textId="77777777" w:rsidTr="206A94A8">
        <w:trPr>
          <w:trHeight w:val="710"/>
          <w:jc w:val="center"/>
        </w:trPr>
        <w:tc>
          <w:tcPr>
            <w:tcW w:w="2339" w:type="dxa"/>
            <w:tcBorders>
              <w:top w:val="single" w:sz="4" w:space="0" w:color="auto"/>
              <w:left w:val="single" w:sz="4" w:space="0" w:color="auto"/>
              <w:bottom w:val="single" w:sz="4" w:space="0" w:color="auto"/>
              <w:right w:val="single" w:sz="4" w:space="0" w:color="auto"/>
            </w:tcBorders>
            <w:vAlign w:val="center"/>
            <w:hideMark/>
          </w:tcPr>
          <w:p w14:paraId="67EBBD58" w14:textId="77777777" w:rsidR="00941545" w:rsidRDefault="00941545" w:rsidP="005367E7">
            <w:pPr>
              <w:spacing w:line="360" w:lineRule="auto"/>
              <w:ind w:firstLine="0"/>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b/>
                <w:bCs/>
                <w:color w:val="000000" w:themeColor="text1"/>
                <w:lang w:val="en-US"/>
              </w:rPr>
              <w:t>SPECIFIC TASKS</w:t>
            </w:r>
          </w:p>
        </w:tc>
        <w:tc>
          <w:tcPr>
            <w:tcW w:w="2121" w:type="dxa"/>
            <w:tcBorders>
              <w:top w:val="single" w:sz="4" w:space="0" w:color="auto"/>
              <w:left w:val="single" w:sz="4" w:space="0" w:color="auto"/>
              <w:bottom w:val="single" w:sz="4" w:space="0" w:color="auto"/>
              <w:right w:val="single" w:sz="4" w:space="0" w:color="auto"/>
            </w:tcBorders>
            <w:vAlign w:val="center"/>
            <w:hideMark/>
          </w:tcPr>
          <w:p w14:paraId="59CBCD7B" w14:textId="77777777" w:rsidR="00941545" w:rsidRDefault="00941545" w:rsidP="005367E7">
            <w:pPr>
              <w:spacing w:line="360" w:lineRule="auto"/>
              <w:ind w:firstLine="0"/>
              <w:jc w:val="center"/>
              <w:rPr>
                <w:rFonts w:ascii="Times New Roman" w:eastAsia="Times New Roman" w:hAnsi="Times New Roman" w:cs="Times New Roman"/>
                <w:b/>
                <w:bCs/>
                <w:color w:val="000000" w:themeColor="text1"/>
                <w:lang w:val="en-US"/>
              </w:rPr>
            </w:pPr>
            <w:r>
              <w:rPr>
                <w:rFonts w:ascii="Times New Roman" w:eastAsia="Times New Roman" w:hAnsi="Times New Roman" w:cs="Times New Roman"/>
                <w:b/>
                <w:bCs/>
                <w:color w:val="000000" w:themeColor="text1"/>
                <w:lang w:val="en-US"/>
              </w:rPr>
              <w:t>PIC</w:t>
            </w:r>
          </w:p>
        </w:tc>
        <w:tc>
          <w:tcPr>
            <w:tcW w:w="5261" w:type="dxa"/>
            <w:tcBorders>
              <w:top w:val="single" w:sz="4" w:space="0" w:color="auto"/>
              <w:left w:val="single" w:sz="4" w:space="0" w:color="auto"/>
              <w:bottom w:val="single" w:sz="4" w:space="0" w:color="auto"/>
              <w:right w:val="single" w:sz="4" w:space="0" w:color="auto"/>
            </w:tcBorders>
            <w:vAlign w:val="center"/>
            <w:hideMark/>
          </w:tcPr>
          <w:p w14:paraId="7A96D2D4" w14:textId="77777777" w:rsidR="00941545" w:rsidRDefault="00941545" w:rsidP="005367E7">
            <w:pPr>
              <w:spacing w:line="360" w:lineRule="auto"/>
              <w:ind w:firstLine="0"/>
              <w:jc w:val="center"/>
              <w:rPr>
                <w:rFonts w:ascii="Times New Roman" w:eastAsia="Times New Roman" w:hAnsi="Times New Roman" w:cs="Times New Roman"/>
                <w:b/>
                <w:bCs/>
                <w:color w:val="000000" w:themeColor="text1"/>
                <w:lang w:val="en-US"/>
              </w:rPr>
            </w:pPr>
            <w:r>
              <w:rPr>
                <w:rFonts w:ascii="Times New Roman" w:eastAsia="Times New Roman" w:hAnsi="Times New Roman" w:cs="Times New Roman"/>
                <w:b/>
                <w:bCs/>
                <w:color w:val="000000" w:themeColor="text1"/>
                <w:lang w:val="en-US"/>
              </w:rPr>
              <w:t>DESCRIPTIONS</w:t>
            </w:r>
          </w:p>
        </w:tc>
      </w:tr>
      <w:tr w:rsidR="00941545" w14:paraId="77B235A6" w14:textId="77777777" w:rsidTr="206A94A8">
        <w:trPr>
          <w:trHeight w:val="1125"/>
          <w:jc w:val="center"/>
        </w:trPr>
        <w:tc>
          <w:tcPr>
            <w:tcW w:w="2339" w:type="dxa"/>
            <w:tcBorders>
              <w:top w:val="single" w:sz="4" w:space="0" w:color="auto"/>
              <w:left w:val="single" w:sz="4" w:space="0" w:color="auto"/>
              <w:bottom w:val="single" w:sz="4" w:space="0" w:color="auto"/>
              <w:right w:val="single" w:sz="4" w:space="0" w:color="auto"/>
            </w:tcBorders>
            <w:vAlign w:val="center"/>
            <w:hideMark/>
          </w:tcPr>
          <w:p w14:paraId="6595F9E7" w14:textId="77777777" w:rsidR="00941545" w:rsidRDefault="00941545" w:rsidP="005367E7">
            <w:pPr>
              <w:spacing w:line="360" w:lineRule="auto"/>
              <w:ind w:firstLine="0"/>
              <w:jc w:val="left"/>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Survey form preparation</w:t>
            </w:r>
          </w:p>
        </w:tc>
        <w:tc>
          <w:tcPr>
            <w:tcW w:w="2121" w:type="dxa"/>
            <w:tcBorders>
              <w:top w:val="single" w:sz="4" w:space="0" w:color="auto"/>
              <w:left w:val="single" w:sz="4" w:space="0" w:color="auto"/>
              <w:bottom w:val="single" w:sz="4" w:space="0" w:color="auto"/>
              <w:right w:val="single" w:sz="4" w:space="0" w:color="auto"/>
            </w:tcBorders>
            <w:vAlign w:val="center"/>
            <w:hideMark/>
          </w:tcPr>
          <w:p w14:paraId="45A0F1ED" w14:textId="77777777" w:rsidR="00941545" w:rsidRDefault="00941545" w:rsidP="005367E7">
            <w:pPr>
              <w:spacing w:line="360" w:lineRule="auto"/>
              <w:ind w:firstLine="0"/>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Megat Khairil &amp; Muhammad Fathy Rashad</w:t>
            </w:r>
          </w:p>
        </w:tc>
        <w:tc>
          <w:tcPr>
            <w:tcW w:w="5261" w:type="dxa"/>
            <w:tcBorders>
              <w:top w:val="single" w:sz="4" w:space="0" w:color="auto"/>
              <w:left w:val="single" w:sz="4" w:space="0" w:color="auto"/>
              <w:bottom w:val="single" w:sz="4" w:space="0" w:color="auto"/>
              <w:right w:val="single" w:sz="4" w:space="0" w:color="auto"/>
            </w:tcBorders>
            <w:vAlign w:val="center"/>
            <w:hideMark/>
          </w:tcPr>
          <w:p w14:paraId="4A6DF739" w14:textId="77777777" w:rsidR="00941545" w:rsidRDefault="00941545" w:rsidP="00941545">
            <w:pPr>
              <w:pStyle w:val="ListParagraph"/>
              <w:numPr>
                <w:ilvl w:val="0"/>
                <w:numId w:val="3"/>
              </w:numPr>
              <w:spacing w:line="360" w:lineRule="auto"/>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Preparing survey form in google forms and share the survey link to all group members to be blasted in all Whatsapp groups.</w:t>
            </w:r>
          </w:p>
        </w:tc>
      </w:tr>
      <w:tr w:rsidR="00941545" w14:paraId="6C8FFBBD" w14:textId="77777777" w:rsidTr="206A94A8">
        <w:trPr>
          <w:trHeight w:val="1430"/>
          <w:jc w:val="center"/>
        </w:trPr>
        <w:tc>
          <w:tcPr>
            <w:tcW w:w="2339" w:type="dxa"/>
            <w:tcBorders>
              <w:top w:val="single" w:sz="4" w:space="0" w:color="auto"/>
              <w:left w:val="single" w:sz="4" w:space="0" w:color="auto"/>
              <w:bottom w:val="single" w:sz="4" w:space="0" w:color="auto"/>
              <w:right w:val="single" w:sz="4" w:space="0" w:color="auto"/>
            </w:tcBorders>
            <w:vAlign w:val="center"/>
            <w:hideMark/>
          </w:tcPr>
          <w:p w14:paraId="0AC10962" w14:textId="77777777" w:rsidR="00941545" w:rsidRDefault="00941545" w:rsidP="005367E7">
            <w:pPr>
              <w:spacing w:line="360" w:lineRule="auto"/>
              <w:ind w:firstLine="0"/>
              <w:jc w:val="left"/>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Prepare engineering drawing &amp; 3D drawing of prototype</w:t>
            </w:r>
          </w:p>
        </w:tc>
        <w:tc>
          <w:tcPr>
            <w:tcW w:w="2121" w:type="dxa"/>
            <w:tcBorders>
              <w:top w:val="single" w:sz="4" w:space="0" w:color="auto"/>
              <w:left w:val="single" w:sz="4" w:space="0" w:color="auto"/>
              <w:bottom w:val="single" w:sz="4" w:space="0" w:color="auto"/>
              <w:right w:val="single" w:sz="4" w:space="0" w:color="auto"/>
            </w:tcBorders>
            <w:vAlign w:val="center"/>
            <w:hideMark/>
          </w:tcPr>
          <w:p w14:paraId="2A91B39E" w14:textId="317D5DD1" w:rsidR="00941545" w:rsidRDefault="009A7DC6" w:rsidP="005367E7">
            <w:pPr>
              <w:spacing w:line="360" w:lineRule="auto"/>
              <w:ind w:firstLine="0"/>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 xml:space="preserve"> Bushra</w:t>
            </w:r>
            <w:r w:rsidR="004365C2">
              <w:rPr>
                <w:rFonts w:ascii="Times New Roman" w:eastAsia="Times New Roman" w:hAnsi="Times New Roman" w:cs="Times New Roman"/>
                <w:color w:val="000000" w:themeColor="text1"/>
                <w:lang w:val="en-US"/>
              </w:rPr>
              <w:t xml:space="preserve"> </w:t>
            </w:r>
            <w:r w:rsidR="001B21A1">
              <w:rPr>
                <w:rFonts w:ascii="Times New Roman" w:eastAsia="Times New Roman" w:hAnsi="Times New Roman" w:cs="Times New Roman"/>
                <w:color w:val="000000" w:themeColor="text1"/>
                <w:lang w:val="en-US"/>
              </w:rPr>
              <w:t>&amp; Syed Amir</w:t>
            </w:r>
          </w:p>
        </w:tc>
        <w:tc>
          <w:tcPr>
            <w:tcW w:w="5261" w:type="dxa"/>
            <w:tcBorders>
              <w:top w:val="single" w:sz="4" w:space="0" w:color="auto"/>
              <w:left w:val="single" w:sz="4" w:space="0" w:color="auto"/>
              <w:bottom w:val="single" w:sz="4" w:space="0" w:color="auto"/>
              <w:right w:val="single" w:sz="4" w:space="0" w:color="auto"/>
            </w:tcBorders>
            <w:vAlign w:val="center"/>
            <w:hideMark/>
          </w:tcPr>
          <w:p w14:paraId="32A48506" w14:textId="555A32FB" w:rsidR="00941545" w:rsidRDefault="00941545" w:rsidP="00941545">
            <w:pPr>
              <w:pStyle w:val="ListParagraph"/>
              <w:numPr>
                <w:ilvl w:val="0"/>
                <w:numId w:val="3"/>
              </w:numPr>
              <w:spacing w:line="360" w:lineRule="auto"/>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Prepare engineering drawing for the prototype using</w:t>
            </w:r>
            <w:r w:rsidR="00AC5D91">
              <w:rPr>
                <w:rFonts w:ascii="Times New Roman" w:eastAsia="Times New Roman" w:hAnsi="Times New Roman" w:cs="Times New Roman"/>
                <w:color w:val="000000" w:themeColor="text1"/>
                <w:lang w:val="en-US"/>
              </w:rPr>
              <w:t xml:space="preserve"> Computer Aided Design </w:t>
            </w:r>
            <w:r w:rsidR="00AE28DB">
              <w:rPr>
                <w:rFonts w:ascii="Times New Roman" w:eastAsia="Times New Roman" w:hAnsi="Times New Roman" w:cs="Times New Roman"/>
                <w:color w:val="000000" w:themeColor="text1"/>
                <w:lang w:val="en-US"/>
              </w:rPr>
              <w:t>(CAD)</w:t>
            </w:r>
            <w:r>
              <w:rPr>
                <w:rFonts w:ascii="Times New Roman" w:eastAsia="Times New Roman" w:hAnsi="Times New Roman" w:cs="Times New Roman"/>
                <w:color w:val="000000" w:themeColor="text1"/>
                <w:lang w:val="en-US"/>
              </w:rPr>
              <w:t xml:space="preserve"> software and prepare 3D drawing of the prototype casing for 3D printing purposes.</w:t>
            </w:r>
          </w:p>
        </w:tc>
      </w:tr>
      <w:tr w:rsidR="00941545" w14:paraId="36C7C99C" w14:textId="77777777" w:rsidTr="206A94A8">
        <w:trPr>
          <w:trHeight w:val="1709"/>
          <w:jc w:val="center"/>
        </w:trPr>
        <w:tc>
          <w:tcPr>
            <w:tcW w:w="2339" w:type="dxa"/>
            <w:tcBorders>
              <w:top w:val="single" w:sz="4" w:space="0" w:color="auto"/>
              <w:left w:val="single" w:sz="4" w:space="0" w:color="auto"/>
              <w:bottom w:val="single" w:sz="4" w:space="0" w:color="auto"/>
              <w:right w:val="single" w:sz="4" w:space="0" w:color="auto"/>
            </w:tcBorders>
            <w:vAlign w:val="center"/>
            <w:hideMark/>
          </w:tcPr>
          <w:p w14:paraId="6AB96337" w14:textId="77777777" w:rsidR="00941545" w:rsidRDefault="00941545" w:rsidP="005367E7">
            <w:pPr>
              <w:spacing w:line="360" w:lineRule="auto"/>
              <w:ind w:firstLine="0"/>
              <w:jc w:val="left"/>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Components buying and collection</w:t>
            </w:r>
          </w:p>
        </w:tc>
        <w:tc>
          <w:tcPr>
            <w:tcW w:w="2121" w:type="dxa"/>
            <w:tcBorders>
              <w:top w:val="single" w:sz="4" w:space="0" w:color="auto"/>
              <w:left w:val="single" w:sz="4" w:space="0" w:color="auto"/>
              <w:bottom w:val="single" w:sz="4" w:space="0" w:color="auto"/>
              <w:right w:val="single" w:sz="4" w:space="0" w:color="auto"/>
            </w:tcBorders>
            <w:vAlign w:val="center"/>
            <w:hideMark/>
          </w:tcPr>
          <w:p w14:paraId="65202200" w14:textId="70CCE1B8" w:rsidR="00941545" w:rsidRDefault="00941545" w:rsidP="005367E7">
            <w:pPr>
              <w:spacing w:line="360" w:lineRule="auto"/>
              <w:ind w:firstLine="0"/>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 xml:space="preserve">Syed Amir &amp; </w:t>
            </w:r>
            <w:r w:rsidR="001A2D75">
              <w:rPr>
                <w:rFonts w:ascii="Times New Roman" w:eastAsia="Times New Roman" w:hAnsi="Times New Roman" w:cs="Times New Roman"/>
                <w:color w:val="000000" w:themeColor="text1"/>
                <w:lang w:val="en-US"/>
              </w:rPr>
              <w:t>Ahmad Kamal</w:t>
            </w:r>
          </w:p>
        </w:tc>
        <w:tc>
          <w:tcPr>
            <w:tcW w:w="5261" w:type="dxa"/>
            <w:tcBorders>
              <w:top w:val="single" w:sz="4" w:space="0" w:color="auto"/>
              <w:left w:val="single" w:sz="4" w:space="0" w:color="auto"/>
              <w:bottom w:val="single" w:sz="4" w:space="0" w:color="auto"/>
              <w:right w:val="single" w:sz="4" w:space="0" w:color="auto"/>
            </w:tcBorders>
            <w:vAlign w:val="center"/>
            <w:hideMark/>
          </w:tcPr>
          <w:p w14:paraId="1CC53EDB" w14:textId="77777777" w:rsidR="00941545" w:rsidRDefault="00941545" w:rsidP="00941545">
            <w:pPr>
              <w:pStyle w:val="ListParagraph"/>
              <w:numPr>
                <w:ilvl w:val="0"/>
                <w:numId w:val="3"/>
              </w:numPr>
              <w:spacing w:line="360" w:lineRule="auto"/>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Searching and collecting of components from ETP store.</w:t>
            </w:r>
          </w:p>
          <w:p w14:paraId="56091DC4" w14:textId="77777777" w:rsidR="00941545" w:rsidRDefault="00941545" w:rsidP="00941545">
            <w:pPr>
              <w:pStyle w:val="ListParagraph"/>
              <w:numPr>
                <w:ilvl w:val="0"/>
                <w:numId w:val="3"/>
              </w:numPr>
              <w:spacing w:line="360" w:lineRule="auto"/>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Buying additional required components that is not available in ETP store.</w:t>
            </w:r>
          </w:p>
        </w:tc>
      </w:tr>
      <w:tr w:rsidR="00941545" w14:paraId="24D11EF3" w14:textId="77777777" w:rsidTr="206A94A8">
        <w:trPr>
          <w:trHeight w:val="980"/>
          <w:jc w:val="center"/>
        </w:trPr>
        <w:tc>
          <w:tcPr>
            <w:tcW w:w="2339" w:type="dxa"/>
            <w:tcBorders>
              <w:top w:val="single" w:sz="4" w:space="0" w:color="auto"/>
              <w:left w:val="single" w:sz="4" w:space="0" w:color="auto"/>
              <w:bottom w:val="single" w:sz="4" w:space="0" w:color="auto"/>
              <w:right w:val="single" w:sz="4" w:space="0" w:color="auto"/>
            </w:tcBorders>
            <w:vAlign w:val="center"/>
            <w:hideMark/>
          </w:tcPr>
          <w:p w14:paraId="298E449C" w14:textId="77777777" w:rsidR="00941545" w:rsidRDefault="00941545" w:rsidP="005367E7">
            <w:pPr>
              <w:spacing w:line="360" w:lineRule="auto"/>
              <w:ind w:firstLine="0"/>
              <w:jc w:val="left"/>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Data interpretation based on survey result</w:t>
            </w:r>
          </w:p>
        </w:tc>
        <w:tc>
          <w:tcPr>
            <w:tcW w:w="2121" w:type="dxa"/>
            <w:tcBorders>
              <w:top w:val="single" w:sz="4" w:space="0" w:color="auto"/>
              <w:left w:val="single" w:sz="4" w:space="0" w:color="auto"/>
              <w:bottom w:val="single" w:sz="4" w:space="0" w:color="auto"/>
              <w:right w:val="single" w:sz="4" w:space="0" w:color="auto"/>
            </w:tcBorders>
            <w:vAlign w:val="center"/>
            <w:hideMark/>
          </w:tcPr>
          <w:p w14:paraId="51EACD77" w14:textId="77777777" w:rsidR="00941545" w:rsidRDefault="00941545" w:rsidP="005367E7">
            <w:pPr>
              <w:spacing w:line="360" w:lineRule="auto"/>
              <w:ind w:firstLine="0"/>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Ahmad Kamal</w:t>
            </w:r>
          </w:p>
        </w:tc>
        <w:tc>
          <w:tcPr>
            <w:tcW w:w="5261" w:type="dxa"/>
            <w:tcBorders>
              <w:top w:val="single" w:sz="4" w:space="0" w:color="auto"/>
              <w:left w:val="single" w:sz="4" w:space="0" w:color="auto"/>
              <w:bottom w:val="single" w:sz="4" w:space="0" w:color="auto"/>
              <w:right w:val="single" w:sz="4" w:space="0" w:color="auto"/>
            </w:tcBorders>
            <w:vAlign w:val="center"/>
            <w:hideMark/>
          </w:tcPr>
          <w:p w14:paraId="37D9424C" w14:textId="77777777" w:rsidR="00941545" w:rsidRDefault="00941545" w:rsidP="00941545">
            <w:pPr>
              <w:pStyle w:val="ListParagraph"/>
              <w:numPr>
                <w:ilvl w:val="0"/>
                <w:numId w:val="2"/>
              </w:numPr>
              <w:spacing w:line="360" w:lineRule="auto"/>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Interpreting the results of survey conducted to be included in the extended proposal.</w:t>
            </w:r>
          </w:p>
        </w:tc>
      </w:tr>
      <w:tr w:rsidR="00941545" w14:paraId="005227F0" w14:textId="77777777" w:rsidTr="206A94A8">
        <w:trPr>
          <w:trHeight w:val="1862"/>
          <w:jc w:val="center"/>
        </w:trPr>
        <w:tc>
          <w:tcPr>
            <w:tcW w:w="2339" w:type="dxa"/>
            <w:tcBorders>
              <w:top w:val="single" w:sz="4" w:space="0" w:color="auto"/>
              <w:left w:val="single" w:sz="4" w:space="0" w:color="auto"/>
              <w:bottom w:val="single" w:sz="4" w:space="0" w:color="auto"/>
              <w:right w:val="single" w:sz="4" w:space="0" w:color="auto"/>
            </w:tcBorders>
            <w:vAlign w:val="center"/>
            <w:hideMark/>
          </w:tcPr>
          <w:p w14:paraId="059D12BE" w14:textId="6DEB213B" w:rsidR="00941545" w:rsidRDefault="206A94A8" w:rsidP="206A94A8">
            <w:pPr>
              <w:spacing w:line="360" w:lineRule="auto"/>
              <w:ind w:firstLine="0"/>
              <w:jc w:val="left"/>
              <w:rPr>
                <w:rFonts w:ascii="Times New Roman" w:eastAsia="Times New Roman" w:hAnsi="Times New Roman" w:cs="Times New Roman"/>
                <w:color w:val="000000" w:themeColor="text1"/>
                <w:lang w:val="en-US"/>
              </w:rPr>
            </w:pPr>
            <w:r w:rsidRPr="206A94A8">
              <w:rPr>
                <w:rFonts w:ascii="Times New Roman" w:eastAsia="Times New Roman" w:hAnsi="Times New Roman" w:cs="Times New Roman"/>
                <w:color w:val="000000" w:themeColor="text1"/>
                <w:lang w:val="en-US"/>
              </w:rPr>
              <w:t>Circuit design and construction</w:t>
            </w:r>
          </w:p>
        </w:tc>
        <w:tc>
          <w:tcPr>
            <w:tcW w:w="2121" w:type="dxa"/>
            <w:tcBorders>
              <w:top w:val="single" w:sz="4" w:space="0" w:color="auto"/>
              <w:left w:val="single" w:sz="4" w:space="0" w:color="auto"/>
              <w:bottom w:val="single" w:sz="4" w:space="0" w:color="auto"/>
              <w:right w:val="single" w:sz="4" w:space="0" w:color="auto"/>
            </w:tcBorders>
            <w:vAlign w:val="center"/>
            <w:hideMark/>
          </w:tcPr>
          <w:p w14:paraId="75E4BAEB" w14:textId="51DEECB1" w:rsidR="00941545" w:rsidRDefault="206A94A8" w:rsidP="206A94A8">
            <w:pPr>
              <w:spacing w:line="360" w:lineRule="auto"/>
              <w:ind w:firstLine="0"/>
              <w:jc w:val="center"/>
              <w:rPr>
                <w:rFonts w:ascii="Times New Roman" w:eastAsia="Times New Roman" w:hAnsi="Times New Roman" w:cs="Times New Roman"/>
                <w:color w:val="000000" w:themeColor="text1"/>
                <w:lang w:val="en-US"/>
              </w:rPr>
            </w:pPr>
            <w:r w:rsidRPr="206A94A8">
              <w:rPr>
                <w:rFonts w:ascii="Times New Roman" w:eastAsia="Times New Roman" w:hAnsi="Times New Roman" w:cs="Times New Roman"/>
                <w:color w:val="000000" w:themeColor="text1"/>
                <w:lang w:val="en-US"/>
              </w:rPr>
              <w:t>Muhammad Fathy Rashad &amp; Megat Khairil</w:t>
            </w:r>
          </w:p>
        </w:tc>
        <w:tc>
          <w:tcPr>
            <w:tcW w:w="5261" w:type="dxa"/>
            <w:tcBorders>
              <w:top w:val="single" w:sz="4" w:space="0" w:color="auto"/>
              <w:left w:val="single" w:sz="4" w:space="0" w:color="auto"/>
              <w:bottom w:val="single" w:sz="4" w:space="0" w:color="auto"/>
              <w:right w:val="single" w:sz="4" w:space="0" w:color="auto"/>
            </w:tcBorders>
            <w:vAlign w:val="center"/>
            <w:hideMark/>
          </w:tcPr>
          <w:p w14:paraId="62E3B68A" w14:textId="77777777" w:rsidR="00941545" w:rsidRDefault="00941545" w:rsidP="00941545">
            <w:pPr>
              <w:pStyle w:val="ListParagraph"/>
              <w:numPr>
                <w:ilvl w:val="0"/>
                <w:numId w:val="2"/>
              </w:numPr>
              <w:spacing w:line="360" w:lineRule="auto"/>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 xml:space="preserve">Designing the circuit of the prototype. </w:t>
            </w:r>
          </w:p>
          <w:p w14:paraId="5480BAFC" w14:textId="09833E92" w:rsidR="00941545" w:rsidRDefault="206A94A8" w:rsidP="206A94A8">
            <w:pPr>
              <w:pStyle w:val="ListParagraph"/>
              <w:numPr>
                <w:ilvl w:val="0"/>
                <w:numId w:val="2"/>
              </w:numPr>
              <w:spacing w:line="360" w:lineRule="auto"/>
              <w:rPr>
                <w:rFonts w:ascii="Times New Roman" w:eastAsia="Times New Roman" w:hAnsi="Times New Roman" w:cs="Times New Roman"/>
                <w:color w:val="000000" w:themeColor="text1"/>
                <w:lang w:val="en-US"/>
              </w:rPr>
            </w:pPr>
            <w:r w:rsidRPr="206A94A8">
              <w:rPr>
                <w:rFonts w:ascii="Times New Roman" w:eastAsia="Times New Roman" w:hAnsi="Times New Roman" w:cs="Times New Roman"/>
                <w:color w:val="000000" w:themeColor="text1"/>
                <w:lang w:val="en-US"/>
              </w:rPr>
              <w:t xml:space="preserve">Design the location of </w:t>
            </w:r>
            <w:r w:rsidRPr="206A94A8">
              <w:rPr>
                <w:rFonts w:ascii="Times New Roman" w:hAnsi="Times New Roman" w:cs="Times New Roman"/>
              </w:rPr>
              <w:t>Raspberry Pi Zero WH, OLED display, mini powerbank, USB microphone, and micro USB to OTG adapter</w:t>
            </w:r>
          </w:p>
          <w:p w14:paraId="54DEBEFF" w14:textId="3362D72A" w:rsidR="00941545" w:rsidRDefault="206A94A8" w:rsidP="206A94A8">
            <w:pPr>
              <w:pStyle w:val="ListParagraph"/>
              <w:numPr>
                <w:ilvl w:val="0"/>
                <w:numId w:val="2"/>
              </w:numPr>
              <w:spacing w:line="360" w:lineRule="auto"/>
              <w:rPr>
                <w:color w:val="000000" w:themeColor="text1"/>
              </w:rPr>
            </w:pPr>
            <w:r w:rsidRPr="206A94A8">
              <w:rPr>
                <w:rFonts w:ascii="Times New Roman" w:eastAsia="Times New Roman" w:hAnsi="Times New Roman" w:cs="Times New Roman"/>
                <w:color w:val="000000" w:themeColor="text1"/>
                <w:lang w:val="en-US"/>
              </w:rPr>
              <w:t>Construct the circuit based on the design</w:t>
            </w:r>
          </w:p>
        </w:tc>
      </w:tr>
      <w:tr w:rsidR="00941545" w14:paraId="712FAA71" w14:textId="77777777" w:rsidTr="206A94A8">
        <w:trPr>
          <w:trHeight w:val="1313"/>
          <w:jc w:val="center"/>
        </w:trPr>
        <w:tc>
          <w:tcPr>
            <w:tcW w:w="2339" w:type="dxa"/>
            <w:tcBorders>
              <w:top w:val="single" w:sz="4" w:space="0" w:color="auto"/>
              <w:left w:val="single" w:sz="4" w:space="0" w:color="auto"/>
              <w:bottom w:val="single" w:sz="4" w:space="0" w:color="auto"/>
              <w:right w:val="single" w:sz="4" w:space="0" w:color="auto"/>
            </w:tcBorders>
            <w:vAlign w:val="center"/>
            <w:hideMark/>
          </w:tcPr>
          <w:p w14:paraId="6AD2D9DB" w14:textId="77777777" w:rsidR="00941545" w:rsidRDefault="00941545" w:rsidP="005367E7">
            <w:pPr>
              <w:spacing w:line="360" w:lineRule="auto"/>
              <w:ind w:firstLine="0"/>
              <w:jc w:val="left"/>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Testing reflective display to the lens.</w:t>
            </w:r>
          </w:p>
        </w:tc>
        <w:tc>
          <w:tcPr>
            <w:tcW w:w="2121" w:type="dxa"/>
            <w:tcBorders>
              <w:top w:val="single" w:sz="4" w:space="0" w:color="auto"/>
              <w:left w:val="single" w:sz="4" w:space="0" w:color="auto"/>
              <w:bottom w:val="single" w:sz="4" w:space="0" w:color="auto"/>
              <w:right w:val="single" w:sz="4" w:space="0" w:color="auto"/>
            </w:tcBorders>
            <w:vAlign w:val="center"/>
            <w:hideMark/>
          </w:tcPr>
          <w:p w14:paraId="35FCA531" w14:textId="77777777" w:rsidR="00941545" w:rsidRDefault="00941545" w:rsidP="005367E7">
            <w:pPr>
              <w:spacing w:line="360" w:lineRule="auto"/>
              <w:ind w:firstLine="0"/>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Syed Amir</w:t>
            </w:r>
          </w:p>
        </w:tc>
        <w:tc>
          <w:tcPr>
            <w:tcW w:w="5261" w:type="dxa"/>
            <w:tcBorders>
              <w:top w:val="single" w:sz="4" w:space="0" w:color="auto"/>
              <w:left w:val="single" w:sz="4" w:space="0" w:color="auto"/>
              <w:bottom w:val="single" w:sz="4" w:space="0" w:color="auto"/>
              <w:right w:val="single" w:sz="4" w:space="0" w:color="auto"/>
            </w:tcBorders>
            <w:vAlign w:val="center"/>
            <w:hideMark/>
          </w:tcPr>
          <w:p w14:paraId="385A099D" w14:textId="77777777" w:rsidR="00941545" w:rsidRDefault="00941545" w:rsidP="00941545">
            <w:pPr>
              <w:pStyle w:val="ListParagraph"/>
              <w:numPr>
                <w:ilvl w:val="0"/>
                <w:numId w:val="2"/>
              </w:numPr>
              <w:spacing w:line="360" w:lineRule="auto"/>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Fitting of reflective display to the glasses lens to ensure it is compatible with normal glasses.</w:t>
            </w:r>
          </w:p>
        </w:tc>
      </w:tr>
      <w:tr w:rsidR="00941545" w14:paraId="063346E1" w14:textId="77777777" w:rsidTr="206A94A8">
        <w:trPr>
          <w:trHeight w:val="1022"/>
          <w:jc w:val="center"/>
        </w:trPr>
        <w:tc>
          <w:tcPr>
            <w:tcW w:w="2339" w:type="dxa"/>
            <w:tcBorders>
              <w:top w:val="single" w:sz="4" w:space="0" w:color="auto"/>
              <w:left w:val="single" w:sz="4" w:space="0" w:color="auto"/>
              <w:bottom w:val="single" w:sz="4" w:space="0" w:color="auto"/>
              <w:right w:val="single" w:sz="4" w:space="0" w:color="auto"/>
            </w:tcBorders>
            <w:vAlign w:val="center"/>
            <w:hideMark/>
          </w:tcPr>
          <w:p w14:paraId="4CAAAC28" w14:textId="37EC8DBC" w:rsidR="00941545" w:rsidRDefault="206A94A8" w:rsidP="206A94A8">
            <w:pPr>
              <w:spacing w:line="360" w:lineRule="auto"/>
              <w:ind w:firstLine="0"/>
              <w:jc w:val="left"/>
              <w:rPr>
                <w:rFonts w:ascii="Times New Roman" w:eastAsia="Times New Roman" w:hAnsi="Times New Roman" w:cs="Times New Roman"/>
                <w:color w:val="000000" w:themeColor="text1"/>
                <w:lang w:val="en-US"/>
              </w:rPr>
            </w:pPr>
            <w:r w:rsidRPr="206A94A8">
              <w:rPr>
                <w:rFonts w:ascii="Times New Roman" w:eastAsia="Times New Roman" w:hAnsi="Times New Roman" w:cs="Times New Roman"/>
                <w:color w:val="000000" w:themeColor="text1"/>
                <w:lang w:val="en-US"/>
              </w:rPr>
              <w:t>Software system development and testing</w:t>
            </w:r>
          </w:p>
        </w:tc>
        <w:tc>
          <w:tcPr>
            <w:tcW w:w="2121" w:type="dxa"/>
            <w:tcBorders>
              <w:top w:val="single" w:sz="4" w:space="0" w:color="auto"/>
              <w:left w:val="single" w:sz="4" w:space="0" w:color="auto"/>
              <w:bottom w:val="single" w:sz="4" w:space="0" w:color="auto"/>
              <w:right w:val="single" w:sz="4" w:space="0" w:color="auto"/>
            </w:tcBorders>
            <w:vAlign w:val="center"/>
            <w:hideMark/>
          </w:tcPr>
          <w:p w14:paraId="4A9B6527" w14:textId="5EB3CDC5" w:rsidR="00941545" w:rsidRDefault="206A94A8" w:rsidP="206A94A8">
            <w:pPr>
              <w:spacing w:line="360" w:lineRule="auto"/>
              <w:ind w:firstLine="0"/>
              <w:jc w:val="center"/>
              <w:rPr>
                <w:rFonts w:ascii="Times New Roman" w:eastAsia="Times New Roman" w:hAnsi="Times New Roman" w:cs="Times New Roman"/>
                <w:color w:val="000000" w:themeColor="text1"/>
                <w:lang w:val="en-US"/>
              </w:rPr>
            </w:pPr>
            <w:r w:rsidRPr="206A94A8">
              <w:rPr>
                <w:rFonts w:ascii="Times New Roman" w:eastAsia="Times New Roman" w:hAnsi="Times New Roman" w:cs="Times New Roman"/>
                <w:color w:val="000000" w:themeColor="text1"/>
                <w:lang w:val="en-US"/>
              </w:rPr>
              <w:t>Muhammad Fathy Rashad</w:t>
            </w:r>
          </w:p>
        </w:tc>
        <w:tc>
          <w:tcPr>
            <w:tcW w:w="5261" w:type="dxa"/>
            <w:tcBorders>
              <w:top w:val="single" w:sz="4" w:space="0" w:color="auto"/>
              <w:left w:val="single" w:sz="4" w:space="0" w:color="auto"/>
              <w:bottom w:val="single" w:sz="4" w:space="0" w:color="auto"/>
              <w:right w:val="single" w:sz="4" w:space="0" w:color="auto"/>
            </w:tcBorders>
            <w:vAlign w:val="center"/>
            <w:hideMark/>
          </w:tcPr>
          <w:p w14:paraId="46847537" w14:textId="530FEE5F" w:rsidR="00941545" w:rsidRDefault="206A94A8" w:rsidP="206A94A8">
            <w:pPr>
              <w:pStyle w:val="ListParagraph"/>
              <w:numPr>
                <w:ilvl w:val="0"/>
                <w:numId w:val="2"/>
              </w:numPr>
              <w:spacing w:line="360" w:lineRule="auto"/>
              <w:rPr>
                <w:rFonts w:ascii="Times New Roman" w:eastAsia="Times New Roman" w:hAnsi="Times New Roman" w:cs="Times New Roman"/>
                <w:color w:val="000000" w:themeColor="text1"/>
                <w:lang w:val="en-US"/>
              </w:rPr>
            </w:pPr>
            <w:r w:rsidRPr="206A94A8">
              <w:rPr>
                <w:rFonts w:ascii="Times New Roman" w:eastAsia="Times New Roman" w:hAnsi="Times New Roman" w:cs="Times New Roman"/>
                <w:color w:val="000000" w:themeColor="text1"/>
                <w:lang w:val="en-US"/>
              </w:rPr>
              <w:t xml:space="preserve">Development and testing of </w:t>
            </w:r>
            <w:r w:rsidRPr="206A94A8">
              <w:rPr>
                <w:rFonts w:ascii="Times New Roman" w:hAnsi="Times New Roman" w:cs="Times New Roman"/>
              </w:rPr>
              <w:t>Google Cloud Speech-to-Text service to do speech recognition on the audio input of the prototype.</w:t>
            </w:r>
          </w:p>
          <w:p w14:paraId="1CF3C9E9" w14:textId="5E66ADEA" w:rsidR="00941545" w:rsidRDefault="206A94A8" w:rsidP="206A94A8">
            <w:pPr>
              <w:pStyle w:val="ListParagraph"/>
              <w:numPr>
                <w:ilvl w:val="0"/>
                <w:numId w:val="2"/>
              </w:numPr>
              <w:spacing w:line="360" w:lineRule="auto"/>
              <w:rPr>
                <w:rFonts w:ascii="Times New Roman" w:eastAsia="Times New Roman" w:hAnsi="Times New Roman" w:cs="Times New Roman"/>
                <w:color w:val="000000" w:themeColor="text1"/>
                <w:lang w:val="en-US"/>
              </w:rPr>
            </w:pPr>
            <w:r w:rsidRPr="206A94A8">
              <w:rPr>
                <w:rFonts w:ascii="Times New Roman" w:eastAsia="Times New Roman" w:hAnsi="Times New Roman" w:cs="Times New Roman"/>
                <w:color w:val="000000" w:themeColor="text1"/>
                <w:lang w:val="en-US"/>
              </w:rPr>
              <w:lastRenderedPageBreak/>
              <w:t xml:space="preserve">Development and testing of </w:t>
            </w:r>
            <w:r w:rsidRPr="206A94A8">
              <w:rPr>
                <w:rFonts w:ascii="Times New Roman" w:hAnsi="Times New Roman" w:cs="Times New Roman"/>
              </w:rPr>
              <w:t>program run by the microcontroller.</w:t>
            </w:r>
          </w:p>
          <w:p w14:paraId="629195F8" w14:textId="1E5045D1" w:rsidR="00941545" w:rsidRDefault="206A94A8" w:rsidP="206A94A8">
            <w:pPr>
              <w:pStyle w:val="ListParagraph"/>
              <w:numPr>
                <w:ilvl w:val="0"/>
                <w:numId w:val="2"/>
              </w:numPr>
              <w:spacing w:line="360" w:lineRule="auto"/>
              <w:rPr>
                <w:color w:val="000000" w:themeColor="text1"/>
              </w:rPr>
            </w:pPr>
            <w:r w:rsidRPr="206A94A8">
              <w:rPr>
                <w:rFonts w:ascii="Times New Roman" w:hAnsi="Times New Roman" w:cs="Times New Roman"/>
              </w:rPr>
              <w:t>Development of mobile app.</w:t>
            </w:r>
          </w:p>
        </w:tc>
      </w:tr>
      <w:tr w:rsidR="00941545" w14:paraId="6CC7E2AA" w14:textId="77777777" w:rsidTr="206A94A8">
        <w:trPr>
          <w:trHeight w:val="1943"/>
          <w:jc w:val="center"/>
        </w:trPr>
        <w:tc>
          <w:tcPr>
            <w:tcW w:w="2339" w:type="dxa"/>
            <w:tcBorders>
              <w:top w:val="single" w:sz="4" w:space="0" w:color="auto"/>
              <w:left w:val="single" w:sz="4" w:space="0" w:color="auto"/>
              <w:bottom w:val="single" w:sz="4" w:space="0" w:color="auto"/>
              <w:right w:val="single" w:sz="4" w:space="0" w:color="auto"/>
            </w:tcBorders>
            <w:vAlign w:val="center"/>
            <w:hideMark/>
          </w:tcPr>
          <w:p w14:paraId="7832DBE9" w14:textId="77777777" w:rsidR="00941545" w:rsidRDefault="00941545" w:rsidP="005367E7">
            <w:pPr>
              <w:spacing w:line="360" w:lineRule="auto"/>
              <w:ind w:firstLine="0"/>
              <w:jc w:val="left"/>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lastRenderedPageBreak/>
              <w:t>Testing of working prototype</w:t>
            </w:r>
          </w:p>
        </w:tc>
        <w:tc>
          <w:tcPr>
            <w:tcW w:w="2121" w:type="dxa"/>
            <w:tcBorders>
              <w:top w:val="single" w:sz="4" w:space="0" w:color="auto"/>
              <w:left w:val="single" w:sz="4" w:space="0" w:color="auto"/>
              <w:bottom w:val="single" w:sz="4" w:space="0" w:color="auto"/>
              <w:right w:val="single" w:sz="4" w:space="0" w:color="auto"/>
            </w:tcBorders>
            <w:vAlign w:val="center"/>
            <w:hideMark/>
          </w:tcPr>
          <w:p w14:paraId="522B5FFF" w14:textId="77777777" w:rsidR="00941545" w:rsidRDefault="00941545" w:rsidP="005367E7">
            <w:pPr>
              <w:spacing w:line="360" w:lineRule="auto"/>
              <w:ind w:firstLine="0"/>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Bushra &amp; Fiorentina</w:t>
            </w:r>
          </w:p>
        </w:tc>
        <w:tc>
          <w:tcPr>
            <w:tcW w:w="5261" w:type="dxa"/>
            <w:tcBorders>
              <w:top w:val="single" w:sz="4" w:space="0" w:color="auto"/>
              <w:left w:val="single" w:sz="4" w:space="0" w:color="auto"/>
              <w:bottom w:val="single" w:sz="4" w:space="0" w:color="auto"/>
              <w:right w:val="single" w:sz="4" w:space="0" w:color="auto"/>
            </w:tcBorders>
            <w:vAlign w:val="center"/>
            <w:hideMark/>
          </w:tcPr>
          <w:p w14:paraId="650E9845" w14:textId="77777777" w:rsidR="00941545" w:rsidRDefault="00941545" w:rsidP="00941545">
            <w:pPr>
              <w:pStyle w:val="ListParagraph"/>
              <w:numPr>
                <w:ilvl w:val="0"/>
                <w:numId w:val="2"/>
              </w:numPr>
              <w:spacing w:line="360" w:lineRule="auto"/>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Ensure the reflective display on the lens will display the subtitle of the text spoken by people.</w:t>
            </w:r>
          </w:p>
          <w:p w14:paraId="7BF478B6" w14:textId="77777777" w:rsidR="00941545" w:rsidRDefault="00941545" w:rsidP="00941545">
            <w:pPr>
              <w:pStyle w:val="ListParagraph"/>
              <w:numPr>
                <w:ilvl w:val="0"/>
                <w:numId w:val="2"/>
              </w:numPr>
              <w:spacing w:line="360" w:lineRule="auto"/>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Ensure the prototype is useable and comfortable for people with hearing impairment.</w:t>
            </w:r>
          </w:p>
        </w:tc>
      </w:tr>
    </w:tbl>
    <w:p w14:paraId="4B4F7A09" w14:textId="77777777" w:rsidR="00A74C14" w:rsidRDefault="00A74C14" w:rsidP="00A74C14">
      <w:pPr>
        <w:ind w:firstLine="0"/>
        <w:rPr>
          <w:rFonts w:ascii="Times New Roman" w:hAnsi="Times New Roman" w:cs="Times New Roman"/>
        </w:rPr>
      </w:pPr>
    </w:p>
    <w:p w14:paraId="430982DC" w14:textId="77777777" w:rsidR="00D846A9" w:rsidRDefault="00D846A9" w:rsidP="00D846A9">
      <w:pPr>
        <w:ind w:firstLine="0"/>
        <w:jc w:val="center"/>
        <w:rPr>
          <w:rFonts w:ascii="Times New Roman" w:hAnsi="Times New Roman" w:cs="Times New Roman"/>
        </w:rPr>
      </w:pPr>
      <w:r>
        <w:rPr>
          <w:rFonts w:ascii="Times New Roman" w:hAnsi="Times New Roman" w:cs="Times New Roman"/>
        </w:rPr>
        <w:br w:type="page"/>
      </w:r>
      <w:r w:rsidRPr="004B3867">
        <w:rPr>
          <w:rFonts w:ascii="Times New Roman" w:hAnsi="Times New Roman" w:cs="Times New Roman"/>
          <w:b/>
          <w:sz w:val="28"/>
        </w:rPr>
        <w:lastRenderedPageBreak/>
        <w:t>REFERENCES</w:t>
      </w:r>
    </w:p>
    <w:p w14:paraId="5EEE18B9" w14:textId="77777777" w:rsidR="00D846A9" w:rsidRDefault="00D846A9" w:rsidP="00D846A9">
      <w:pPr>
        <w:spacing w:line="276" w:lineRule="auto"/>
        <w:ind w:left="720" w:hanging="720"/>
        <w:rPr>
          <w:rFonts w:ascii="Times New Roman" w:hAnsi="Times New Roman" w:cs="Times New Roman"/>
        </w:rPr>
      </w:pPr>
      <w:r w:rsidRPr="00AA6EB3">
        <w:rPr>
          <w:rFonts w:ascii="Times New Roman" w:hAnsi="Times New Roman" w:cs="Times New Roman"/>
        </w:rPr>
        <w:t xml:space="preserve">10 PCS Card Credit 3 Magnifier X Magnification Magnifying Fresnel LENS UEB2-tyou. Retrieved from </w:t>
      </w:r>
      <w:hyperlink r:id="rId57" w:history="1">
        <w:r w:rsidRPr="00BB56F2">
          <w:rPr>
            <w:rStyle w:val="Hyperlink"/>
            <w:rFonts w:ascii="Times New Roman" w:hAnsi="Times New Roman" w:cs="Times New Roman"/>
          </w:rPr>
          <w:t>https://shopee.com.my/product/129771583/2633789313</w:t>
        </w:r>
      </w:hyperlink>
    </w:p>
    <w:p w14:paraId="6F375323" w14:textId="77777777" w:rsidR="00D846A9" w:rsidRDefault="00D846A9" w:rsidP="00D846A9">
      <w:pPr>
        <w:spacing w:line="276" w:lineRule="auto"/>
        <w:ind w:left="720" w:hanging="720"/>
        <w:rPr>
          <w:rFonts w:ascii="Times New Roman" w:hAnsi="Times New Roman" w:cs="Times New Roman"/>
        </w:rPr>
      </w:pPr>
    </w:p>
    <w:p w14:paraId="387D4F11" w14:textId="77777777" w:rsidR="00D846A9" w:rsidRDefault="00D846A9" w:rsidP="00D846A9">
      <w:pPr>
        <w:spacing w:line="276" w:lineRule="auto"/>
        <w:ind w:left="720" w:hanging="720"/>
        <w:rPr>
          <w:rFonts w:ascii="Times New Roman" w:eastAsia="Times New Roman" w:hAnsi="Times New Roman" w:cs="Times New Roman"/>
        </w:rPr>
      </w:pPr>
      <w:r w:rsidRPr="00AA6EB3">
        <w:rPr>
          <w:rFonts w:ascii="Times New Roman" w:eastAsia="Times New Roman" w:hAnsi="Times New Roman" w:cs="Times New Roman"/>
        </w:rPr>
        <w:t>Centers for Disease Control and Prevention. (2018). Loud Noise can Cause Hearing Loss. Retrieved from https://www.cdc.gov/nceh/hearing_loss/how_do_i_prevent_hearing_loss    .html.</w:t>
      </w:r>
    </w:p>
    <w:p w14:paraId="3A4F01A3" w14:textId="77777777" w:rsidR="00D846A9" w:rsidRDefault="00D846A9" w:rsidP="00D846A9">
      <w:pPr>
        <w:spacing w:line="276" w:lineRule="auto"/>
        <w:ind w:left="720" w:hanging="720"/>
        <w:rPr>
          <w:rFonts w:ascii="Times New Roman" w:eastAsia="Times New Roman" w:hAnsi="Times New Roman" w:cs="Times New Roman"/>
        </w:rPr>
      </w:pPr>
    </w:p>
    <w:p w14:paraId="03FEA87B" w14:textId="77777777" w:rsidR="00D846A9" w:rsidRDefault="00D846A9" w:rsidP="00D846A9">
      <w:pPr>
        <w:spacing w:line="276" w:lineRule="auto"/>
        <w:ind w:left="720" w:hanging="720"/>
        <w:rPr>
          <w:rStyle w:val="Hyperlink"/>
          <w:rFonts w:ascii="Times New Roman" w:hAnsi="Times New Roman" w:cs="Times New Roman"/>
        </w:rPr>
      </w:pPr>
      <w:r w:rsidRPr="00FF7236">
        <w:rPr>
          <w:rFonts w:ascii="Times New Roman" w:hAnsi="Times New Roman" w:cs="Times New Roman"/>
        </w:rPr>
        <w:t>Cloud Speech-to-Text</w:t>
      </w:r>
      <w:r>
        <w:rPr>
          <w:rFonts w:ascii="Times New Roman" w:hAnsi="Times New Roman" w:cs="Times New Roman"/>
        </w:rPr>
        <w:t xml:space="preserve">. Retrieved from </w:t>
      </w:r>
      <w:r w:rsidRPr="001532A0">
        <w:rPr>
          <w:rFonts w:ascii="Times New Roman" w:hAnsi="Times New Roman" w:cs="Times New Roman"/>
        </w:rPr>
        <w:t>https://cloud.google.com/speech-to-text/</w:t>
      </w:r>
      <w:r>
        <w:rPr>
          <w:rFonts w:ascii="Times New Roman" w:hAnsi="Times New Roman" w:cs="Times New Roman"/>
        </w:rPr>
        <w:t>.</w:t>
      </w:r>
    </w:p>
    <w:p w14:paraId="5B921720" w14:textId="77777777" w:rsidR="00D846A9" w:rsidRDefault="00D846A9" w:rsidP="00D846A9">
      <w:pPr>
        <w:spacing w:line="276" w:lineRule="auto"/>
        <w:ind w:left="720" w:hanging="720"/>
        <w:rPr>
          <w:rStyle w:val="Hyperlink"/>
          <w:rFonts w:ascii="Times New Roman" w:hAnsi="Times New Roman" w:cs="Times New Roman"/>
        </w:rPr>
      </w:pPr>
    </w:p>
    <w:p w14:paraId="0E8E196B" w14:textId="77777777" w:rsidR="00D846A9" w:rsidRDefault="00D846A9" w:rsidP="00D846A9">
      <w:pPr>
        <w:spacing w:line="276" w:lineRule="auto"/>
        <w:ind w:left="720" w:hanging="720"/>
        <w:rPr>
          <w:rFonts w:ascii="Times New Roman" w:hAnsi="Times New Roman" w:cs="Times New Roman"/>
        </w:rPr>
      </w:pPr>
      <w:r w:rsidRPr="001532A0">
        <w:rPr>
          <w:rFonts w:ascii="Times New Roman" w:hAnsi="Times New Roman" w:cs="Times New Roman"/>
        </w:rPr>
        <w:t>CMUSphinx Documentation</w:t>
      </w:r>
      <w:r>
        <w:rPr>
          <w:rFonts w:ascii="Times New Roman" w:hAnsi="Times New Roman" w:cs="Times New Roman"/>
        </w:rPr>
        <w:t xml:space="preserve">. Retrieved from </w:t>
      </w:r>
      <w:hyperlink r:id="rId58" w:history="1">
        <w:r w:rsidRPr="00BB56F2">
          <w:rPr>
            <w:rStyle w:val="Hyperlink"/>
            <w:rFonts w:ascii="Times New Roman" w:hAnsi="Times New Roman" w:cs="Times New Roman"/>
          </w:rPr>
          <w:t>https://cmusphinx.github.io/wiki/</w:t>
        </w:r>
      </w:hyperlink>
      <w:r>
        <w:rPr>
          <w:rFonts w:ascii="Times New Roman" w:hAnsi="Times New Roman" w:cs="Times New Roman"/>
        </w:rPr>
        <w:t>.</w:t>
      </w:r>
    </w:p>
    <w:p w14:paraId="7C71DBD5" w14:textId="77777777" w:rsidR="00D846A9" w:rsidRDefault="00D846A9" w:rsidP="00D846A9">
      <w:pPr>
        <w:spacing w:line="276" w:lineRule="auto"/>
        <w:ind w:left="720" w:hanging="720"/>
        <w:rPr>
          <w:rFonts w:ascii="Times New Roman" w:hAnsi="Times New Roman" w:cs="Times New Roman"/>
        </w:rPr>
      </w:pPr>
    </w:p>
    <w:p w14:paraId="370B82E6" w14:textId="77777777" w:rsidR="00D846A9" w:rsidRDefault="00D846A9" w:rsidP="00D846A9">
      <w:pPr>
        <w:spacing w:line="276" w:lineRule="auto"/>
        <w:ind w:left="720" w:hanging="720"/>
      </w:pPr>
      <w:r w:rsidRPr="0055522F">
        <w:t>ESP32-LyraT V4.3 Getting Started Guide</w:t>
      </w:r>
      <w:r>
        <w:t xml:space="preserve">. Retrieved from </w:t>
      </w:r>
      <w:hyperlink r:id="rId59" w:history="1">
        <w:r w:rsidRPr="00BB56F2">
          <w:rPr>
            <w:rStyle w:val="Hyperlink"/>
          </w:rPr>
          <w:t>https://docs.espressif.com/projects/esp-adf/en/latest/get-started/get-started-esp32-lyrat.html</w:t>
        </w:r>
      </w:hyperlink>
    </w:p>
    <w:p w14:paraId="4FA98998" w14:textId="77777777" w:rsidR="00D846A9" w:rsidRDefault="00D846A9" w:rsidP="00D846A9">
      <w:pPr>
        <w:spacing w:line="276" w:lineRule="auto"/>
        <w:ind w:left="720" w:hanging="720"/>
      </w:pPr>
    </w:p>
    <w:p w14:paraId="36107678" w14:textId="77777777" w:rsidR="00D846A9" w:rsidRPr="00A404CF" w:rsidRDefault="00D846A9" w:rsidP="00D846A9">
      <w:pPr>
        <w:spacing w:line="276" w:lineRule="auto"/>
        <w:ind w:left="720" w:hanging="720"/>
      </w:pPr>
      <w:r w:rsidRPr="004C6A64">
        <w:t>Espressif Official ESP32-LyraT Open-Source Voice/Audio/WiFi/Bluetooth Development Board w/ Touch + Physical Buttons Support PTZ</w:t>
      </w:r>
      <w:r>
        <w:t xml:space="preserve">. Retrieved from </w:t>
      </w:r>
      <w:hyperlink r:id="rId60" w:history="1">
        <w:r>
          <w:rPr>
            <w:rStyle w:val="Hyperlink"/>
          </w:rPr>
          <w:t>https://www.aliexpress.com/item/32971926978.html</w:t>
        </w:r>
      </w:hyperlink>
    </w:p>
    <w:p w14:paraId="309DA2CD" w14:textId="77777777" w:rsidR="00D846A9" w:rsidRDefault="00D846A9" w:rsidP="00D846A9">
      <w:pPr>
        <w:spacing w:line="360" w:lineRule="auto"/>
        <w:ind w:firstLine="0"/>
        <w:rPr>
          <w:rFonts w:ascii="Times New Roman" w:eastAsia="Times New Roman" w:hAnsi="Times New Roman" w:cs="Times New Roman"/>
        </w:rPr>
      </w:pPr>
    </w:p>
    <w:p w14:paraId="2A7B57B5" w14:textId="77777777" w:rsidR="00D846A9" w:rsidRDefault="00D846A9" w:rsidP="00D846A9">
      <w:pPr>
        <w:spacing w:line="276" w:lineRule="auto"/>
        <w:ind w:left="720" w:hanging="720"/>
        <w:rPr>
          <w:rFonts w:ascii="Times New Roman" w:hAnsi="Times New Roman" w:cs="Times New Roman"/>
        </w:rPr>
      </w:pPr>
      <w:r w:rsidRPr="00AA6EB3">
        <w:rPr>
          <w:rFonts w:ascii="Times New Roman" w:eastAsia="Times New Roman" w:hAnsi="Times New Roman" w:cs="Times New Roman"/>
        </w:rPr>
        <w:t xml:space="preserve">Felman, A. (2018). What’s to Know about Deafness and Hearing Loss? </w:t>
      </w:r>
      <w:r w:rsidRPr="00AA6EB3">
        <w:rPr>
          <w:rFonts w:ascii="Times New Roman" w:eastAsia="Times New Roman" w:hAnsi="Times New Roman" w:cs="Times New Roman"/>
          <w:i/>
          <w:iCs/>
        </w:rPr>
        <w:t xml:space="preserve">Medical News Today.      </w:t>
      </w:r>
      <w:r w:rsidRPr="00AA6EB3">
        <w:rPr>
          <w:rFonts w:ascii="Times New Roman" w:eastAsia="Times New Roman" w:hAnsi="Times New Roman" w:cs="Times New Roman"/>
        </w:rPr>
        <w:t xml:space="preserve">Retrieved from </w:t>
      </w:r>
      <w:hyperlink r:id="rId61" w:history="1">
        <w:r w:rsidRPr="00BB56F2">
          <w:rPr>
            <w:rStyle w:val="Hyperlink"/>
            <w:rFonts w:ascii="Times New Roman" w:eastAsia="Times New Roman" w:hAnsi="Times New Roman" w:cs="Times New Roman"/>
          </w:rPr>
          <w:t>https://www.medicalnewstoday.com/articles/249285.php</w:t>
        </w:r>
      </w:hyperlink>
      <w:r w:rsidRPr="00AA6EB3">
        <w:rPr>
          <w:rFonts w:ascii="Times New Roman" w:hAnsi="Times New Roman" w:cs="Times New Roman"/>
        </w:rPr>
        <w:t>.</w:t>
      </w:r>
    </w:p>
    <w:p w14:paraId="58E08E4C" w14:textId="77777777" w:rsidR="00D846A9" w:rsidRDefault="00D846A9" w:rsidP="00D846A9">
      <w:pPr>
        <w:spacing w:line="276" w:lineRule="auto"/>
        <w:ind w:left="720" w:hanging="720"/>
        <w:rPr>
          <w:rFonts w:ascii="Times New Roman" w:hAnsi="Times New Roman" w:cs="Times New Roman"/>
        </w:rPr>
      </w:pPr>
    </w:p>
    <w:p w14:paraId="39BFE7C1" w14:textId="77777777" w:rsidR="00D846A9" w:rsidRDefault="00D846A9" w:rsidP="00D846A9">
      <w:pPr>
        <w:spacing w:line="276" w:lineRule="auto"/>
        <w:ind w:left="720" w:hanging="720"/>
        <w:rPr>
          <w:rFonts w:ascii="Times New Roman" w:hAnsi="Times New Roman" w:cs="Times New Roman"/>
        </w:rPr>
      </w:pPr>
      <w:r w:rsidRPr="0085102E">
        <w:rPr>
          <w:rFonts w:ascii="Times New Roman" w:hAnsi="Times New Roman" w:cs="Times New Roman"/>
        </w:rPr>
        <w:t>Gazetić, E. (2017). Comparison Between Cloud-based and Offline Speech Recognition Systems.</w:t>
      </w:r>
    </w:p>
    <w:p w14:paraId="122AB168" w14:textId="77777777" w:rsidR="00D846A9" w:rsidRDefault="00D846A9" w:rsidP="00D846A9">
      <w:pPr>
        <w:spacing w:line="276" w:lineRule="auto"/>
        <w:ind w:left="720" w:hanging="720"/>
        <w:rPr>
          <w:rFonts w:ascii="Times New Roman" w:hAnsi="Times New Roman" w:cs="Times New Roman"/>
        </w:rPr>
      </w:pPr>
    </w:p>
    <w:p w14:paraId="0AE4918A" w14:textId="77777777" w:rsidR="00D846A9" w:rsidRDefault="00D846A9" w:rsidP="00D846A9">
      <w:pPr>
        <w:spacing w:line="276" w:lineRule="auto"/>
        <w:ind w:left="720" w:hanging="720"/>
        <w:rPr>
          <w:rFonts w:ascii="Times New Roman" w:hAnsi="Times New Roman" w:cs="Times New Roman"/>
        </w:rPr>
      </w:pPr>
      <w:r w:rsidRPr="00AA6EB3">
        <w:rPr>
          <w:rFonts w:ascii="Times New Roman" w:eastAsia="Times New Roman" w:hAnsi="Times New Roman" w:cs="Times New Roman"/>
        </w:rPr>
        <w:t>Hear.com. (n.d.). Hearing Aid Prices. Retrieved from https://www.hear.com/my/hearing   aids/prices.</w:t>
      </w:r>
    </w:p>
    <w:p w14:paraId="7DB01BCB" w14:textId="77777777" w:rsidR="00D846A9" w:rsidRDefault="00D846A9" w:rsidP="00D846A9">
      <w:pPr>
        <w:spacing w:line="276" w:lineRule="auto"/>
        <w:ind w:left="720" w:hanging="720"/>
        <w:rPr>
          <w:rFonts w:ascii="Times New Roman" w:hAnsi="Times New Roman" w:cs="Times New Roman"/>
        </w:rPr>
      </w:pPr>
    </w:p>
    <w:p w14:paraId="68273195" w14:textId="77777777" w:rsidR="00D846A9" w:rsidRDefault="00D846A9" w:rsidP="00D846A9">
      <w:pPr>
        <w:spacing w:line="276" w:lineRule="auto"/>
        <w:ind w:left="720" w:hanging="720"/>
        <w:rPr>
          <w:rFonts w:ascii="Times New Roman" w:eastAsia="Times New Roman" w:hAnsi="Times New Roman" w:cs="Times New Roman"/>
        </w:rPr>
      </w:pPr>
      <w:r w:rsidRPr="00AA6EB3">
        <w:rPr>
          <w:rFonts w:ascii="Times New Roman" w:eastAsia="Times New Roman" w:hAnsi="Times New Roman" w:cs="Times New Roman"/>
        </w:rPr>
        <w:t>Huang, X. (2018, June 13). Microsoft researchers achieve new conversational speech recognition milestone. Retrieved from https://www.microsoft.com/en-us/research/blog/microsoft   researchers-achieve-new-conversational-speech-recognition-milestone/.</w:t>
      </w:r>
    </w:p>
    <w:p w14:paraId="42A5FE44" w14:textId="77777777" w:rsidR="00D846A9" w:rsidRDefault="00D846A9" w:rsidP="00D846A9">
      <w:pPr>
        <w:spacing w:line="276" w:lineRule="auto"/>
        <w:ind w:left="720" w:hanging="720"/>
        <w:rPr>
          <w:rFonts w:ascii="Times New Roman" w:eastAsia="Times New Roman" w:hAnsi="Times New Roman" w:cs="Times New Roman"/>
        </w:rPr>
      </w:pPr>
    </w:p>
    <w:p w14:paraId="75184813" w14:textId="77777777" w:rsidR="00D846A9" w:rsidRPr="00A404CF" w:rsidRDefault="00D846A9" w:rsidP="00D846A9">
      <w:pPr>
        <w:spacing w:line="276" w:lineRule="auto"/>
        <w:ind w:left="720" w:hanging="720"/>
        <w:rPr>
          <w:rFonts w:ascii="Times New Roman" w:hAnsi="Times New Roman" w:cs="Times New Roman"/>
        </w:rPr>
      </w:pPr>
      <w:r w:rsidRPr="003645FB">
        <w:rPr>
          <w:rFonts w:ascii="Times New Roman" w:hAnsi="Times New Roman" w:cs="Times New Roman"/>
        </w:rPr>
        <w:t>Këpuska, V., &amp; Bohouta, G. (2017). Comparing speech recognition systems (Microsoft API, Google API and CMU Sphinx). Int. J. Eng. Res. Appl, 7(03), 20-24.</w:t>
      </w:r>
    </w:p>
    <w:p w14:paraId="3F91E4C8" w14:textId="77777777" w:rsidR="00D846A9" w:rsidRPr="00AA6EB3" w:rsidRDefault="00D846A9" w:rsidP="00D846A9">
      <w:pPr>
        <w:spacing w:line="276" w:lineRule="auto"/>
        <w:ind w:left="720" w:hanging="720"/>
        <w:rPr>
          <w:rFonts w:ascii="Times New Roman" w:hAnsi="Times New Roman" w:cs="Times New Roman"/>
        </w:rPr>
      </w:pPr>
    </w:p>
    <w:p w14:paraId="5B02AB70" w14:textId="77777777" w:rsidR="00D846A9" w:rsidRPr="00A655E5" w:rsidRDefault="00D846A9" w:rsidP="00D846A9">
      <w:pPr>
        <w:spacing w:line="276" w:lineRule="auto"/>
        <w:ind w:left="720" w:hanging="720"/>
        <w:rPr>
          <w:rFonts w:ascii="Times New Roman" w:hAnsi="Times New Roman" w:cs="Times New Roman"/>
        </w:rPr>
      </w:pPr>
      <w:r w:rsidRPr="00AA6EB3">
        <w:rPr>
          <w:rFonts w:ascii="Times New Roman" w:eastAsia="Times New Roman" w:hAnsi="Times New Roman" w:cs="Times New Roman"/>
        </w:rPr>
        <w:t>Mayo Clinic. (n.d.). Hearing Loss. Retrieved from https://www.mayoclinic.org/diseases    conditions/hearing-loss/symptoms-causes/syc-20373072.</w:t>
      </w:r>
    </w:p>
    <w:p w14:paraId="1077DF47" w14:textId="77777777" w:rsidR="00D846A9" w:rsidRPr="00AA6EB3" w:rsidRDefault="00D846A9" w:rsidP="00D846A9">
      <w:pPr>
        <w:spacing w:line="276" w:lineRule="auto"/>
        <w:ind w:left="720" w:hanging="720"/>
        <w:rPr>
          <w:rFonts w:ascii="Times New Roman" w:hAnsi="Times New Roman" w:cs="Times New Roman"/>
        </w:rPr>
      </w:pPr>
      <w:r w:rsidRPr="00AA6EB3">
        <w:rPr>
          <w:rFonts w:ascii="Times New Roman" w:eastAsia="Times New Roman" w:hAnsi="Times New Roman" w:cs="Times New Roman"/>
        </w:rPr>
        <w:t xml:space="preserve"> </w:t>
      </w:r>
    </w:p>
    <w:p w14:paraId="61BD565F" w14:textId="77777777" w:rsidR="00D846A9" w:rsidRDefault="00D846A9" w:rsidP="00D846A9">
      <w:pPr>
        <w:rPr>
          <w:rFonts w:ascii="Times New Roman" w:hAnsi="Times New Roman" w:cs="Times New Roman"/>
          <w:b/>
          <w:sz w:val="28"/>
        </w:rPr>
      </w:pPr>
      <w:r>
        <w:rPr>
          <w:rFonts w:ascii="Times New Roman" w:hAnsi="Times New Roman" w:cs="Times New Roman"/>
          <w:b/>
          <w:sz w:val="28"/>
        </w:rPr>
        <w:br w:type="page"/>
      </w:r>
    </w:p>
    <w:p w14:paraId="37A76177" w14:textId="77777777" w:rsidR="00D846A9" w:rsidRPr="000B7ACB" w:rsidRDefault="00D846A9" w:rsidP="00D846A9">
      <w:pPr>
        <w:ind w:firstLine="0"/>
        <w:jc w:val="center"/>
        <w:rPr>
          <w:rFonts w:ascii="Times New Roman" w:eastAsia="Times New Roman" w:hAnsi="Times New Roman" w:cs="Times New Roman"/>
        </w:rPr>
      </w:pPr>
      <w:r w:rsidRPr="004B3867">
        <w:rPr>
          <w:rFonts w:ascii="Times New Roman" w:hAnsi="Times New Roman" w:cs="Times New Roman"/>
          <w:b/>
          <w:sz w:val="28"/>
        </w:rPr>
        <w:lastRenderedPageBreak/>
        <w:t>REFERENCES</w:t>
      </w:r>
    </w:p>
    <w:p w14:paraId="2B52DBBD" w14:textId="77777777" w:rsidR="00D846A9" w:rsidRDefault="00D846A9" w:rsidP="00D846A9">
      <w:pPr>
        <w:spacing w:line="276" w:lineRule="auto"/>
        <w:ind w:left="720" w:hanging="720"/>
        <w:rPr>
          <w:rFonts w:ascii="Times New Roman" w:eastAsia="Times New Roman" w:hAnsi="Times New Roman" w:cs="Times New Roman"/>
        </w:rPr>
      </w:pPr>
      <w:r w:rsidRPr="00403786">
        <w:rPr>
          <w:rFonts w:ascii="Times New Roman" w:eastAsia="Times New Roman" w:hAnsi="Times New Roman" w:cs="Times New Roman"/>
        </w:rPr>
        <w:t>Mini USB 2.0 Microphone Portable Studio Speech MIC Audio Adapter Driver Free For MSN PC Notebook</w:t>
      </w:r>
      <w:r>
        <w:rPr>
          <w:rFonts w:ascii="Times New Roman" w:eastAsia="Times New Roman" w:hAnsi="Times New Roman" w:cs="Times New Roman"/>
        </w:rPr>
        <w:t xml:space="preserve">. Retrieved from </w:t>
      </w:r>
      <w:r w:rsidRPr="00403786">
        <w:rPr>
          <w:rFonts w:ascii="Times New Roman" w:eastAsia="Times New Roman" w:hAnsi="Times New Roman" w:cs="Times New Roman"/>
        </w:rPr>
        <w:t>https://www.lazada.com.my/products/mini-usb-20-microphone-portable-studio-speech-mic-audio-adapter-driver-free-for-msn-pc-notebook-i485600907-s833796394.html</w:t>
      </w:r>
    </w:p>
    <w:p w14:paraId="24C49C68" w14:textId="77777777" w:rsidR="00D846A9" w:rsidRDefault="00D846A9" w:rsidP="00D846A9">
      <w:pPr>
        <w:spacing w:line="276" w:lineRule="auto"/>
        <w:ind w:left="720" w:hanging="720"/>
        <w:rPr>
          <w:rFonts w:ascii="Times New Roman" w:eastAsia="Times New Roman" w:hAnsi="Times New Roman" w:cs="Times New Roman"/>
        </w:rPr>
      </w:pPr>
    </w:p>
    <w:p w14:paraId="25B104D8" w14:textId="77777777" w:rsidR="00D846A9" w:rsidRPr="00AA6EB3" w:rsidRDefault="00D846A9" w:rsidP="00D846A9">
      <w:pPr>
        <w:spacing w:line="276" w:lineRule="auto"/>
        <w:ind w:left="720" w:hanging="720"/>
        <w:rPr>
          <w:rFonts w:ascii="Times New Roman" w:hAnsi="Times New Roman" w:cs="Times New Roman"/>
        </w:rPr>
      </w:pPr>
      <w:r w:rsidRPr="00AA6EB3">
        <w:rPr>
          <w:rFonts w:ascii="Times New Roman" w:eastAsia="Times New Roman" w:hAnsi="Times New Roman" w:cs="Times New Roman"/>
        </w:rPr>
        <w:t xml:space="preserve">Mohr, P. E., Feldman, J. J., Dunbar, J. L., Mcconkey-Robbins, A., Niparko, J. K., Rittenhouse, R. K., &amp; Skinner, M. W. (2000). The Societal Costs of Severe to Profound Hearing Loss in The United States. International Journal of Technology Assessment in Health Care, 16(04), 1120–1135. </w:t>
      </w:r>
    </w:p>
    <w:p w14:paraId="13139BC0" w14:textId="77777777" w:rsidR="00D846A9" w:rsidRPr="00AA6EB3" w:rsidRDefault="00D846A9" w:rsidP="00D846A9">
      <w:pPr>
        <w:spacing w:line="276" w:lineRule="auto"/>
        <w:ind w:left="720" w:hanging="720"/>
        <w:rPr>
          <w:rFonts w:ascii="Times New Roman" w:hAnsi="Times New Roman" w:cs="Times New Roman"/>
        </w:rPr>
      </w:pPr>
      <w:r w:rsidRPr="00AA6EB3">
        <w:rPr>
          <w:rFonts w:ascii="Times New Roman" w:eastAsia="Times New Roman" w:hAnsi="Times New Roman" w:cs="Times New Roman"/>
        </w:rPr>
        <w:t xml:space="preserve"> </w:t>
      </w:r>
    </w:p>
    <w:p w14:paraId="724AE0F3" w14:textId="77777777" w:rsidR="00D846A9" w:rsidRPr="00CC5B23" w:rsidRDefault="00D846A9" w:rsidP="00D846A9">
      <w:pPr>
        <w:spacing w:line="276" w:lineRule="auto"/>
        <w:ind w:left="720" w:hanging="720"/>
        <w:rPr>
          <w:rFonts w:ascii="Times New Roman" w:hAnsi="Times New Roman" w:cs="Times New Roman"/>
        </w:rPr>
      </w:pPr>
      <w:r w:rsidRPr="00AA6EB3">
        <w:rPr>
          <w:rFonts w:ascii="Times New Roman" w:eastAsia="Times New Roman" w:hAnsi="Times New Roman" w:cs="Times New Roman"/>
        </w:rPr>
        <w:t>Moore, M. S. (2004). For Hearing People Only. Deaf Life Press</w:t>
      </w:r>
    </w:p>
    <w:p w14:paraId="3DA4C011" w14:textId="77777777" w:rsidR="00D846A9" w:rsidRDefault="00D846A9" w:rsidP="00D846A9">
      <w:pPr>
        <w:spacing w:line="276" w:lineRule="auto"/>
        <w:ind w:left="720" w:hanging="720"/>
        <w:rPr>
          <w:rFonts w:ascii="Times New Roman" w:eastAsia="Times New Roman" w:hAnsi="Times New Roman" w:cs="Times New Roman"/>
        </w:rPr>
      </w:pPr>
    </w:p>
    <w:p w14:paraId="74691454" w14:textId="77777777" w:rsidR="00D846A9" w:rsidRPr="000B3E87" w:rsidRDefault="00D846A9" w:rsidP="00D846A9">
      <w:pPr>
        <w:spacing w:line="276" w:lineRule="auto"/>
        <w:ind w:left="720" w:hanging="720"/>
        <w:rPr>
          <w:rFonts w:ascii="Times New Roman" w:hAnsi="Times New Roman" w:cs="Times New Roman"/>
          <w:color w:val="0563C1" w:themeColor="hyperlink"/>
          <w:u w:val="single"/>
        </w:rPr>
      </w:pPr>
      <w:r w:rsidRPr="00AA6EB3">
        <w:rPr>
          <w:rFonts w:ascii="Times New Roman" w:hAnsi="Times New Roman" w:cs="Times New Roman"/>
        </w:rPr>
        <w:t xml:space="preserve">Original Remax RA-OTG USB 2.0 To MicroUSB Connection Kit OTG Adapter. Retrieved from </w:t>
      </w:r>
      <w:hyperlink r:id="rId62">
        <w:r w:rsidRPr="6DC4FBD5">
          <w:rPr>
            <w:rStyle w:val="Hyperlink"/>
            <w:rFonts w:ascii="Times New Roman" w:hAnsi="Times New Roman" w:cs="Times New Roman"/>
          </w:rPr>
          <w:t>https://shopee.com.my/Original-Remax-RA-OTG-USB-2.0-To-MicroUSB-Connection-Kit-OTG-Adapter-i.60955352.2304767765</w:t>
        </w:r>
      </w:hyperlink>
    </w:p>
    <w:p w14:paraId="7E3DD7A4" w14:textId="77777777" w:rsidR="00D846A9" w:rsidRPr="000B3E87" w:rsidRDefault="00D846A9" w:rsidP="00D846A9">
      <w:pPr>
        <w:spacing w:line="276" w:lineRule="auto"/>
        <w:ind w:left="720" w:hanging="720"/>
        <w:rPr>
          <w:rFonts w:ascii="Times New Roman" w:hAnsi="Times New Roman" w:cs="Times New Roman"/>
        </w:rPr>
      </w:pPr>
      <w:r w:rsidRPr="00AA6EB3">
        <w:rPr>
          <w:rFonts w:ascii="Times New Roman" w:eastAsia="Times New Roman" w:hAnsi="Times New Roman" w:cs="Times New Roman"/>
        </w:rPr>
        <w:t xml:space="preserve"> </w:t>
      </w:r>
    </w:p>
    <w:p w14:paraId="2586BBF8" w14:textId="77777777" w:rsidR="00D846A9" w:rsidRPr="008E6C97" w:rsidRDefault="00D846A9" w:rsidP="00D846A9">
      <w:pPr>
        <w:spacing w:line="276" w:lineRule="auto"/>
        <w:ind w:left="720" w:hanging="720"/>
      </w:pPr>
      <w:r w:rsidRPr="00520C4A">
        <w:t>Raspberry Pi Zero W</w:t>
      </w:r>
      <w:r>
        <w:t xml:space="preserve">. Retrieved from </w:t>
      </w:r>
      <w:hyperlink r:id="rId63">
        <w:r w:rsidRPr="6DC4FBD5">
          <w:rPr>
            <w:rStyle w:val="Hyperlink"/>
          </w:rPr>
          <w:t>https://www.raspberrypi.org/products/raspberry-pi-zero-w/</w:t>
        </w:r>
      </w:hyperlink>
    </w:p>
    <w:p w14:paraId="3CE5E9A4" w14:textId="77777777" w:rsidR="00D846A9" w:rsidRPr="00AA6EB3" w:rsidRDefault="00D846A9" w:rsidP="00D846A9">
      <w:pPr>
        <w:spacing w:line="276" w:lineRule="auto"/>
        <w:ind w:firstLine="0"/>
        <w:rPr>
          <w:rFonts w:ascii="Times New Roman" w:hAnsi="Times New Roman" w:cs="Times New Roman"/>
        </w:rPr>
      </w:pPr>
    </w:p>
    <w:p w14:paraId="5B411C88" w14:textId="77777777" w:rsidR="00D846A9" w:rsidRDefault="00D846A9" w:rsidP="00D846A9">
      <w:pPr>
        <w:spacing w:line="276" w:lineRule="auto"/>
        <w:ind w:left="720" w:hanging="720"/>
        <w:rPr>
          <w:rFonts w:ascii="Times New Roman" w:hAnsi="Times New Roman" w:cs="Times New Roman"/>
        </w:rPr>
      </w:pPr>
      <w:r w:rsidRPr="00AA6EB3">
        <w:rPr>
          <w:rFonts w:ascii="Times New Roman" w:hAnsi="Times New Roman" w:cs="Times New Roman"/>
        </w:rPr>
        <w:t xml:space="preserve">Raspberry Pi Zero WH (with Header). Retrieved from </w:t>
      </w:r>
      <w:hyperlink r:id="rId64" w:history="1">
        <w:r w:rsidRPr="00BB56F2">
          <w:rPr>
            <w:rStyle w:val="Hyperlink"/>
            <w:rFonts w:ascii="Times New Roman" w:hAnsi="Times New Roman" w:cs="Times New Roman"/>
          </w:rPr>
          <w:t>https://shopee.com.my/Raspberry-Pi-Zero-WH-(with-Header)-i.23949362.1136441442</w:t>
        </w:r>
      </w:hyperlink>
    </w:p>
    <w:p w14:paraId="6BF07315" w14:textId="77777777" w:rsidR="00D846A9" w:rsidRDefault="00D846A9" w:rsidP="00D846A9">
      <w:pPr>
        <w:spacing w:line="276" w:lineRule="auto"/>
        <w:ind w:left="720" w:hanging="720"/>
        <w:rPr>
          <w:rFonts w:ascii="Times New Roman" w:hAnsi="Times New Roman" w:cs="Times New Roman"/>
        </w:rPr>
      </w:pPr>
    </w:p>
    <w:p w14:paraId="027BD921" w14:textId="77777777" w:rsidR="00D846A9" w:rsidRPr="00A404CF" w:rsidRDefault="00D846A9" w:rsidP="00D846A9">
      <w:pPr>
        <w:spacing w:line="360" w:lineRule="auto"/>
        <w:ind w:left="720" w:hanging="720"/>
        <w:rPr>
          <w:rFonts w:ascii="Times New Roman" w:eastAsia="Times New Roman" w:hAnsi="Times New Roman" w:cs="Times New Roman"/>
        </w:rPr>
      </w:pPr>
      <w:r w:rsidRPr="00AA6EB3">
        <w:rPr>
          <w:rFonts w:ascii="Times New Roman" w:eastAsia="Times New Roman" w:hAnsi="Times New Roman" w:cs="Times New Roman"/>
        </w:rPr>
        <w:t>Stinson, M., &amp; Liu, Y. (1999). Participation of deaf and hard-of hearing students in classes with hearing students. Journal of Deaf Studies and Deaf Education, 4, 191–202.</w:t>
      </w:r>
    </w:p>
    <w:p w14:paraId="64457B10" w14:textId="77777777" w:rsidR="00D846A9" w:rsidRDefault="00D846A9" w:rsidP="00D846A9">
      <w:pPr>
        <w:spacing w:line="276" w:lineRule="auto"/>
        <w:ind w:firstLine="0"/>
        <w:rPr>
          <w:rStyle w:val="Hyperlink"/>
          <w:rFonts w:ascii="Times New Roman" w:hAnsi="Times New Roman" w:cs="Times New Roman"/>
        </w:rPr>
      </w:pPr>
    </w:p>
    <w:p w14:paraId="588EF7DE" w14:textId="77777777" w:rsidR="00D846A9" w:rsidRDefault="00D846A9" w:rsidP="00D846A9">
      <w:pPr>
        <w:spacing w:line="276" w:lineRule="auto"/>
        <w:ind w:left="720" w:hanging="720"/>
        <w:rPr>
          <w:rFonts w:ascii="Times New Roman" w:eastAsia="Times New Roman" w:hAnsi="Times New Roman" w:cs="Times New Roman"/>
        </w:rPr>
      </w:pPr>
      <w:r w:rsidRPr="00AA6EB3">
        <w:rPr>
          <w:rFonts w:ascii="Times New Roman" w:eastAsia="Times New Roman" w:hAnsi="Times New Roman" w:cs="Times New Roman"/>
        </w:rPr>
        <w:t>The Star Online. (2015). Surgeon: Cochlear Implants can Give the Hearing Impaired a Sense of   Involvement with Daily Life. Retrieved from         https://www.thestar.com.my/metro/community/2015/05/02/bringing-hope-to-the-deaf         surgeon-cochlear-implants-can-give-the-hearing-impaired-a-sense-of-involve.</w:t>
      </w:r>
    </w:p>
    <w:p w14:paraId="7FC7F56F" w14:textId="77777777" w:rsidR="00D846A9" w:rsidRDefault="00D846A9" w:rsidP="00D846A9">
      <w:pPr>
        <w:spacing w:line="276" w:lineRule="auto"/>
        <w:ind w:left="720" w:hanging="720"/>
        <w:rPr>
          <w:rFonts w:ascii="Times New Roman" w:eastAsia="Times New Roman" w:hAnsi="Times New Roman" w:cs="Times New Roman"/>
        </w:rPr>
      </w:pPr>
    </w:p>
    <w:p w14:paraId="351F91D8" w14:textId="77777777" w:rsidR="00D846A9" w:rsidRDefault="00D846A9" w:rsidP="00D846A9">
      <w:pPr>
        <w:spacing w:line="276" w:lineRule="auto"/>
        <w:ind w:left="720" w:hanging="720"/>
        <w:rPr>
          <w:rFonts w:ascii="Times New Roman" w:hAnsi="Times New Roman" w:cs="Times New Roman"/>
        </w:rPr>
      </w:pPr>
      <w:r w:rsidRPr="00AA6EB3">
        <w:rPr>
          <w:rFonts w:ascii="Times New Roman" w:eastAsia="Times New Roman" w:hAnsi="Times New Roman" w:cs="Times New Roman"/>
        </w:rPr>
        <w:t xml:space="preserve">World Health Organization. (2019). Deafness and Hearing Loss. Retrieved from   </w:t>
      </w:r>
      <w:hyperlink r:id="rId65" w:history="1">
        <w:r w:rsidRPr="00CF78AB">
          <w:rPr>
            <w:rStyle w:val="Hyperlink"/>
            <w:rFonts w:ascii="Times New Roman" w:eastAsia="Times New Roman" w:hAnsi="Times New Roman" w:cs="Times New Roman"/>
          </w:rPr>
          <w:t>https://www.who.int/news-room/fact-sheets/detail/deafness-and-hearing-loss</w:t>
        </w:r>
      </w:hyperlink>
      <w:r w:rsidRPr="00AA6EB3">
        <w:rPr>
          <w:rFonts w:ascii="Times New Roman" w:hAnsi="Times New Roman" w:cs="Times New Roman"/>
        </w:rPr>
        <w:t>.</w:t>
      </w:r>
    </w:p>
    <w:p w14:paraId="172AE250" w14:textId="77777777" w:rsidR="00D846A9" w:rsidRDefault="00D846A9" w:rsidP="00D846A9">
      <w:pPr>
        <w:spacing w:line="276" w:lineRule="auto"/>
        <w:ind w:left="720" w:hanging="720"/>
        <w:rPr>
          <w:rFonts w:ascii="Times New Roman" w:hAnsi="Times New Roman" w:cs="Times New Roman"/>
        </w:rPr>
      </w:pPr>
    </w:p>
    <w:p w14:paraId="6338DE8B" w14:textId="77777777" w:rsidR="00D846A9" w:rsidRPr="00403786" w:rsidRDefault="00D846A9" w:rsidP="00D846A9">
      <w:pPr>
        <w:spacing w:line="276" w:lineRule="auto"/>
        <w:ind w:left="720" w:hanging="720"/>
        <w:rPr>
          <w:rFonts w:ascii="Times New Roman" w:hAnsi="Times New Roman" w:cs="Times New Roman"/>
        </w:rPr>
      </w:pPr>
      <w:r w:rsidRPr="00403786">
        <w:rPr>
          <w:rFonts w:ascii="Times New Roman" w:hAnsi="Times New Roman" w:cs="Times New Roman"/>
        </w:rPr>
        <w:t>ZPO High Quality Powerbank 2600mAh Mini Keychain Perfume Lipstick Portable Power Bank</w:t>
      </w:r>
      <w:r>
        <w:rPr>
          <w:rFonts w:ascii="Times New Roman" w:hAnsi="Times New Roman" w:cs="Times New Roman"/>
        </w:rPr>
        <w:t xml:space="preserve">. Retrieved from </w:t>
      </w:r>
      <w:hyperlink r:id="rId66" w:history="1">
        <w:r w:rsidRPr="008F4640">
          <w:rPr>
            <w:rStyle w:val="Hyperlink"/>
            <w:rFonts w:ascii="Times New Roman" w:hAnsi="Times New Roman" w:cs="Times New Roman"/>
          </w:rPr>
          <w:t>https://www.lazada.com.my/products/zpo-high-quality-powerbank-2600mah-mini-keychain-perfume-lipstick-portable-power-bank-i548228279-s1088284023.html</w:t>
        </w:r>
      </w:hyperlink>
    </w:p>
    <w:p w14:paraId="17BE5F47" w14:textId="77777777" w:rsidR="00D846A9" w:rsidRDefault="00D846A9" w:rsidP="00D846A9">
      <w:pPr>
        <w:spacing w:line="276" w:lineRule="auto"/>
        <w:ind w:left="720" w:hanging="720"/>
        <w:rPr>
          <w:rFonts w:ascii="Times New Roman" w:hAnsi="Times New Roman" w:cs="Times New Roman"/>
        </w:rPr>
      </w:pPr>
    </w:p>
    <w:p w14:paraId="7D59E607" w14:textId="77777777" w:rsidR="00D846A9" w:rsidRPr="00D846A9" w:rsidRDefault="00D846A9" w:rsidP="00D846A9">
      <w:pPr>
        <w:ind w:firstLine="0"/>
        <w:jc w:val="center"/>
        <w:rPr>
          <w:rFonts w:ascii="Times New Roman" w:eastAsia="Times New Roman" w:hAnsi="Times New Roman" w:cs="Times New Roman"/>
        </w:rPr>
      </w:pPr>
      <w:r w:rsidRPr="004B3867">
        <w:rPr>
          <w:rFonts w:ascii="Times New Roman" w:hAnsi="Times New Roman" w:cs="Times New Roman"/>
          <w:b/>
          <w:sz w:val="28"/>
        </w:rPr>
        <w:lastRenderedPageBreak/>
        <w:t>REFERENCES</w:t>
      </w:r>
    </w:p>
    <w:p w14:paraId="7CDAA66E" w14:textId="77777777" w:rsidR="00D846A9" w:rsidRDefault="00D846A9" w:rsidP="00D846A9">
      <w:pPr>
        <w:spacing w:line="276" w:lineRule="auto"/>
        <w:ind w:left="720" w:hanging="720"/>
        <w:rPr>
          <w:ins w:id="1337" w:author="SYED AMIR HILMY BIN SYED HALIM" w:date="2019-11-24T17:49:00Z"/>
          <w:rFonts w:ascii="Times New Roman" w:hAnsi="Times New Roman" w:cs="Times New Roman"/>
        </w:rPr>
      </w:pPr>
      <w:r w:rsidRPr="00F57746">
        <w:rPr>
          <w:rFonts w:ascii="Times New Roman" w:hAnsi="Times New Roman" w:cs="Times New Roman"/>
        </w:rPr>
        <w:t>Mueller, H. Gustav, et al. “The Effects of Digital Noise Reduction on the Acceptance of Background Noise.” Trends in Amplification, vol. 10, no. 2, 2006, pp. 83–93., doi:10.1177/1084713806289553.</w:t>
      </w:r>
    </w:p>
    <w:p w14:paraId="3EF88C11" w14:textId="77777777" w:rsidR="00144774" w:rsidRDefault="00144774" w:rsidP="00D846A9">
      <w:pPr>
        <w:spacing w:line="276" w:lineRule="auto"/>
        <w:ind w:left="720" w:hanging="720"/>
        <w:rPr>
          <w:ins w:id="1338" w:author="SYED AMIR HILMY BIN SYED HALIM" w:date="2019-11-24T17:49:00Z"/>
          <w:rFonts w:ascii="Times New Roman" w:hAnsi="Times New Roman" w:cs="Times New Roman"/>
        </w:rPr>
      </w:pPr>
    </w:p>
    <w:p w14:paraId="1E22FB6E" w14:textId="00BCAEC8" w:rsidR="00144774" w:rsidRDefault="00662D83" w:rsidP="00D846A9">
      <w:pPr>
        <w:spacing w:line="276" w:lineRule="auto"/>
        <w:ind w:left="720" w:hanging="720"/>
        <w:rPr>
          <w:ins w:id="1339" w:author="SYED AMIR HILMY BIN SYED HALIM" w:date="2019-11-24T17:54:00Z"/>
          <w:rFonts w:ascii="Times New Roman" w:hAnsi="Times New Roman" w:cs="Times New Roman"/>
        </w:rPr>
      </w:pPr>
      <w:ins w:id="1340" w:author="SYED AMIR HILMY BIN SYED HALIM" w:date="2019-11-24T17:49:00Z">
        <w:r>
          <w:rPr>
            <w:rFonts w:ascii="Times New Roman" w:hAnsi="Times New Roman" w:cs="Times New Roman"/>
          </w:rPr>
          <w:t>Walsh</w:t>
        </w:r>
        <w:r w:rsidR="009162CD">
          <w:rPr>
            <w:rFonts w:ascii="Times New Roman" w:hAnsi="Times New Roman" w:cs="Times New Roman"/>
          </w:rPr>
          <w:t>, G., (</w:t>
        </w:r>
        <w:r w:rsidR="00BB1D77">
          <w:rPr>
            <w:rFonts w:ascii="Times New Roman" w:hAnsi="Times New Roman" w:cs="Times New Roman"/>
          </w:rPr>
          <w:t xml:space="preserve">2010). </w:t>
        </w:r>
        <w:r w:rsidR="00CA57EC" w:rsidRPr="00CA57EC">
          <w:rPr>
            <w:rFonts w:ascii="Times New Roman" w:hAnsi="Times New Roman" w:cs="Times New Roman"/>
          </w:rPr>
          <w:t>The weight of spectacle frames and the area of their nose pads</w:t>
        </w:r>
        <w:r w:rsidR="00CA57EC">
          <w:rPr>
            <w:rFonts w:ascii="Times New Roman" w:hAnsi="Times New Roman" w:cs="Times New Roman"/>
          </w:rPr>
          <w:t xml:space="preserve">. </w:t>
        </w:r>
      </w:ins>
      <w:ins w:id="1341" w:author="SYED AMIR HILMY BIN SYED HALIM" w:date="2019-11-24T17:50:00Z">
        <w:r w:rsidR="005678E3" w:rsidRPr="005678E3">
          <w:rPr>
            <w:rFonts w:ascii="Times New Roman" w:hAnsi="Times New Roman" w:cs="Times New Roman"/>
            <w:i/>
            <w:rPrChange w:id="1342" w:author="SYED AMIR HILMY BIN SYED HALIM" w:date="2019-11-24T17:50:00Z">
              <w:rPr>
                <w:rFonts w:ascii="Times New Roman" w:hAnsi="Times New Roman" w:cs="Times New Roman"/>
              </w:rPr>
            </w:rPrChange>
          </w:rPr>
          <w:t>Ophthalmic Physiol Opt. 30</w:t>
        </w:r>
        <w:r w:rsidR="005678E3" w:rsidRPr="005678E3">
          <w:rPr>
            <w:rFonts w:ascii="Times New Roman" w:hAnsi="Times New Roman" w:cs="Times New Roman"/>
          </w:rPr>
          <w:t>(4)</w:t>
        </w:r>
        <w:r w:rsidR="005678E3">
          <w:rPr>
            <w:rFonts w:ascii="Times New Roman" w:hAnsi="Times New Roman" w:cs="Times New Roman"/>
          </w:rPr>
          <w:t xml:space="preserve">, </w:t>
        </w:r>
        <w:r w:rsidR="005678E3" w:rsidRPr="005678E3">
          <w:rPr>
            <w:rFonts w:ascii="Times New Roman" w:hAnsi="Times New Roman" w:cs="Times New Roman"/>
          </w:rPr>
          <w:t>402-4. doi: 10.1111/j.1475-1313.2010.00755.x.</w:t>
        </w:r>
      </w:ins>
    </w:p>
    <w:p w14:paraId="5AE143B9" w14:textId="77777777" w:rsidR="00D41446" w:rsidRDefault="00D41446" w:rsidP="00D846A9">
      <w:pPr>
        <w:spacing w:line="276" w:lineRule="auto"/>
        <w:ind w:left="720" w:hanging="720"/>
        <w:rPr>
          <w:ins w:id="1343" w:author="SYED AMIR HILMY BIN SYED HALIM" w:date="2019-11-24T17:54:00Z"/>
          <w:rFonts w:ascii="Times New Roman" w:hAnsi="Times New Roman" w:cs="Times New Roman"/>
        </w:rPr>
      </w:pPr>
    </w:p>
    <w:p w14:paraId="245D26C2" w14:textId="77414ECD" w:rsidR="00D41446" w:rsidRPr="00C501DB" w:rsidRDefault="00D75FEB" w:rsidP="00D846A9">
      <w:pPr>
        <w:spacing w:line="276" w:lineRule="auto"/>
        <w:ind w:left="720" w:hanging="720"/>
        <w:rPr>
          <w:rFonts w:ascii="Times New Roman" w:hAnsi="Times New Roman" w:cs="Times New Roman"/>
        </w:rPr>
      </w:pPr>
      <w:ins w:id="1344" w:author="SYED AMIR HILMY BIN SYED HALIM" w:date="2019-11-24T17:54:00Z">
        <w:r w:rsidRPr="00C501DB">
          <w:rPr>
            <w:rFonts w:ascii="Times New Roman" w:hAnsi="Times New Roman" w:cs="Times New Roman"/>
            <w:rPrChange w:id="1345" w:author="SYED AMIR HILMY BIN SYED HALIM" w:date="2019-11-24T17:54:00Z">
              <w:rPr>
                <w:rFonts w:ascii="Times New Roman" w:hAnsi="Times New Roman" w:cs="Times New Roman"/>
                <w:i/>
              </w:rPr>
            </w:rPrChange>
          </w:rPr>
          <w:t>Widex EVOKE Hearing Aids</w:t>
        </w:r>
        <w:r w:rsidR="0040547A">
          <w:rPr>
            <w:rFonts w:ascii="Times New Roman" w:hAnsi="Times New Roman" w:cs="Times New Roman"/>
          </w:rPr>
          <w:t xml:space="preserve"> (2</w:t>
        </w:r>
      </w:ins>
      <w:ins w:id="1346" w:author="SYED AMIR HILMY BIN SYED HALIM" w:date="2019-11-24T17:55:00Z">
        <w:r w:rsidR="0040547A">
          <w:rPr>
            <w:rFonts w:ascii="Times New Roman" w:hAnsi="Times New Roman" w:cs="Times New Roman"/>
          </w:rPr>
          <w:t>019)</w:t>
        </w:r>
      </w:ins>
      <w:ins w:id="1347" w:author="SYED AMIR HILMY BIN SYED HALIM" w:date="2019-11-24T17:54:00Z">
        <w:r w:rsidR="00C501DB">
          <w:rPr>
            <w:rFonts w:ascii="Times New Roman" w:hAnsi="Times New Roman" w:cs="Times New Roman"/>
          </w:rPr>
          <w:t xml:space="preserve">. Retrieved from </w:t>
        </w:r>
        <w:r w:rsidR="0040547A">
          <w:fldChar w:fldCharType="begin"/>
        </w:r>
        <w:r w:rsidR="0040547A">
          <w:instrText xml:space="preserve"> HYPERLINK "https://www.hearingtracker.com/hearing-aids/widex-evoke" </w:instrText>
        </w:r>
        <w:r w:rsidR="0040547A">
          <w:fldChar w:fldCharType="separate"/>
        </w:r>
        <w:r w:rsidR="0040547A">
          <w:rPr>
            <w:rStyle w:val="Hyperlink"/>
          </w:rPr>
          <w:t>https://www.hearingtracker.com/hearing-aids/widex-evoke</w:t>
        </w:r>
        <w:r w:rsidR="0040547A">
          <w:fldChar w:fldCharType="end"/>
        </w:r>
      </w:ins>
      <w:ins w:id="1348" w:author="SYED AMIR HILMY BIN SYED HALIM" w:date="2019-11-24T17:55:00Z">
        <w:r w:rsidR="0040547A">
          <w:t>.</w:t>
        </w:r>
      </w:ins>
    </w:p>
    <w:p w14:paraId="6B2FCEF5" w14:textId="6F9925A3" w:rsidR="00941545" w:rsidRDefault="00941545" w:rsidP="007C7088">
      <w:pPr>
        <w:spacing w:after="160" w:line="276" w:lineRule="auto"/>
        <w:ind w:firstLine="0"/>
        <w:rPr>
          <w:ins w:id="1349" w:author="AHMAD KAMAL BIN KAMALUDDIN" w:date="2019-11-24T18:51:00Z"/>
          <w:rFonts w:ascii="Times New Roman" w:hAnsi="Times New Roman" w:cs="Times New Roman"/>
        </w:rPr>
      </w:pPr>
    </w:p>
    <w:p w14:paraId="04C0E582" w14:textId="718C005F" w:rsidR="00C60F0A" w:rsidRPr="00A74C14" w:rsidRDefault="00C60F0A">
      <w:pPr>
        <w:spacing w:after="160" w:line="276" w:lineRule="auto"/>
        <w:ind w:firstLine="0"/>
        <w:rPr>
          <w:rFonts w:ascii="Times New Roman" w:hAnsi="Times New Roman" w:cs="Times New Roman"/>
        </w:rPr>
        <w:pPrChange w:id="1350" w:author="AHMAD KAMAL BIN KAMALUDDIN" w:date="2019-11-24T18:44:00Z">
          <w:pPr>
            <w:spacing w:after="160" w:line="259" w:lineRule="auto"/>
            <w:ind w:firstLine="0"/>
            <w:jc w:val="left"/>
          </w:pPr>
        </w:pPrChange>
      </w:pPr>
      <w:ins w:id="1351" w:author="AHMAD KAMAL BIN KAMALUDDIN" w:date="2019-11-24T18:51:00Z">
        <w:r w:rsidRPr="00C60F0A">
          <w:rPr>
            <w:rFonts w:ascii="Times New Roman" w:hAnsi="Times New Roman" w:cs="Times New Roman"/>
          </w:rPr>
          <w:t>Hill, Sue, and Roger Wicks. HEARING LOSS AND EMPLOYMENT. May 2017, https://www.england.nhs.uk/wp-content/uploads/2017/09/hearing-loss-what-works-guide-employment.pdf.</w:t>
        </w:r>
      </w:ins>
    </w:p>
    <w:sectPr w:rsidR="00C60F0A" w:rsidRPr="00A74C14" w:rsidSect="00DC0C29">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4" w:author="Nor Erniza Bt M Rozali - Dr (ACAD/UTP)" w:date="2019-11-21T10:18:00Z" w:initials="NEBMR-D(">
    <w:p w14:paraId="5622EE21" w14:textId="1A0C6A92" w:rsidR="007D56D2" w:rsidRDefault="007D56D2" w:rsidP="007D56D2">
      <w:pPr>
        <w:pStyle w:val="CommentText"/>
        <w:ind w:firstLine="0"/>
      </w:pPr>
      <w:r>
        <w:rPr>
          <w:rStyle w:val="CommentReference"/>
        </w:rPr>
        <w:annotationRef/>
      </w:r>
      <w:r>
        <w:t>After you describe the problem, you should state your objective. Revise this sentence in a way that it sounds like you are describing your objective, e.g. the aim of this project is to design a smart glass blablabla</w:t>
      </w:r>
    </w:p>
  </w:comment>
  <w:comment w:id="20" w:author="Nor Erniza Bt M Rozali - Dr (ACAD/UTP)" w:date="2019-11-21T10:28:00Z" w:initials="NEBMR-D(">
    <w:p w14:paraId="3F2BF44B" w14:textId="4C9D6FDB" w:rsidR="007D56D2" w:rsidRDefault="007D56D2">
      <w:pPr>
        <w:pStyle w:val="CommentText"/>
      </w:pPr>
      <w:r>
        <w:rPr>
          <w:rStyle w:val="CommentReference"/>
        </w:rPr>
        <w:annotationRef/>
      </w:r>
      <w:r>
        <w:t xml:space="preserve">This should be written as results of this project. ‘Bsed on the designed prototype, the glass is economical because blabalab ( u need to mentioned specific results, e.g. cost savings of RMxx as compared to the available </w:t>
      </w:r>
      <w:r w:rsidR="0091067B">
        <w:t>products in the market). You can explain other results as well</w:t>
      </w:r>
      <w:r>
        <w:rPr>
          <w:rStyle w:val="CommentReference"/>
        </w:rPr>
        <w:annotationRef/>
      </w:r>
    </w:p>
  </w:comment>
  <w:comment w:id="69" w:author="Nor Erniza Bt M Rozali - Dr (ACAD/UTP)" w:date="2019-11-21T10:45:00Z" w:initials="NEBMR-D(">
    <w:p w14:paraId="659130FF" w14:textId="032BAD97" w:rsidR="008C7A5C" w:rsidRDefault="008C7A5C">
      <w:pPr>
        <w:pStyle w:val="CommentText"/>
      </w:pPr>
      <w:r>
        <w:rPr>
          <w:rStyle w:val="CommentReference"/>
        </w:rPr>
        <w:annotationRef/>
      </w:r>
      <w:r>
        <w:t>Cite the source properly, include year and list the source in the reference</w:t>
      </w:r>
    </w:p>
  </w:comment>
  <w:comment w:id="75" w:author="Nor Erniza Bt M Rozali - Dr (ACAD/UTP)" w:date="2019-11-21T10:48:00Z" w:initials="NEBMR-D(">
    <w:p w14:paraId="3DAF3739" w14:textId="625C42E7" w:rsidR="008C7A5C" w:rsidRDefault="008C7A5C">
      <w:pPr>
        <w:pStyle w:val="CommentText"/>
      </w:pPr>
      <w:r>
        <w:rPr>
          <w:rStyle w:val="CommentReference"/>
        </w:rPr>
        <w:annotationRef/>
      </w:r>
      <w:r>
        <w:t>It is best if you can provide the brief overview on each device (the features, advantages and limitations etc.)</w:t>
      </w:r>
    </w:p>
  </w:comment>
  <w:comment w:id="97" w:author="Nor Erniza Bt M Rozali - Dr (ACAD/UTP)" w:date="2019-11-21T10:56:00Z" w:initials="NEBMR-D(">
    <w:p w14:paraId="0D935976" w14:textId="420409CC" w:rsidR="00042FE7" w:rsidRDefault="00042FE7">
      <w:pPr>
        <w:pStyle w:val="CommentText"/>
      </w:pPr>
      <w:r>
        <w:rPr>
          <w:rStyle w:val="CommentReference"/>
        </w:rPr>
        <w:annotationRef/>
      </w:r>
      <w:r>
        <w:t>Check, not tally with the figure caption</w:t>
      </w:r>
    </w:p>
  </w:comment>
  <w:comment w:id="103" w:author="Nor Erniza Bt M Rozali - Dr (ACAD/UTP)" w:date="2019-11-21T10:57:00Z" w:initials="NEBMR-D(">
    <w:p w14:paraId="55007ABD" w14:textId="67C34FFD" w:rsidR="00042FE7" w:rsidRDefault="00042FE7" w:rsidP="00042FE7">
      <w:pPr>
        <w:pStyle w:val="CommentText"/>
        <w:ind w:firstLine="0"/>
      </w:pPr>
      <w:r>
        <w:rPr>
          <w:rStyle w:val="CommentReference"/>
        </w:rPr>
        <w:annotationRef/>
      </w:r>
      <w:r>
        <w:t>Revise, figures are overlapping. Are they the same?</w:t>
      </w:r>
    </w:p>
  </w:comment>
  <w:comment w:id="121" w:author="Nor Erniza Bt M Rozali - Dr (ACAD/UTP)" w:date="2019-10-16T11:44:00Z" w:initials="NEBMR-D(">
    <w:p w14:paraId="6F8777F0" w14:textId="77777777" w:rsidR="007D56D2" w:rsidRDefault="007D56D2" w:rsidP="000D537C">
      <w:pPr>
        <w:pStyle w:val="CommentText"/>
      </w:pPr>
      <w:r>
        <w:rPr>
          <w:rStyle w:val="CommentReference"/>
        </w:rPr>
        <w:annotationRef/>
      </w:r>
      <w:r>
        <w:t>Should add concluding remark saying that it is therefore significant to continue with this project</w:t>
      </w:r>
    </w:p>
  </w:comment>
  <w:comment w:id="130" w:author="Nor Erniza Bt M Rozali - Dr (ACAD/UTP)" w:date="2019-11-21T11:39:00Z" w:initials="NEBMR-D(">
    <w:p w14:paraId="342E4133" w14:textId="77777777" w:rsidR="005B19A0" w:rsidRDefault="005B19A0" w:rsidP="005B19A0">
      <w:pPr>
        <w:pStyle w:val="CommentText"/>
      </w:pPr>
      <w:r>
        <w:rPr>
          <w:rStyle w:val="CommentReference"/>
        </w:rPr>
        <w:annotationRef/>
      </w:r>
      <w:r>
        <w:t xml:space="preserve">I think the overall flow of the report is quite off, not appropriately arranged. This whole project workflow should be show first, in the methodology. Then you should explain each step </w:t>
      </w:r>
    </w:p>
    <w:p w14:paraId="6D8814EC" w14:textId="77777777" w:rsidR="005B19A0" w:rsidRDefault="005B19A0" w:rsidP="005B19A0">
      <w:pPr>
        <w:pStyle w:val="CommentText"/>
      </w:pPr>
      <w:r>
        <w:t>The screening of the components should be explained first, before you show your final prototype and circuit design etc. please revise. It is ok if the flow is not according to the score sheet, as long as you have all the components listed in the score sheet in your final report</w:t>
      </w:r>
    </w:p>
  </w:comment>
  <w:comment w:id="135" w:author="Nor Erniza Bt M Rozali - Dr (ACAD/UTP)" w:date="2019-11-21T11:02:00Z" w:initials="NEBMR-D(">
    <w:p w14:paraId="2FDC8C2F" w14:textId="60E28598" w:rsidR="00C6671E" w:rsidRDefault="00C6671E">
      <w:pPr>
        <w:pStyle w:val="CommentText"/>
      </w:pPr>
      <w:r>
        <w:rPr>
          <w:rStyle w:val="CommentReference"/>
        </w:rPr>
        <w:annotationRef/>
      </w:r>
      <w:r>
        <w:t>Final report should not be written as ‘will be’, unlike in proposal. It should be in past tense because all procedures should have been done by now. Please revise throughout the report</w:t>
      </w:r>
    </w:p>
  </w:comment>
  <w:comment w:id="138" w:author="Nor Erniza Bt M Rozali - Dr (ACAD/UTP)" w:date="2019-11-21T11:05:00Z" w:initials="NEBMR-D(">
    <w:p w14:paraId="2267397B" w14:textId="230737A4" w:rsidR="00C6671E" w:rsidRDefault="00C6671E">
      <w:pPr>
        <w:pStyle w:val="CommentText"/>
      </w:pPr>
      <w:r>
        <w:rPr>
          <w:rStyle w:val="CommentReference"/>
        </w:rPr>
        <w:annotationRef/>
      </w:r>
      <w:r>
        <w:t xml:space="preserve">Either you show the figure directly after this sentence (rename as 2.2.2), or remove this sentence. </w:t>
      </w:r>
    </w:p>
  </w:comment>
  <w:comment w:id="154" w:author="Nor Erniza Bt M Rozali - Dr (ACAD/UTP)" w:date="2019-11-21T11:26:00Z" w:initials="NEBMR-D(">
    <w:p w14:paraId="5D526EA4" w14:textId="77777777" w:rsidR="00B84647" w:rsidRDefault="00B84647" w:rsidP="00B84647">
      <w:pPr>
        <w:pStyle w:val="CommentText"/>
      </w:pPr>
      <w:r>
        <w:rPr>
          <w:rStyle w:val="CommentReference"/>
        </w:rPr>
        <w:annotationRef/>
      </w:r>
      <w:r>
        <w:t>U did not mention this under this section, so either u put it at the earlier section, or you need to briefly describe this in this section</w:t>
      </w:r>
    </w:p>
  </w:comment>
  <w:comment w:id="164" w:author="Nor Erniza Bt M Rozali - Dr (ACAD/UTP)" w:date="2019-11-21T11:06:00Z" w:initials="NEBMR-D(">
    <w:p w14:paraId="4B127FA2" w14:textId="186A9175" w:rsidR="00C6671E" w:rsidRDefault="00C6671E">
      <w:pPr>
        <w:pStyle w:val="CommentText"/>
      </w:pPr>
      <w:r>
        <w:rPr>
          <w:rStyle w:val="CommentReference"/>
        </w:rPr>
        <w:annotationRef/>
      </w:r>
      <w:r>
        <w:t>Label the lens in the figure</w:t>
      </w:r>
    </w:p>
  </w:comment>
  <w:comment w:id="185" w:author="Nor Erniza Bt M Rozali - Dr (ACAD/UTP)" w:date="2019-11-21T11:14:00Z" w:initials="NEBMR-D(">
    <w:p w14:paraId="4A6A308F" w14:textId="5C69195E" w:rsidR="00F36DDF" w:rsidRDefault="00F36DDF">
      <w:pPr>
        <w:pStyle w:val="CommentText"/>
      </w:pPr>
      <w:r>
        <w:rPr>
          <w:rStyle w:val="CommentReference"/>
        </w:rPr>
        <w:annotationRef/>
      </w:r>
      <w:r>
        <w:t>All abbreviations need to be defined when they first appear in the report</w:t>
      </w:r>
    </w:p>
  </w:comment>
  <w:comment w:id="201" w:author="Nor Erniza Bt M Rozali - Dr (ACAD/UTP)" w:date="2019-11-21T11:20:00Z" w:initials="NEBMR-D(">
    <w:p w14:paraId="084C683B" w14:textId="1490A16D" w:rsidR="00F36DDF" w:rsidRDefault="00F36DDF">
      <w:pPr>
        <w:pStyle w:val="CommentText"/>
      </w:pPr>
      <w:r>
        <w:rPr>
          <w:rStyle w:val="CommentReference"/>
        </w:rPr>
        <w:annotationRef/>
      </w:r>
      <w:r>
        <w:t>What is it that is turned on?</w:t>
      </w:r>
    </w:p>
  </w:comment>
  <w:comment w:id="203" w:author="Nor Erniza Bt M Rozali - Dr (ACAD/UTP)" w:date="2019-11-21T11:22:00Z" w:initials="NEBMR-D(">
    <w:p w14:paraId="731AD9A9" w14:textId="751A6190" w:rsidR="000A3089" w:rsidRDefault="000A3089">
      <w:pPr>
        <w:pStyle w:val="CommentText"/>
      </w:pPr>
      <w:r>
        <w:rPr>
          <w:rStyle w:val="CommentReference"/>
        </w:rPr>
        <w:annotationRef/>
      </w:r>
      <w:r>
        <w:t>What or who should be waiting here?</w:t>
      </w:r>
    </w:p>
  </w:comment>
  <w:comment w:id="209" w:author="Nor Erniza Bt M Rozali - Dr (ACAD/UTP)" w:date="2019-11-21T11:23:00Z" w:initials="NEBMR-D(">
    <w:p w14:paraId="327E597D" w14:textId="53C98DCE" w:rsidR="000A3089" w:rsidRDefault="000A3089">
      <w:pPr>
        <w:pStyle w:val="CommentText"/>
      </w:pPr>
      <w:r>
        <w:rPr>
          <w:rStyle w:val="CommentReference"/>
        </w:rPr>
        <w:annotationRef/>
      </w:r>
      <w:r>
        <w:t xml:space="preserve">What happen if it is noise? </w:t>
      </w:r>
    </w:p>
  </w:comment>
  <w:comment w:id="211" w:author="Nor Erniza Bt M Rozali - Dr (ACAD/UTP)" w:date="2019-11-21T11:22:00Z" w:initials="NEBMR-D(">
    <w:p w14:paraId="386FE827" w14:textId="371D6355" w:rsidR="000A3089" w:rsidRDefault="000A3089">
      <w:pPr>
        <w:pStyle w:val="CommentText"/>
      </w:pPr>
      <w:r>
        <w:rPr>
          <w:rStyle w:val="CommentReference"/>
        </w:rPr>
        <w:annotationRef/>
      </w:r>
      <w:r>
        <w:t>Divide the sentence into 2, too long</w:t>
      </w:r>
    </w:p>
  </w:comment>
  <w:comment w:id="234" w:author="Nor Erniza Bt M Rozali - Dr (ACAD/UTP)" w:date="2019-11-21T11:26:00Z" w:initials="NEBMR-D(">
    <w:p w14:paraId="32AE73CD" w14:textId="5369333C" w:rsidR="000A3089" w:rsidRDefault="000A3089">
      <w:pPr>
        <w:pStyle w:val="CommentText"/>
      </w:pPr>
      <w:r>
        <w:rPr>
          <w:rStyle w:val="CommentReference"/>
        </w:rPr>
        <w:annotationRef/>
      </w:r>
      <w:r>
        <w:t>U did not mention this under this section, so either u put it at the earlier section, or you need to briefly describe this in this section</w:t>
      </w:r>
    </w:p>
  </w:comment>
  <w:comment w:id="258" w:author="Nor Erniza Bt M Rozali - Dr (ACAD/UTP)" w:date="2019-11-21T11:32:00Z" w:initials="NEBMR-D(">
    <w:p w14:paraId="15CFEF38" w14:textId="3B45E832" w:rsidR="001166A1" w:rsidRDefault="001166A1">
      <w:pPr>
        <w:pStyle w:val="CommentText"/>
      </w:pPr>
      <w:r>
        <w:rPr>
          <w:rStyle w:val="CommentReference"/>
        </w:rPr>
        <w:annotationRef/>
      </w:r>
      <w:r>
        <w:t>Cite source properly (either report, webpage etc.)</w:t>
      </w:r>
    </w:p>
  </w:comment>
  <w:comment w:id="263" w:author="Nor Erniza Bt M Rozali - Dr (ACAD/UTP)" w:date="2019-11-21T11:34:00Z" w:initials="NEBMR-D(">
    <w:p w14:paraId="05E4188E" w14:textId="0AE98648" w:rsidR="00116C35" w:rsidRDefault="00116C35">
      <w:pPr>
        <w:pStyle w:val="CommentText"/>
      </w:pPr>
      <w:r>
        <w:rPr>
          <w:rStyle w:val="CommentReference"/>
        </w:rPr>
        <w:annotationRef/>
      </w:r>
      <w:r>
        <w:t>Cite the source here as well</w:t>
      </w:r>
    </w:p>
  </w:comment>
  <w:comment w:id="268" w:author="Nor Erniza Bt M Rozali - Dr (ACAD/UTP)" w:date="2019-11-21T11:36:00Z" w:initials="NEBMR-D(">
    <w:p w14:paraId="51236EF0" w14:textId="1F372388" w:rsidR="00116C35" w:rsidRDefault="00116C35">
      <w:pPr>
        <w:pStyle w:val="CommentText"/>
      </w:pPr>
      <w:r>
        <w:rPr>
          <w:rStyle w:val="CommentReference"/>
        </w:rPr>
        <w:annotationRef/>
      </w:r>
      <w:r>
        <w:t>What is sundar pichai?</w:t>
      </w:r>
    </w:p>
  </w:comment>
  <w:comment w:id="272" w:author="Nor Erniza Bt M Rozali - Dr (ACAD/UTP)" w:date="2019-11-21T11:35:00Z" w:initials="NEBMR-D(">
    <w:p w14:paraId="5D6F85C8" w14:textId="2DFE117A" w:rsidR="00116C35" w:rsidRDefault="00116C35">
      <w:pPr>
        <w:pStyle w:val="CommentText"/>
      </w:pPr>
      <w:r>
        <w:rPr>
          <w:rStyle w:val="CommentReference"/>
        </w:rPr>
        <w:annotationRef/>
      </w:r>
      <w:r>
        <w:t>?</w:t>
      </w:r>
    </w:p>
  </w:comment>
  <w:comment w:id="283" w:author="Nor Erniza Bt M Rozali - Dr (ACAD/UTP)" w:date="2019-11-21T11:39:00Z" w:initials="NEBMR-D(">
    <w:p w14:paraId="6C80F5C9" w14:textId="77777777" w:rsidR="00116C35" w:rsidRDefault="00116C35">
      <w:pPr>
        <w:pStyle w:val="CommentText"/>
      </w:pPr>
      <w:r>
        <w:rPr>
          <w:rStyle w:val="CommentReference"/>
        </w:rPr>
        <w:annotationRef/>
      </w:r>
      <w:r>
        <w:t xml:space="preserve">I think the overall flow of the report is quite off, not appropriately arranged. This whole project workflow should be show first, in the methodology. Then you should explain each step </w:t>
      </w:r>
    </w:p>
    <w:p w14:paraId="24FBF8B9" w14:textId="05A9AE48" w:rsidR="00116C35" w:rsidRDefault="00116C35">
      <w:pPr>
        <w:pStyle w:val="CommentText"/>
      </w:pPr>
      <w:r>
        <w:t>The screening of the components should be explained first, before you show your final prototype and circuit design etc. please revise.</w:t>
      </w:r>
      <w:r w:rsidR="00B815F4">
        <w:t xml:space="preserve"> It is ok if the flow is not according to the score sheet, as long as you have all the components listed in the score sheet in your final report</w:t>
      </w:r>
    </w:p>
  </w:comment>
  <w:comment w:id="284" w:author="Nor Erniza Bt M Rozali - Dr (ACAD/UTP)" w:date="2019-11-21T11:43:00Z" w:initials="NEBMR-D(">
    <w:p w14:paraId="42E6DCE6" w14:textId="550F4E7A" w:rsidR="00B815F4" w:rsidRDefault="00B815F4">
      <w:pPr>
        <w:pStyle w:val="CommentText"/>
      </w:pPr>
      <w:r>
        <w:rPr>
          <w:rStyle w:val="CommentReference"/>
        </w:rPr>
        <w:annotationRef/>
      </w:r>
      <w:r>
        <w:t xml:space="preserve">Prior, right? So of course this should be explained first before you show your design. </w:t>
      </w:r>
    </w:p>
  </w:comment>
  <w:comment w:id="294" w:author="Nor Erniza Bt M Rozali - Dr (ACAD/UTP)" w:date="2019-11-21T11:54:00Z" w:initials="NEBMR-D(">
    <w:p w14:paraId="0959317F" w14:textId="07533A0B" w:rsidR="004F1EE4" w:rsidRDefault="004F1EE4">
      <w:pPr>
        <w:pStyle w:val="CommentText"/>
      </w:pPr>
      <w:r>
        <w:rPr>
          <w:rStyle w:val="CommentReference"/>
        </w:rPr>
        <w:annotationRef/>
      </w:r>
      <w:r>
        <w:t>Cite the doc properly</w:t>
      </w:r>
    </w:p>
  </w:comment>
  <w:comment w:id="299" w:author="Nor Erniza Bt M Rozali - Dr (ACAD/UTP)" w:date="2019-11-21T11:47:00Z" w:initials="NEBMR-D(">
    <w:p w14:paraId="677ADAEC" w14:textId="4FCEF689" w:rsidR="00D602F6" w:rsidRDefault="00D602F6">
      <w:pPr>
        <w:pStyle w:val="CommentText"/>
      </w:pPr>
      <w:r>
        <w:rPr>
          <w:rStyle w:val="CommentReference"/>
        </w:rPr>
        <w:annotationRef/>
      </w:r>
      <w:r>
        <w:t>Where is fig. 6.1.1.1a?</w:t>
      </w:r>
    </w:p>
  </w:comment>
  <w:comment w:id="310" w:author="Nor Erniza Bt M Rozali - Dr (ACAD/UTP)" w:date="2019-11-21T11:52:00Z" w:initials="NEBMR-D(">
    <w:p w14:paraId="4EE8493C" w14:textId="0AC1ADBD" w:rsidR="004F1EE4" w:rsidRDefault="004F1EE4">
      <w:pPr>
        <w:pStyle w:val="CommentText"/>
      </w:pPr>
      <w:r>
        <w:rPr>
          <w:rStyle w:val="CommentReference"/>
        </w:rPr>
        <w:annotationRef/>
      </w:r>
      <w:r>
        <w:t>This figure has not been mentioned in text</w:t>
      </w:r>
    </w:p>
  </w:comment>
  <w:comment w:id="317" w:author="Nor Erniza Bt M Rozali - Dr (ACAD/UTP)" w:date="2019-11-21T11:50:00Z" w:initials="NEBMR-D(">
    <w:p w14:paraId="04119F98" w14:textId="019BFC2F" w:rsidR="00E866CF" w:rsidRDefault="00E866CF">
      <w:pPr>
        <w:pStyle w:val="CommentText"/>
      </w:pPr>
      <w:r>
        <w:rPr>
          <w:rStyle w:val="CommentReference"/>
        </w:rPr>
        <w:annotationRef/>
      </w:r>
      <w:r>
        <w:t>Better cote the source for all the infos in the table here, at the caption</w:t>
      </w:r>
    </w:p>
  </w:comment>
  <w:comment w:id="319" w:author="Nor Erniza Bt M Rozali - Dr (ACAD/UTP)" w:date="2019-11-21T11:50:00Z" w:initials="NEBMR-D(">
    <w:p w14:paraId="37076593" w14:textId="51F72D1D" w:rsidR="00E866CF" w:rsidRDefault="00E866CF">
      <w:pPr>
        <w:pStyle w:val="CommentText"/>
      </w:pPr>
      <w:r>
        <w:rPr>
          <w:rStyle w:val="CommentReference"/>
        </w:rPr>
        <w:annotationRef/>
      </w:r>
      <w:r>
        <w:t>Cite properly</w:t>
      </w:r>
    </w:p>
  </w:comment>
  <w:comment w:id="324" w:author="Nor Erniza Bt M Rozali - Dr (ACAD/UTP)" w:date="2019-11-21T11:53:00Z" w:initials="NEBMR-D(">
    <w:p w14:paraId="40E2F47A" w14:textId="11B3E2B8" w:rsidR="004F1EE4" w:rsidRDefault="004F1EE4">
      <w:pPr>
        <w:pStyle w:val="CommentText"/>
      </w:pPr>
      <w:r>
        <w:rPr>
          <w:rStyle w:val="CommentReference"/>
        </w:rPr>
        <w:annotationRef/>
      </w:r>
      <w:r>
        <w:t>What is this figure?</w:t>
      </w:r>
    </w:p>
  </w:comment>
  <w:comment w:id="326" w:author="Nor Erniza Bt M Rozali - Dr (ACAD/UTP)" w:date="2019-11-21T11:54:00Z" w:initials="NEBMR-D(">
    <w:p w14:paraId="2928D6A9" w14:textId="4CCEFACE" w:rsidR="004F1EE4" w:rsidRDefault="004F1EE4">
      <w:pPr>
        <w:pStyle w:val="CommentText"/>
      </w:pPr>
      <w:r>
        <w:rPr>
          <w:rStyle w:val="CommentReference"/>
        </w:rPr>
        <w:annotationRef/>
      </w:r>
      <w:r>
        <w:t>Cite the web properly</w:t>
      </w:r>
    </w:p>
  </w:comment>
  <w:comment w:id="336" w:author="Nor Erniza Bt M Rozali - Dr (ACAD/UTP)" w:date="2019-11-21T11:55:00Z" w:initials="NEBMR-D(">
    <w:p w14:paraId="09BEE7D5" w14:textId="324CF703" w:rsidR="004F1EE4" w:rsidRDefault="004F1EE4">
      <w:pPr>
        <w:pStyle w:val="CommentText"/>
      </w:pPr>
      <w:r>
        <w:rPr>
          <w:rStyle w:val="CommentReference"/>
        </w:rPr>
        <w:annotationRef/>
      </w:r>
      <w:r>
        <w:t>Use small r or R?</w:t>
      </w:r>
    </w:p>
  </w:comment>
  <w:comment w:id="339" w:author="Nor Erniza Bt M Rozali - Dr (ACAD/UTP)" w:date="2019-11-21T12:02:00Z" w:initials="NEBMR-D(">
    <w:p w14:paraId="18E75DAD" w14:textId="552CDCF7" w:rsidR="00897396" w:rsidRDefault="00897396">
      <w:pPr>
        <w:pStyle w:val="CommentText"/>
      </w:pPr>
      <w:r>
        <w:rPr>
          <w:rStyle w:val="CommentReference"/>
        </w:rPr>
        <w:annotationRef/>
      </w:r>
      <w:r>
        <w:t>What is CNC?</w:t>
      </w:r>
    </w:p>
  </w:comment>
  <w:comment w:id="341" w:author="Nor Erniza Bt M Rozali - Dr (ACAD/UTP)" w:date="2019-11-21T12:03:00Z" w:initials="NEBMR-D(">
    <w:p w14:paraId="7B583464" w14:textId="34F25BE2" w:rsidR="00B7358C" w:rsidRDefault="00B7358C">
      <w:pPr>
        <w:pStyle w:val="CommentText"/>
      </w:pPr>
      <w:r>
        <w:rPr>
          <w:rStyle w:val="CommentReference"/>
        </w:rPr>
        <w:annotationRef/>
      </w:r>
      <w:r>
        <w:t>Which material?</w:t>
      </w:r>
    </w:p>
  </w:comment>
  <w:comment w:id="345" w:author="Nor Erniza Bt M Rozali - Dr (ACAD/UTP)" w:date="2019-11-21T12:07:00Z" w:initials="NEBMR-D(">
    <w:p w14:paraId="7FA79EFE" w14:textId="174FD774" w:rsidR="009A1AE1" w:rsidRDefault="009A1AE1">
      <w:pPr>
        <w:pStyle w:val="CommentText"/>
      </w:pPr>
      <w:r>
        <w:rPr>
          <w:rStyle w:val="CommentReference"/>
        </w:rPr>
        <w:annotationRef/>
      </w:r>
      <w:r>
        <w:t>What are the drawbacks?</w:t>
      </w:r>
    </w:p>
  </w:comment>
  <w:comment w:id="348" w:author="Nor Erniza Bt M Rozali - Dr (ACAD/UTP)" w:date="2019-11-21T12:08:00Z" w:initials="NEBMR-D(">
    <w:p w14:paraId="2E8015CA" w14:textId="15DA8C86" w:rsidR="009A1AE1" w:rsidRDefault="009A1AE1">
      <w:pPr>
        <w:pStyle w:val="CommentText"/>
      </w:pPr>
      <w:r>
        <w:rPr>
          <w:rStyle w:val="CommentReference"/>
        </w:rPr>
        <w:annotationRef/>
      </w:r>
      <w:r>
        <w:t>What did it used in 2013 if it is not deep learning NN</w:t>
      </w:r>
    </w:p>
  </w:comment>
  <w:comment w:id="356" w:author="Nor Erniza Bt M Rozali - Dr (ACAD/UTP)" w:date="2019-11-21T12:26:00Z" w:initials="NEBMR-D(">
    <w:p w14:paraId="1D40EA6B" w14:textId="0D6083DD" w:rsidR="00844F1C" w:rsidRDefault="00844F1C">
      <w:pPr>
        <w:pStyle w:val="CommentText"/>
      </w:pPr>
      <w:r>
        <w:rPr>
          <w:rStyle w:val="CommentReference"/>
        </w:rPr>
        <w:annotationRef/>
      </w:r>
      <w:r>
        <w:t>Each need its own caption. What is the difference? One is plan view? Side etc.</w:t>
      </w:r>
    </w:p>
  </w:comment>
  <w:comment w:id="433" w:author="Nor Erniza Bt M Rozali - Dr (ACAD/UTP)" w:date="2019-11-21T12:27:00Z" w:initials="NEBMR-D(">
    <w:p w14:paraId="19CF55BB" w14:textId="77777777" w:rsidR="00B17646" w:rsidRDefault="00B17646">
      <w:pPr>
        <w:pStyle w:val="CommentText"/>
      </w:pPr>
      <w:r>
        <w:rPr>
          <w:rStyle w:val="CommentReference"/>
        </w:rPr>
        <w:annotationRef/>
      </w:r>
      <w:r>
        <w:t xml:space="preserve">U need to discuss/comment ur design. The size, the shape etc. e.g. the dimension is blablaba, so that it is compact and convenient etc. </w:t>
      </w:r>
    </w:p>
    <w:p w14:paraId="1A41C891" w14:textId="3F3BCFB3" w:rsidR="00B17646" w:rsidRDefault="00B17646">
      <w:pPr>
        <w:pStyle w:val="CommentText"/>
      </w:pPr>
      <w:r>
        <w:t>Do the discussion directly here, no need separate section later</w:t>
      </w:r>
    </w:p>
  </w:comment>
  <w:comment w:id="440" w:author="Nor Erniza Bt M Rozali - Dr (ACAD/UTP)" w:date="2019-11-21T12:32:00Z" w:initials="NEBMR-D(">
    <w:p w14:paraId="75CB187A" w14:textId="6A3FC295" w:rsidR="00446DF9" w:rsidRDefault="00446DF9">
      <w:pPr>
        <w:pStyle w:val="CommentText"/>
      </w:pPr>
      <w:r>
        <w:rPr>
          <w:rStyle w:val="CommentReference"/>
        </w:rPr>
        <w:annotationRef/>
      </w:r>
      <w:r>
        <w:t>All should be past tense</w:t>
      </w:r>
    </w:p>
  </w:comment>
  <w:comment w:id="452" w:author="Nor Erniza Bt M Rozali - Dr (ACAD/UTP)" w:date="2019-11-21T14:36:00Z" w:initials="NEBMR-D(">
    <w:p w14:paraId="73E7B156" w14:textId="77777777" w:rsidR="004C371D" w:rsidRDefault="004C371D" w:rsidP="004C371D">
      <w:pPr>
        <w:pStyle w:val="CommentText"/>
      </w:pPr>
      <w:r>
        <w:rPr>
          <w:rStyle w:val="CommentReference"/>
        </w:rPr>
        <w:annotationRef/>
      </w:r>
      <w:r>
        <w:t>Discuss these points directly after you show ur prototype, apps and eng drawing. The discussion does not need to be in table form can be in paragraph, which ever form you think more appropriate</w:t>
      </w:r>
    </w:p>
  </w:comment>
  <w:comment w:id="453" w:author="Nor Erniza Bt M Rozali - Dr (ACAD/UTP)" w:date="2019-11-21T14:42:00Z" w:initials="NEBMR-D(">
    <w:p w14:paraId="1A8B2535" w14:textId="77777777" w:rsidR="004C371D" w:rsidRDefault="004C371D" w:rsidP="004C371D">
      <w:pPr>
        <w:pStyle w:val="CommentText"/>
      </w:pPr>
      <w:r>
        <w:rPr>
          <w:rStyle w:val="CommentReference"/>
        </w:rPr>
        <w:annotationRef/>
      </w:r>
      <w:r>
        <w:t>U mentioned a lot about ‘based on testing’ but u did not describe any testing in methodology. U shuold have described how was the testing done, u vary what? How much run for each tested paramters etc.</w:t>
      </w:r>
    </w:p>
  </w:comment>
  <w:comment w:id="468" w:author="Nor Erniza Bt M Rozali - Dr (ACAD/UTP)" w:date="2019-11-21T14:38:00Z" w:initials="NEBMR-D(">
    <w:p w14:paraId="671F2A8F" w14:textId="77777777" w:rsidR="004C371D" w:rsidRDefault="004C371D" w:rsidP="004C371D">
      <w:pPr>
        <w:pStyle w:val="CommentText"/>
      </w:pPr>
      <w:r>
        <w:rPr>
          <w:rStyle w:val="CommentReference"/>
        </w:rPr>
        <w:annotationRef/>
      </w:r>
      <w:r>
        <w:t xml:space="preserve">Need to discuss, comment. Is this a good/convenient weight for a glass? Best if you can compre with other hearing aid or normal glass </w:t>
      </w:r>
    </w:p>
  </w:comment>
  <w:comment w:id="479" w:author="Nor Erniza Bt M Rozali - Dr (ACAD/UTP)" w:date="2019-11-21T14:39:00Z" w:initials="NEBMR-D(">
    <w:p w14:paraId="31B094A7" w14:textId="77777777" w:rsidR="004C371D" w:rsidRDefault="004C371D" w:rsidP="004C371D">
      <w:pPr>
        <w:pStyle w:val="CommentText"/>
      </w:pPr>
      <w:r>
        <w:rPr>
          <w:rStyle w:val="CommentReference"/>
        </w:rPr>
        <w:annotationRef/>
      </w:r>
      <w:r>
        <w:t>How did u test? Need to explain, engineering is all about correct measurement, how many test run etc.?</w:t>
      </w:r>
    </w:p>
  </w:comment>
  <w:comment w:id="1065" w:author="Nor Erniza Bt M Rozali - Dr (ACAD/UTP)" w:date="2019-10-16T15:52:00Z" w:initials="NEBMR-D(">
    <w:p w14:paraId="29EDADBE" w14:textId="77777777" w:rsidR="00F366FC" w:rsidRDefault="00F366FC" w:rsidP="00F366FC">
      <w:pPr>
        <w:pStyle w:val="CommentText"/>
      </w:pPr>
      <w:r>
        <w:rPr>
          <w:rStyle w:val="CommentReference"/>
        </w:rPr>
        <w:annotationRef/>
      </w:r>
      <w:r>
        <w:t>These should all be described when u screened them earlier</w:t>
      </w:r>
    </w:p>
  </w:comment>
  <w:comment w:id="1070" w:author="Nor Erniza Bt M Rozali - Dr (ACAD/UTP)" w:date="2019-10-16T15:52:00Z" w:initials="NEBMR-D(">
    <w:p w14:paraId="1E2F0AD2" w14:textId="77777777" w:rsidR="00F366FC" w:rsidRDefault="00F366FC" w:rsidP="00F366FC">
      <w:pPr>
        <w:pStyle w:val="CommentText"/>
      </w:pPr>
      <w:r>
        <w:rPr>
          <w:rStyle w:val="CommentReference"/>
        </w:rPr>
        <w:annotationRef/>
      </w:r>
      <w:r>
        <w:t>These are redundant, no need to repeat many times</w:t>
      </w:r>
    </w:p>
  </w:comment>
  <w:comment w:id="1119" w:author="Nor Erniza Bt M Rozali - Dr (ACAD/UTP)" w:date="2019-11-21T14:35:00Z" w:initials="NEBMR-D(">
    <w:p w14:paraId="586F3985" w14:textId="4D27086D" w:rsidR="00843CF2" w:rsidRDefault="00843CF2">
      <w:pPr>
        <w:pStyle w:val="CommentText"/>
      </w:pPr>
      <w:r>
        <w:rPr>
          <w:rStyle w:val="CommentReference"/>
        </w:rPr>
        <w:annotationRef/>
      </w:r>
      <w:r>
        <w:t>Table caption format is not consistent</w:t>
      </w:r>
    </w:p>
  </w:comment>
  <w:comment w:id="1127" w:author="Nor Erniza Bt M Rozali - Dr (ACAD/UTP)" w:date="2019-11-21T12:33:00Z" w:initials="NEBMR-D(">
    <w:p w14:paraId="39432F34" w14:textId="3A45F706" w:rsidR="00446DF9" w:rsidRDefault="00446DF9">
      <w:pPr>
        <w:pStyle w:val="CommentText"/>
      </w:pPr>
      <w:r>
        <w:rPr>
          <w:rStyle w:val="CommentReference"/>
        </w:rPr>
        <w:annotationRef/>
      </w:r>
      <w:r>
        <w:t>How? explain</w:t>
      </w:r>
    </w:p>
  </w:comment>
  <w:comment w:id="1133" w:author="Nor Erniza Bt M Rozali - Dr (ACAD/UTP)" w:date="2019-11-21T14:36:00Z" w:initials="NEBMR-D(">
    <w:p w14:paraId="423ECB36" w14:textId="65BD93B3" w:rsidR="004C3D0C" w:rsidRDefault="004C3D0C">
      <w:pPr>
        <w:pStyle w:val="CommentText"/>
      </w:pPr>
      <w:r>
        <w:rPr>
          <w:rStyle w:val="CommentReference"/>
        </w:rPr>
        <w:annotationRef/>
      </w:r>
      <w:r>
        <w:t>Discuss these points directly after you show ur prototype, apps and eng drawing. The discussion does not need to be in table form can be in paragraph, which ever form you think more appropriate</w:t>
      </w:r>
    </w:p>
  </w:comment>
  <w:comment w:id="1134" w:author="Nor Erniza Bt M Rozali - Dr (ACAD/UTP)" w:date="2019-11-21T14:42:00Z" w:initials="NEBMR-D(">
    <w:p w14:paraId="1984B0F4" w14:textId="45289B59" w:rsidR="004C3D0C" w:rsidRDefault="004C3D0C">
      <w:pPr>
        <w:pStyle w:val="CommentText"/>
      </w:pPr>
      <w:r>
        <w:rPr>
          <w:rStyle w:val="CommentReference"/>
        </w:rPr>
        <w:annotationRef/>
      </w:r>
      <w:r>
        <w:t>U mentioned a lot about ‘based on testing’ but u did not describe any testing in methodology. U shuold have described how was the testing done, u vary what? How much run for each tested paramters etc.</w:t>
      </w:r>
    </w:p>
  </w:comment>
  <w:comment w:id="1152" w:author="Nor Erniza Bt M Rozali - Dr (ACAD/UTP)" w:date="2019-11-21T14:38:00Z" w:initials="NEBMR-D(">
    <w:p w14:paraId="41C7C849" w14:textId="5798DF1B" w:rsidR="004C3D0C" w:rsidRDefault="004C3D0C">
      <w:pPr>
        <w:pStyle w:val="CommentText"/>
      </w:pPr>
      <w:r>
        <w:rPr>
          <w:rStyle w:val="CommentReference"/>
        </w:rPr>
        <w:annotationRef/>
      </w:r>
      <w:r>
        <w:t xml:space="preserve">Need to discuss, comment. Is this a good/convenient weight for a glass? Best if you can compre with other hearing aid or normal glass </w:t>
      </w:r>
    </w:p>
  </w:comment>
  <w:comment w:id="1182" w:author="Nor Erniza Bt M Rozali - Dr (ACAD/UTP)" w:date="2019-11-21T14:39:00Z" w:initials="NEBMR-D(">
    <w:p w14:paraId="43B74B2E" w14:textId="78D0FDBD" w:rsidR="004C3D0C" w:rsidRDefault="004C3D0C">
      <w:pPr>
        <w:pStyle w:val="CommentText"/>
      </w:pPr>
      <w:r>
        <w:rPr>
          <w:rStyle w:val="CommentReference"/>
        </w:rPr>
        <w:annotationRef/>
      </w:r>
      <w:r>
        <w:t>Relative to what?</w:t>
      </w:r>
    </w:p>
  </w:comment>
  <w:comment w:id="1190" w:author="Nor Erniza Bt M Rozali - Dr (ACAD/UTP)" w:date="2019-11-21T14:39:00Z" w:initials="NEBMR-D(">
    <w:p w14:paraId="35962DA7" w14:textId="4669C1AF" w:rsidR="004C3D0C" w:rsidRDefault="004C3D0C">
      <w:pPr>
        <w:pStyle w:val="CommentText"/>
      </w:pPr>
      <w:r>
        <w:rPr>
          <w:rStyle w:val="CommentReference"/>
        </w:rPr>
        <w:annotationRef/>
      </w:r>
      <w:r>
        <w:t>How did u test? Need to explain, engineering is all about correct measurement, how many test run etc.?</w:t>
      </w:r>
    </w:p>
  </w:comment>
  <w:comment w:id="1210" w:author="Nor Erniza Bt M Rozali - Dr (ACAD/UTP)" w:date="2019-11-21T14:40:00Z" w:initials="NEBMR-D(">
    <w:p w14:paraId="17A134B7" w14:textId="7EDE86E0" w:rsidR="004C3D0C" w:rsidRDefault="004C3D0C">
      <w:pPr>
        <w:pStyle w:val="CommentText"/>
      </w:pPr>
      <w:r>
        <w:rPr>
          <w:rStyle w:val="CommentReference"/>
        </w:rPr>
        <w:annotationRef/>
      </w:r>
      <w:r>
        <w:t>How low?</w:t>
      </w:r>
    </w:p>
  </w:comment>
  <w:comment w:id="1223" w:author="Nor Erniza Bt M Rozali - Dr (ACAD/UTP)" w:date="2019-11-21T14:40:00Z" w:initials="NEBMR-D(">
    <w:p w14:paraId="271CE85F" w14:textId="0980918C" w:rsidR="004C3D0C" w:rsidRDefault="004C3D0C">
      <w:pPr>
        <w:pStyle w:val="CommentText"/>
      </w:pPr>
      <w:r>
        <w:rPr>
          <w:rStyle w:val="CommentReference"/>
        </w:rPr>
        <w:annotationRef/>
      </w:r>
      <w:r>
        <w:t>? how many is too many? Be specific. If you have not done any specific test/experiment/measurement, u cannot claim as results, only general observation. U can put all the specific test for better measurement in future works/recommendation</w:t>
      </w:r>
    </w:p>
  </w:comment>
  <w:comment w:id="1236" w:author="Nor Erniza Bt M Rozali - Dr (ACAD/UTP)" w:date="2019-11-21T14:41:00Z" w:initials="NEBMR-D(">
    <w:p w14:paraId="73D5E296" w14:textId="70F92AFF" w:rsidR="004C3D0C" w:rsidRDefault="004C3D0C">
      <w:pPr>
        <w:pStyle w:val="CommentText"/>
      </w:pPr>
      <w:r>
        <w:rPr>
          <w:rStyle w:val="CommentReference"/>
        </w:rPr>
        <w:annotationRef/>
      </w:r>
      <w:r>
        <w:t>What does this sentence mean? Check grammar</w:t>
      </w:r>
    </w:p>
  </w:comment>
  <w:comment w:id="1241" w:author="Nor Erniza Bt M Rozali - Dr (ACAD/UTP)" w:date="2019-11-21T14:42:00Z" w:initials="NEBMR-D(">
    <w:p w14:paraId="2919E419" w14:textId="25EE1A07" w:rsidR="004C3D0C" w:rsidRDefault="004C3D0C">
      <w:pPr>
        <w:pStyle w:val="CommentText"/>
      </w:pPr>
      <w:r>
        <w:rPr>
          <w:rStyle w:val="CommentReference"/>
        </w:rPr>
        <w:annotationRef/>
      </w:r>
      <w:r>
        <w:t>How long? Range of time to process?</w:t>
      </w:r>
    </w:p>
  </w:comment>
  <w:comment w:id="1266" w:author="Nor Erniza Bt M Rozali - Dr (ACAD/UTP)" w:date="2019-11-21T14:44:00Z" w:initials="NEBMR-D(">
    <w:p w14:paraId="64066317" w14:textId="6E92B86E" w:rsidR="004C3D0C" w:rsidRDefault="004C3D0C">
      <w:pPr>
        <w:pStyle w:val="CommentText"/>
      </w:pPr>
      <w:r>
        <w:rPr>
          <w:rStyle w:val="CommentReference"/>
        </w:rPr>
        <w:annotationRef/>
      </w:r>
      <w:r>
        <w:t xml:space="preserve">What test? Did u explained in methodology how u decided on this angle? How u measure the reflection for each angle? </w:t>
      </w:r>
    </w:p>
  </w:comment>
  <w:comment w:id="1287" w:author="Nor Erniza Bt M Rozali - Dr (ACAD/UTP)" w:date="2019-11-21T14:45:00Z" w:initials="NEBMR-D(">
    <w:p w14:paraId="6C67DB30" w14:textId="2E762E30" w:rsidR="004C3D0C" w:rsidRDefault="004C3D0C">
      <w:pPr>
        <w:pStyle w:val="CommentText"/>
      </w:pPr>
      <w:r>
        <w:rPr>
          <w:rStyle w:val="CommentReference"/>
        </w:rPr>
        <w:annotationRef/>
      </w:r>
      <w:r>
        <w:t>Explain the purpose/function</w:t>
      </w:r>
    </w:p>
  </w:comment>
  <w:comment w:id="1302" w:author="Nor Erniza Bt M Rozali - Dr (ACAD/UTP)" w:date="2019-11-21T14:46:00Z" w:initials="NEBMR-D(">
    <w:p w14:paraId="42B9ED18" w14:textId="32E316DD" w:rsidR="0001280B" w:rsidRDefault="0001280B">
      <w:pPr>
        <w:pStyle w:val="CommentText"/>
      </w:pPr>
      <w:r>
        <w:rPr>
          <w:rStyle w:val="CommentReference"/>
        </w:rPr>
        <w:annotationRef/>
      </w:r>
      <w:r w:rsidR="00537CAF">
        <w:rPr>
          <w:noProof/>
        </w:rPr>
        <w:t>where have you shown this c</w:t>
      </w:r>
      <w:r>
        <w:rPr>
          <w:noProof/>
        </w:rPr>
        <w:t>ost analysis? The economic analysis should has been presented in the results</w:t>
      </w:r>
    </w:p>
  </w:comment>
  <w:comment w:id="1319" w:author="Nor Erniza Bt M Rozali - Dr (ACAD/UTP)" w:date="2019-11-21T14:49:00Z" w:initials="NEBMR-D(">
    <w:p w14:paraId="4F468134" w14:textId="7E0F84AD" w:rsidR="0001280B" w:rsidRDefault="0001280B">
      <w:pPr>
        <w:pStyle w:val="CommentText"/>
      </w:pPr>
      <w:r>
        <w:rPr>
          <w:rStyle w:val="CommentReference"/>
        </w:rPr>
        <w:annotationRef/>
      </w:r>
      <w:r>
        <w:t>most of this should be in discussion. Same goes to other points in this table. Here u do not need to repeat the results/discussion, no need table pun. Just give the limitation, then explain ur recommendation to improve in 1-2 sentences for each limitation</w:t>
      </w:r>
    </w:p>
  </w:comment>
  <w:comment w:id="1325" w:author="Nor Erniza Bt M Rozali - Dr (ACAD/UTP)" w:date="2019-11-21T14:51:00Z" w:initials="NEBMR-D(">
    <w:p w14:paraId="35B0D0A1" w14:textId="65CB1607" w:rsidR="0001280B" w:rsidRDefault="0001280B">
      <w:pPr>
        <w:pStyle w:val="CommentText"/>
      </w:pPr>
      <w:r>
        <w:rPr>
          <w:rStyle w:val="CommentReference"/>
        </w:rPr>
        <w:annotationRef/>
      </w:r>
      <w:r>
        <w:t xml:space="preserve">recommendation should be what other researchers should consider in future research to improve the function/features etc., not how to use the current prototype effectively </w:t>
      </w:r>
    </w:p>
  </w:comment>
  <w:comment w:id="1333" w:author="Nor Erniza Bt M Rozali - Dr (ACAD/UTP)" w:date="2019-11-21T14:53:00Z" w:initials="NEBMR-D(">
    <w:p w14:paraId="1DD5F125" w14:textId="300A9E33" w:rsidR="00B62286" w:rsidRDefault="00B62286">
      <w:pPr>
        <w:pStyle w:val="CommentText"/>
      </w:pPr>
      <w:r>
        <w:rPr>
          <w:rStyle w:val="CommentReference"/>
        </w:rPr>
        <w:annotationRef/>
      </w:r>
      <w:r>
        <w:t>check spacing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622EE21" w15:done="1"/>
  <w15:commentEx w15:paraId="3F2BF44B" w15:done="1"/>
  <w15:commentEx w15:paraId="659130FF" w15:done="1"/>
  <w15:commentEx w15:paraId="3DAF3739" w15:done="1"/>
  <w15:commentEx w15:paraId="0D935976" w15:done="1"/>
  <w15:commentEx w15:paraId="55007ABD" w15:done="1"/>
  <w15:commentEx w15:paraId="6F8777F0" w15:done="1"/>
  <w15:commentEx w15:paraId="6D8814EC" w15:done="0"/>
  <w15:commentEx w15:paraId="2FDC8C2F" w15:done="1"/>
  <w15:commentEx w15:paraId="2267397B" w15:done="1"/>
  <w15:commentEx w15:paraId="5D526EA4" w15:done="1"/>
  <w15:commentEx w15:paraId="4B127FA2" w15:done="1"/>
  <w15:commentEx w15:paraId="4A6A308F" w15:done="1"/>
  <w15:commentEx w15:paraId="084C683B" w15:done="1"/>
  <w15:commentEx w15:paraId="731AD9A9" w15:done="1"/>
  <w15:commentEx w15:paraId="327E597D" w15:done="1"/>
  <w15:commentEx w15:paraId="386FE827" w15:done="1"/>
  <w15:commentEx w15:paraId="32AE73CD" w15:done="0"/>
  <w15:commentEx w15:paraId="15CFEF38" w15:done="1"/>
  <w15:commentEx w15:paraId="05E4188E" w15:done="0"/>
  <w15:commentEx w15:paraId="51236EF0" w15:done="1"/>
  <w15:commentEx w15:paraId="5D6F85C8" w15:done="1"/>
  <w15:commentEx w15:paraId="24FBF8B9" w15:done="0"/>
  <w15:commentEx w15:paraId="42E6DCE6" w15:done="0"/>
  <w15:commentEx w15:paraId="0959317F" w15:done="1"/>
  <w15:commentEx w15:paraId="677ADAEC" w15:done="1"/>
  <w15:commentEx w15:paraId="4EE8493C" w15:done="0"/>
  <w15:commentEx w15:paraId="04119F98" w15:done="1"/>
  <w15:commentEx w15:paraId="37076593" w15:done="1"/>
  <w15:commentEx w15:paraId="40E2F47A" w15:done="0"/>
  <w15:commentEx w15:paraId="2928D6A9" w15:done="0"/>
  <w15:commentEx w15:paraId="09BEE7D5" w15:done="1"/>
  <w15:commentEx w15:paraId="18E75DAD" w15:done="1"/>
  <w15:commentEx w15:paraId="7B583464" w15:done="0"/>
  <w15:commentEx w15:paraId="7FA79EFE" w15:done="1"/>
  <w15:commentEx w15:paraId="2E8015CA" w15:done="1"/>
  <w15:commentEx w15:paraId="1D40EA6B" w15:done="1"/>
  <w15:commentEx w15:paraId="1A41C891" w15:done="0"/>
  <w15:commentEx w15:paraId="75CB187A" w15:done="1"/>
  <w15:commentEx w15:paraId="73E7B156" w15:done="1"/>
  <w15:commentEx w15:paraId="1A8B2535" w15:done="0"/>
  <w15:commentEx w15:paraId="671F2A8F" w15:done="1"/>
  <w15:commentEx w15:paraId="31B094A7" w15:done="1"/>
  <w15:commentEx w15:paraId="29EDADBE" w15:done="1"/>
  <w15:commentEx w15:paraId="1E2F0AD2" w15:done="1"/>
  <w15:commentEx w15:paraId="586F3985" w15:done="1"/>
  <w15:commentEx w15:paraId="39432F34" w15:done="0"/>
  <w15:commentEx w15:paraId="423ECB36" w15:done="1"/>
  <w15:commentEx w15:paraId="1984B0F4" w15:done="0"/>
  <w15:commentEx w15:paraId="41C7C849" w15:done="1"/>
  <w15:commentEx w15:paraId="43B74B2E" w15:done="1"/>
  <w15:commentEx w15:paraId="35962DA7" w15:done="1"/>
  <w15:commentEx w15:paraId="17A134B7" w15:done="0"/>
  <w15:commentEx w15:paraId="271CE85F" w15:done="0"/>
  <w15:commentEx w15:paraId="73D5E296" w15:done="0"/>
  <w15:commentEx w15:paraId="2919E419" w15:done="0"/>
  <w15:commentEx w15:paraId="64066317" w15:done="0"/>
  <w15:commentEx w15:paraId="6C67DB30" w15:done="1"/>
  <w15:commentEx w15:paraId="42B9ED18" w15:done="1"/>
  <w15:commentEx w15:paraId="4F468134" w15:done="0"/>
  <w15:commentEx w15:paraId="35B0D0A1" w15:done="0"/>
  <w15:commentEx w15:paraId="1DD5F125"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622EE21" w16cid:durableId="2180E312"/>
  <w16cid:commentId w16cid:paraId="3F2BF44B" w16cid:durableId="2180E54A"/>
  <w16cid:commentId w16cid:paraId="659130FF" w16cid:durableId="2180E92F"/>
  <w16cid:commentId w16cid:paraId="3DAF3739" w16cid:durableId="2180EA06"/>
  <w16cid:commentId w16cid:paraId="0D935976" w16cid:durableId="2180EBEE"/>
  <w16cid:commentId w16cid:paraId="55007ABD" w16cid:durableId="2180EC31"/>
  <w16cid:commentId w16cid:paraId="6F8777F0" w16cid:durableId="216355C3"/>
  <w16cid:commentId w16cid:paraId="6D8814EC" w16cid:durableId="2187D313"/>
  <w16cid:commentId w16cid:paraId="2FDC8C2F" w16cid:durableId="2180ED63"/>
  <w16cid:commentId w16cid:paraId="2267397B" w16cid:durableId="2180EDDC"/>
  <w16cid:commentId w16cid:paraId="5D526EA4" w16cid:durableId="218527F9"/>
  <w16cid:commentId w16cid:paraId="4B127FA2" w16cid:durableId="2180EE41"/>
  <w16cid:commentId w16cid:paraId="4A6A308F" w16cid:durableId="2180EFFD"/>
  <w16cid:commentId w16cid:paraId="084C683B" w16cid:durableId="2180F188"/>
  <w16cid:commentId w16cid:paraId="731AD9A9" w16cid:durableId="2180F1DF"/>
  <w16cid:commentId w16cid:paraId="327E597D" w16cid:durableId="2180F228"/>
  <w16cid:commentId w16cid:paraId="386FE827" w16cid:durableId="2180F20D"/>
  <w16cid:commentId w16cid:paraId="32AE73CD" w16cid:durableId="2180F2F7"/>
  <w16cid:commentId w16cid:paraId="15CFEF38" w16cid:durableId="2180F438"/>
  <w16cid:commentId w16cid:paraId="05E4188E" w16cid:durableId="2180F4BA"/>
  <w16cid:commentId w16cid:paraId="51236EF0" w16cid:durableId="2180F540"/>
  <w16cid:commentId w16cid:paraId="5D6F85C8" w16cid:durableId="2180F519"/>
  <w16cid:commentId w16cid:paraId="24FBF8B9" w16cid:durableId="2180F5F2"/>
  <w16cid:commentId w16cid:paraId="42E6DCE6" w16cid:durableId="2180F6D8"/>
  <w16cid:commentId w16cid:paraId="0959317F" w16cid:durableId="2180F974"/>
  <w16cid:commentId w16cid:paraId="677ADAEC" w16cid:durableId="2180F7CC"/>
  <w16cid:commentId w16cid:paraId="4EE8493C" w16cid:durableId="2180F91B"/>
  <w16cid:commentId w16cid:paraId="04119F98" w16cid:durableId="2180F898"/>
  <w16cid:commentId w16cid:paraId="37076593" w16cid:durableId="2180F890"/>
  <w16cid:commentId w16cid:paraId="40E2F47A" w16cid:durableId="2180F941"/>
  <w16cid:commentId w16cid:paraId="2928D6A9" w16cid:durableId="2180F964"/>
  <w16cid:commentId w16cid:paraId="09BEE7D5" w16cid:durableId="2180F9B1"/>
  <w16cid:commentId w16cid:paraId="18E75DAD" w16cid:durableId="2180FB63"/>
  <w16cid:commentId w16cid:paraId="7B583464" w16cid:durableId="2180FBA7"/>
  <w16cid:commentId w16cid:paraId="7FA79EFE" w16cid:durableId="2180FC73"/>
  <w16cid:commentId w16cid:paraId="2E8015CA" w16cid:durableId="2180FCBD"/>
  <w16cid:commentId w16cid:paraId="1D40EA6B" w16cid:durableId="218100E9"/>
  <w16cid:commentId w16cid:paraId="1A41C891" w16cid:durableId="21810136"/>
  <w16cid:commentId w16cid:paraId="75CB187A" w16cid:durableId="2181025F"/>
  <w16cid:commentId w16cid:paraId="73E7B156" w16cid:durableId="2187DAD1"/>
  <w16cid:commentId w16cid:paraId="1A8B2535" w16cid:durableId="2187DAD0"/>
  <w16cid:commentId w16cid:paraId="671F2A8F" w16cid:durableId="2187DACF"/>
  <w16cid:commentId w16cid:paraId="31B094A7" w16cid:durableId="2187DACE"/>
  <w16cid:commentId w16cid:paraId="29EDADBE" w16cid:durableId="216355E4"/>
  <w16cid:commentId w16cid:paraId="1E2F0AD2" w16cid:durableId="216B4301"/>
  <w16cid:commentId w16cid:paraId="586F3985" w16cid:durableId="21811F3A"/>
  <w16cid:commentId w16cid:paraId="39432F34" w16cid:durableId="21810286"/>
  <w16cid:commentId w16cid:paraId="423ECB36" w16cid:durableId="21811F5F"/>
  <w16cid:commentId w16cid:paraId="1984B0F4" w16cid:durableId="218120E8"/>
  <w16cid:commentId w16cid:paraId="41C7C849" w16cid:durableId="21811FD1"/>
  <w16cid:commentId w16cid:paraId="43B74B2E" w16cid:durableId="21812015"/>
  <w16cid:commentId w16cid:paraId="35962DA7" w16cid:durableId="21812023"/>
  <w16cid:commentId w16cid:paraId="17A134B7" w16cid:durableId="2181204E"/>
  <w16cid:commentId w16cid:paraId="271CE85F" w16cid:durableId="21812059"/>
  <w16cid:commentId w16cid:paraId="73D5E296" w16cid:durableId="218120B7"/>
  <w16cid:commentId w16cid:paraId="2919E419" w16cid:durableId="218120CD"/>
  <w16cid:commentId w16cid:paraId="64066317" w16cid:durableId="2181213C"/>
  <w16cid:commentId w16cid:paraId="6C67DB30" w16cid:durableId="21812195"/>
  <w16cid:commentId w16cid:paraId="42B9ED18" w16cid:durableId="218121E2"/>
  <w16cid:commentId w16cid:paraId="4F468134" w16cid:durableId="2181225F"/>
  <w16cid:commentId w16cid:paraId="35B0D0A1" w16cid:durableId="218122E1"/>
  <w16cid:commentId w16cid:paraId="1DD5F125" w16cid:durableId="2181235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24F5AB" w14:textId="77777777" w:rsidR="00D87039" w:rsidRDefault="00D87039" w:rsidP="005367E7">
      <w:pPr>
        <w:spacing w:line="240" w:lineRule="auto"/>
      </w:pPr>
      <w:r>
        <w:separator/>
      </w:r>
    </w:p>
  </w:endnote>
  <w:endnote w:type="continuationSeparator" w:id="0">
    <w:p w14:paraId="665F438E" w14:textId="77777777" w:rsidR="00D87039" w:rsidRDefault="00D87039" w:rsidP="005367E7">
      <w:pPr>
        <w:spacing w:line="240" w:lineRule="auto"/>
      </w:pPr>
      <w:r>
        <w:continuationSeparator/>
      </w:r>
    </w:p>
  </w:endnote>
  <w:endnote w:type="continuationNotice" w:id="1">
    <w:p w14:paraId="39E25CD0" w14:textId="77777777" w:rsidR="00D87039" w:rsidRDefault="00D8703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CBD62B" w14:textId="77777777" w:rsidR="007D56D2" w:rsidRDefault="007D56D2">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8E406C3" w14:textId="77777777" w:rsidR="007D56D2" w:rsidRDefault="007D56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88E71E" w14:textId="77777777" w:rsidR="00D87039" w:rsidRDefault="00D87039" w:rsidP="005367E7">
      <w:pPr>
        <w:spacing w:line="240" w:lineRule="auto"/>
      </w:pPr>
      <w:r>
        <w:separator/>
      </w:r>
    </w:p>
  </w:footnote>
  <w:footnote w:type="continuationSeparator" w:id="0">
    <w:p w14:paraId="427B35CA" w14:textId="77777777" w:rsidR="00D87039" w:rsidRDefault="00D87039" w:rsidP="005367E7">
      <w:pPr>
        <w:spacing w:line="240" w:lineRule="auto"/>
      </w:pPr>
      <w:r>
        <w:continuationSeparator/>
      </w:r>
    </w:p>
  </w:footnote>
  <w:footnote w:type="continuationNotice" w:id="1">
    <w:p w14:paraId="119C5A63" w14:textId="77777777" w:rsidR="00D87039" w:rsidRDefault="00D87039">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06CDD"/>
    <w:multiLevelType w:val="hybridMultilevel"/>
    <w:tmpl w:val="2D020428"/>
    <w:lvl w:ilvl="0" w:tplc="FE7EE39A">
      <w:start w:val="4"/>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240650"/>
    <w:multiLevelType w:val="hybridMultilevel"/>
    <w:tmpl w:val="0504D5B4"/>
    <w:lvl w:ilvl="0" w:tplc="6C28C640">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 w15:restartNumberingAfterBreak="0">
    <w:nsid w:val="2CBE3DFB"/>
    <w:multiLevelType w:val="hybridMultilevel"/>
    <w:tmpl w:val="E1284C52"/>
    <w:lvl w:ilvl="0" w:tplc="FE7EE39A">
      <w:start w:val="4"/>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042F09"/>
    <w:multiLevelType w:val="hybridMultilevel"/>
    <w:tmpl w:val="F49CC5BE"/>
    <w:lvl w:ilvl="0" w:tplc="FE7EE39A">
      <w:start w:val="4"/>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5094874"/>
    <w:multiLevelType w:val="hybridMultilevel"/>
    <w:tmpl w:val="39BC66E6"/>
    <w:lvl w:ilvl="0" w:tplc="FE7EE39A">
      <w:start w:val="4"/>
      <w:numFmt w:val="bullet"/>
      <w:lvlText w:val="-"/>
      <w:lvlJc w:val="left"/>
      <w:pPr>
        <w:ind w:left="360" w:hanging="360"/>
      </w:pPr>
      <w:rPr>
        <w:rFonts w:ascii="Calibri" w:eastAsia="Calibr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6E962D5C"/>
    <w:multiLevelType w:val="multilevel"/>
    <w:tmpl w:val="CABC2E0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4"/>
  </w:num>
  <w:num w:numId="3">
    <w:abstractNumId w:val="1"/>
  </w:num>
  <w:num w:numId="4">
    <w:abstractNumId w:val="0"/>
  </w:num>
  <w:num w:numId="5">
    <w:abstractNumId w:val="3"/>
  </w:num>
  <w:num w:numId="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or Erniza Bt M Rozali - Dr (ACAD/UTP)">
    <w15:presenceInfo w15:providerId="AD" w15:userId="S::erniza.rozali@utp.edu.my::b2be49b1-0849-4013-8891-f33431e336b0"/>
  </w15:person>
  <w15:person w15:author="FIORENTINA RICHELLE ASUN">
    <w15:presenceInfo w15:providerId="AD" w15:userId="S::fiorentina_25473@utp.edu.my::476b55d0-ed1a-463f-b919-f1ea3ac7a196"/>
  </w15:person>
  <w15:person w15:author="Muhammad Fathy muhammad.fathy_25547">
    <w15:presenceInfo w15:providerId="None" w15:userId="Muhammad Fathy muhammad.fathy_255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visionView w:comments="0" w:insDel="0" w:formatting="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1AA"/>
    <w:rsid w:val="0000216B"/>
    <w:rsid w:val="0000495E"/>
    <w:rsid w:val="00006930"/>
    <w:rsid w:val="00011076"/>
    <w:rsid w:val="00011C6E"/>
    <w:rsid w:val="00012357"/>
    <w:rsid w:val="0001280B"/>
    <w:rsid w:val="000171C4"/>
    <w:rsid w:val="0001744E"/>
    <w:rsid w:val="00026E38"/>
    <w:rsid w:val="00034676"/>
    <w:rsid w:val="0004045F"/>
    <w:rsid w:val="00042FE7"/>
    <w:rsid w:val="00043183"/>
    <w:rsid w:val="00043EDD"/>
    <w:rsid w:val="00043F7D"/>
    <w:rsid w:val="00044FFF"/>
    <w:rsid w:val="00053CB4"/>
    <w:rsid w:val="00054F70"/>
    <w:rsid w:val="00061B51"/>
    <w:rsid w:val="00062C27"/>
    <w:rsid w:val="00065233"/>
    <w:rsid w:val="00065ABC"/>
    <w:rsid w:val="000848B7"/>
    <w:rsid w:val="00087345"/>
    <w:rsid w:val="00093F6C"/>
    <w:rsid w:val="000A1A28"/>
    <w:rsid w:val="000A212B"/>
    <w:rsid w:val="000A2EE2"/>
    <w:rsid w:val="000A3089"/>
    <w:rsid w:val="000A363D"/>
    <w:rsid w:val="000A6E83"/>
    <w:rsid w:val="000B08C6"/>
    <w:rsid w:val="000C4C5F"/>
    <w:rsid w:val="000D537C"/>
    <w:rsid w:val="000D740B"/>
    <w:rsid w:val="000E7689"/>
    <w:rsid w:val="00100D7D"/>
    <w:rsid w:val="00100F8D"/>
    <w:rsid w:val="0010429A"/>
    <w:rsid w:val="00105EDE"/>
    <w:rsid w:val="0010791C"/>
    <w:rsid w:val="001166A1"/>
    <w:rsid w:val="00116C35"/>
    <w:rsid w:val="001225A8"/>
    <w:rsid w:val="0012360D"/>
    <w:rsid w:val="00123624"/>
    <w:rsid w:val="00123D77"/>
    <w:rsid w:val="00133302"/>
    <w:rsid w:val="0013609E"/>
    <w:rsid w:val="001372D2"/>
    <w:rsid w:val="00144774"/>
    <w:rsid w:val="0015192C"/>
    <w:rsid w:val="00152953"/>
    <w:rsid w:val="00152D3D"/>
    <w:rsid w:val="001624D3"/>
    <w:rsid w:val="00167BBD"/>
    <w:rsid w:val="001729AC"/>
    <w:rsid w:val="00173C7C"/>
    <w:rsid w:val="0017533B"/>
    <w:rsid w:val="001820C1"/>
    <w:rsid w:val="001851C6"/>
    <w:rsid w:val="001866B5"/>
    <w:rsid w:val="00187F7C"/>
    <w:rsid w:val="00194B68"/>
    <w:rsid w:val="00196C38"/>
    <w:rsid w:val="00197E49"/>
    <w:rsid w:val="001A1EC6"/>
    <w:rsid w:val="001A2D75"/>
    <w:rsid w:val="001A6B63"/>
    <w:rsid w:val="001A7C29"/>
    <w:rsid w:val="001B21A1"/>
    <w:rsid w:val="001B5E58"/>
    <w:rsid w:val="001C3D46"/>
    <w:rsid w:val="001C501B"/>
    <w:rsid w:val="001D26A6"/>
    <w:rsid w:val="001D3A0C"/>
    <w:rsid w:val="001D49BB"/>
    <w:rsid w:val="001E2B35"/>
    <w:rsid w:val="001E2DB0"/>
    <w:rsid w:val="001E399C"/>
    <w:rsid w:val="001E5013"/>
    <w:rsid w:val="001E6DD7"/>
    <w:rsid w:val="001E7A73"/>
    <w:rsid w:val="001F1540"/>
    <w:rsid w:val="001F4151"/>
    <w:rsid w:val="001F5AD5"/>
    <w:rsid w:val="00210885"/>
    <w:rsid w:val="00212A65"/>
    <w:rsid w:val="00213716"/>
    <w:rsid w:val="00220E4A"/>
    <w:rsid w:val="00224F72"/>
    <w:rsid w:val="0022624E"/>
    <w:rsid w:val="002334D0"/>
    <w:rsid w:val="002338FF"/>
    <w:rsid w:val="0023509A"/>
    <w:rsid w:val="002432DD"/>
    <w:rsid w:val="0024502E"/>
    <w:rsid w:val="00251B53"/>
    <w:rsid w:val="002534B7"/>
    <w:rsid w:val="00253CB5"/>
    <w:rsid w:val="002548C0"/>
    <w:rsid w:val="00256B26"/>
    <w:rsid w:val="00264F64"/>
    <w:rsid w:val="00265F79"/>
    <w:rsid w:val="00271519"/>
    <w:rsid w:val="002806F2"/>
    <w:rsid w:val="00283137"/>
    <w:rsid w:val="0028568C"/>
    <w:rsid w:val="00294520"/>
    <w:rsid w:val="00294CF1"/>
    <w:rsid w:val="00295762"/>
    <w:rsid w:val="002A35A6"/>
    <w:rsid w:val="002A54C6"/>
    <w:rsid w:val="002A5537"/>
    <w:rsid w:val="002A6187"/>
    <w:rsid w:val="002A78D2"/>
    <w:rsid w:val="002B3CDB"/>
    <w:rsid w:val="002C0E51"/>
    <w:rsid w:val="002C2CBD"/>
    <w:rsid w:val="002C4A5B"/>
    <w:rsid w:val="002C58CC"/>
    <w:rsid w:val="002D376C"/>
    <w:rsid w:val="002E5C52"/>
    <w:rsid w:val="00304E0D"/>
    <w:rsid w:val="00315698"/>
    <w:rsid w:val="00322648"/>
    <w:rsid w:val="00326493"/>
    <w:rsid w:val="0033249D"/>
    <w:rsid w:val="003471AA"/>
    <w:rsid w:val="0035105A"/>
    <w:rsid w:val="00352D74"/>
    <w:rsid w:val="0035342A"/>
    <w:rsid w:val="0035784D"/>
    <w:rsid w:val="003610DA"/>
    <w:rsid w:val="0036237D"/>
    <w:rsid w:val="00371582"/>
    <w:rsid w:val="00372F3A"/>
    <w:rsid w:val="0037541F"/>
    <w:rsid w:val="00385676"/>
    <w:rsid w:val="003906BD"/>
    <w:rsid w:val="00394234"/>
    <w:rsid w:val="003956CC"/>
    <w:rsid w:val="003A2527"/>
    <w:rsid w:val="003A31EF"/>
    <w:rsid w:val="003B05CD"/>
    <w:rsid w:val="003B2AFE"/>
    <w:rsid w:val="003B2B28"/>
    <w:rsid w:val="003B3369"/>
    <w:rsid w:val="003B41C2"/>
    <w:rsid w:val="003B7693"/>
    <w:rsid w:val="003D2F9B"/>
    <w:rsid w:val="003D7AD8"/>
    <w:rsid w:val="003E04FB"/>
    <w:rsid w:val="003E60A0"/>
    <w:rsid w:val="003F3738"/>
    <w:rsid w:val="003F3762"/>
    <w:rsid w:val="003F5520"/>
    <w:rsid w:val="003F72BB"/>
    <w:rsid w:val="004017C1"/>
    <w:rsid w:val="004018DC"/>
    <w:rsid w:val="004036E6"/>
    <w:rsid w:val="0040547A"/>
    <w:rsid w:val="004065AE"/>
    <w:rsid w:val="004070EA"/>
    <w:rsid w:val="004071A6"/>
    <w:rsid w:val="00410275"/>
    <w:rsid w:val="00410587"/>
    <w:rsid w:val="00411B1B"/>
    <w:rsid w:val="004145A1"/>
    <w:rsid w:val="00416742"/>
    <w:rsid w:val="00420077"/>
    <w:rsid w:val="004219F4"/>
    <w:rsid w:val="00423E3B"/>
    <w:rsid w:val="004316B8"/>
    <w:rsid w:val="00435965"/>
    <w:rsid w:val="004365C2"/>
    <w:rsid w:val="004366D8"/>
    <w:rsid w:val="00437828"/>
    <w:rsid w:val="00446DF9"/>
    <w:rsid w:val="00457C72"/>
    <w:rsid w:val="00462952"/>
    <w:rsid w:val="00464059"/>
    <w:rsid w:val="00467D77"/>
    <w:rsid w:val="004806C8"/>
    <w:rsid w:val="0048307E"/>
    <w:rsid w:val="00485BD0"/>
    <w:rsid w:val="0049223E"/>
    <w:rsid w:val="004A1FAE"/>
    <w:rsid w:val="004A2013"/>
    <w:rsid w:val="004A218A"/>
    <w:rsid w:val="004A2356"/>
    <w:rsid w:val="004A728A"/>
    <w:rsid w:val="004B0804"/>
    <w:rsid w:val="004B2A72"/>
    <w:rsid w:val="004B4672"/>
    <w:rsid w:val="004C35B2"/>
    <w:rsid w:val="004C371D"/>
    <w:rsid w:val="004C3A3B"/>
    <w:rsid w:val="004C3D0C"/>
    <w:rsid w:val="004D1951"/>
    <w:rsid w:val="004D2E21"/>
    <w:rsid w:val="004D4206"/>
    <w:rsid w:val="004E190C"/>
    <w:rsid w:val="004E1E41"/>
    <w:rsid w:val="004E2134"/>
    <w:rsid w:val="004E450F"/>
    <w:rsid w:val="004E7B37"/>
    <w:rsid w:val="004F1EE4"/>
    <w:rsid w:val="004F2931"/>
    <w:rsid w:val="004F29A1"/>
    <w:rsid w:val="004F4E80"/>
    <w:rsid w:val="004F7316"/>
    <w:rsid w:val="0050175D"/>
    <w:rsid w:val="00507787"/>
    <w:rsid w:val="0050787B"/>
    <w:rsid w:val="00513549"/>
    <w:rsid w:val="00515B18"/>
    <w:rsid w:val="005172F2"/>
    <w:rsid w:val="005367E7"/>
    <w:rsid w:val="00537CAF"/>
    <w:rsid w:val="00543414"/>
    <w:rsid w:val="005459C6"/>
    <w:rsid w:val="00553574"/>
    <w:rsid w:val="005542A1"/>
    <w:rsid w:val="00556EDD"/>
    <w:rsid w:val="005636ED"/>
    <w:rsid w:val="00564730"/>
    <w:rsid w:val="005678E3"/>
    <w:rsid w:val="00574186"/>
    <w:rsid w:val="0058330B"/>
    <w:rsid w:val="00584D28"/>
    <w:rsid w:val="00585454"/>
    <w:rsid w:val="00587112"/>
    <w:rsid w:val="00592311"/>
    <w:rsid w:val="00595420"/>
    <w:rsid w:val="005959A0"/>
    <w:rsid w:val="00595ABB"/>
    <w:rsid w:val="00596707"/>
    <w:rsid w:val="00596716"/>
    <w:rsid w:val="00596BE3"/>
    <w:rsid w:val="005975B4"/>
    <w:rsid w:val="005975B9"/>
    <w:rsid w:val="005A1C7E"/>
    <w:rsid w:val="005A2457"/>
    <w:rsid w:val="005A24E2"/>
    <w:rsid w:val="005A3EF8"/>
    <w:rsid w:val="005A6A9C"/>
    <w:rsid w:val="005A75BF"/>
    <w:rsid w:val="005A7807"/>
    <w:rsid w:val="005B19A0"/>
    <w:rsid w:val="005B6F0C"/>
    <w:rsid w:val="005C130A"/>
    <w:rsid w:val="005D0FFB"/>
    <w:rsid w:val="005D1B73"/>
    <w:rsid w:val="005D3CBD"/>
    <w:rsid w:val="005D6D9E"/>
    <w:rsid w:val="005E1334"/>
    <w:rsid w:val="005E1634"/>
    <w:rsid w:val="005E4435"/>
    <w:rsid w:val="005E4C59"/>
    <w:rsid w:val="005E58D3"/>
    <w:rsid w:val="005E6340"/>
    <w:rsid w:val="005F3F90"/>
    <w:rsid w:val="006005CC"/>
    <w:rsid w:val="00602ECF"/>
    <w:rsid w:val="00603787"/>
    <w:rsid w:val="00605601"/>
    <w:rsid w:val="006058CB"/>
    <w:rsid w:val="00605D44"/>
    <w:rsid w:val="006079DB"/>
    <w:rsid w:val="00612F62"/>
    <w:rsid w:val="006222F0"/>
    <w:rsid w:val="006232FF"/>
    <w:rsid w:val="006248C7"/>
    <w:rsid w:val="0063286C"/>
    <w:rsid w:val="00633731"/>
    <w:rsid w:val="0063598F"/>
    <w:rsid w:val="00635F68"/>
    <w:rsid w:val="0063678F"/>
    <w:rsid w:val="00640EDC"/>
    <w:rsid w:val="00645443"/>
    <w:rsid w:val="006514CE"/>
    <w:rsid w:val="00662D83"/>
    <w:rsid w:val="006630C6"/>
    <w:rsid w:val="006741B4"/>
    <w:rsid w:val="006749C9"/>
    <w:rsid w:val="0067538F"/>
    <w:rsid w:val="006770E7"/>
    <w:rsid w:val="006809CA"/>
    <w:rsid w:val="00691C9C"/>
    <w:rsid w:val="00693095"/>
    <w:rsid w:val="00695863"/>
    <w:rsid w:val="00696A09"/>
    <w:rsid w:val="006B51A7"/>
    <w:rsid w:val="006B6993"/>
    <w:rsid w:val="006B6C7D"/>
    <w:rsid w:val="006D34A9"/>
    <w:rsid w:val="006D39C3"/>
    <w:rsid w:val="006D408C"/>
    <w:rsid w:val="006D54E1"/>
    <w:rsid w:val="006F2086"/>
    <w:rsid w:val="006F2258"/>
    <w:rsid w:val="006F55A9"/>
    <w:rsid w:val="006F6FF8"/>
    <w:rsid w:val="00701411"/>
    <w:rsid w:val="00701F42"/>
    <w:rsid w:val="007022A3"/>
    <w:rsid w:val="00706EEF"/>
    <w:rsid w:val="00711C65"/>
    <w:rsid w:val="007178EA"/>
    <w:rsid w:val="00723406"/>
    <w:rsid w:val="0072572E"/>
    <w:rsid w:val="00725775"/>
    <w:rsid w:val="00725F1D"/>
    <w:rsid w:val="00726962"/>
    <w:rsid w:val="00727103"/>
    <w:rsid w:val="00727E56"/>
    <w:rsid w:val="00753966"/>
    <w:rsid w:val="00753CE9"/>
    <w:rsid w:val="00754BED"/>
    <w:rsid w:val="00755F5C"/>
    <w:rsid w:val="007563C5"/>
    <w:rsid w:val="00766C30"/>
    <w:rsid w:val="00772B07"/>
    <w:rsid w:val="00776252"/>
    <w:rsid w:val="007805D1"/>
    <w:rsid w:val="00782262"/>
    <w:rsid w:val="00787B87"/>
    <w:rsid w:val="007945F9"/>
    <w:rsid w:val="007952BE"/>
    <w:rsid w:val="00795D1B"/>
    <w:rsid w:val="00797B7F"/>
    <w:rsid w:val="007B0AFF"/>
    <w:rsid w:val="007B2187"/>
    <w:rsid w:val="007B4627"/>
    <w:rsid w:val="007C1115"/>
    <w:rsid w:val="007C147C"/>
    <w:rsid w:val="007C221F"/>
    <w:rsid w:val="007C531A"/>
    <w:rsid w:val="007C5A84"/>
    <w:rsid w:val="007C7088"/>
    <w:rsid w:val="007D23E8"/>
    <w:rsid w:val="007D413A"/>
    <w:rsid w:val="007D56D2"/>
    <w:rsid w:val="007D7D88"/>
    <w:rsid w:val="007E1F77"/>
    <w:rsid w:val="007E5187"/>
    <w:rsid w:val="008115B3"/>
    <w:rsid w:val="0081311E"/>
    <w:rsid w:val="008178C4"/>
    <w:rsid w:val="00817AAB"/>
    <w:rsid w:val="00821191"/>
    <w:rsid w:val="00826A0E"/>
    <w:rsid w:val="008305B6"/>
    <w:rsid w:val="00831F51"/>
    <w:rsid w:val="00834A33"/>
    <w:rsid w:val="00836156"/>
    <w:rsid w:val="00843CF2"/>
    <w:rsid w:val="00844F1C"/>
    <w:rsid w:val="00863AD8"/>
    <w:rsid w:val="00873A23"/>
    <w:rsid w:val="008746A4"/>
    <w:rsid w:val="00877A03"/>
    <w:rsid w:val="00883564"/>
    <w:rsid w:val="00883615"/>
    <w:rsid w:val="00890C82"/>
    <w:rsid w:val="008913D0"/>
    <w:rsid w:val="00891871"/>
    <w:rsid w:val="00892408"/>
    <w:rsid w:val="008958DE"/>
    <w:rsid w:val="00897396"/>
    <w:rsid w:val="008A0C46"/>
    <w:rsid w:val="008A203B"/>
    <w:rsid w:val="008A4060"/>
    <w:rsid w:val="008A5B17"/>
    <w:rsid w:val="008B0F94"/>
    <w:rsid w:val="008B168D"/>
    <w:rsid w:val="008C5297"/>
    <w:rsid w:val="008C7A5C"/>
    <w:rsid w:val="008D3A86"/>
    <w:rsid w:val="008E17DF"/>
    <w:rsid w:val="008E197C"/>
    <w:rsid w:val="008E32A2"/>
    <w:rsid w:val="008F29B0"/>
    <w:rsid w:val="008F44D8"/>
    <w:rsid w:val="008F64CB"/>
    <w:rsid w:val="008F64FC"/>
    <w:rsid w:val="00902FB8"/>
    <w:rsid w:val="00906FBF"/>
    <w:rsid w:val="0091067B"/>
    <w:rsid w:val="00911338"/>
    <w:rsid w:val="009159D5"/>
    <w:rsid w:val="009162CD"/>
    <w:rsid w:val="0091650B"/>
    <w:rsid w:val="009274DD"/>
    <w:rsid w:val="00927B4B"/>
    <w:rsid w:val="00932175"/>
    <w:rsid w:val="00932BA4"/>
    <w:rsid w:val="00932FE7"/>
    <w:rsid w:val="00934C8B"/>
    <w:rsid w:val="00936580"/>
    <w:rsid w:val="009410D7"/>
    <w:rsid w:val="00941545"/>
    <w:rsid w:val="0094474E"/>
    <w:rsid w:val="00944EA9"/>
    <w:rsid w:val="009573FA"/>
    <w:rsid w:val="0096205E"/>
    <w:rsid w:val="009740AC"/>
    <w:rsid w:val="00987EDE"/>
    <w:rsid w:val="00995AD9"/>
    <w:rsid w:val="009A1AE1"/>
    <w:rsid w:val="009A1DDE"/>
    <w:rsid w:val="009A4AED"/>
    <w:rsid w:val="009A594B"/>
    <w:rsid w:val="009A7DC6"/>
    <w:rsid w:val="009B1A95"/>
    <w:rsid w:val="009B1BB1"/>
    <w:rsid w:val="009B2BFC"/>
    <w:rsid w:val="009B5CC3"/>
    <w:rsid w:val="009C1FD0"/>
    <w:rsid w:val="009C382C"/>
    <w:rsid w:val="009C3969"/>
    <w:rsid w:val="009C6C07"/>
    <w:rsid w:val="009C7F52"/>
    <w:rsid w:val="009D2FAE"/>
    <w:rsid w:val="009D3ADA"/>
    <w:rsid w:val="009D736F"/>
    <w:rsid w:val="009E4212"/>
    <w:rsid w:val="009E4359"/>
    <w:rsid w:val="009F48B7"/>
    <w:rsid w:val="00A014EC"/>
    <w:rsid w:val="00A06B91"/>
    <w:rsid w:val="00A1157A"/>
    <w:rsid w:val="00A11EFC"/>
    <w:rsid w:val="00A15867"/>
    <w:rsid w:val="00A16FD9"/>
    <w:rsid w:val="00A2071A"/>
    <w:rsid w:val="00A239D9"/>
    <w:rsid w:val="00A35716"/>
    <w:rsid w:val="00A41019"/>
    <w:rsid w:val="00A433CA"/>
    <w:rsid w:val="00A43C2D"/>
    <w:rsid w:val="00A6103D"/>
    <w:rsid w:val="00A644E4"/>
    <w:rsid w:val="00A658B5"/>
    <w:rsid w:val="00A72897"/>
    <w:rsid w:val="00A72AD5"/>
    <w:rsid w:val="00A73CE6"/>
    <w:rsid w:val="00A74C14"/>
    <w:rsid w:val="00A8096F"/>
    <w:rsid w:val="00A85018"/>
    <w:rsid w:val="00A87A76"/>
    <w:rsid w:val="00A94399"/>
    <w:rsid w:val="00A97E27"/>
    <w:rsid w:val="00AA19FE"/>
    <w:rsid w:val="00AB6ADB"/>
    <w:rsid w:val="00AB6E60"/>
    <w:rsid w:val="00AC09E0"/>
    <w:rsid w:val="00AC5D91"/>
    <w:rsid w:val="00AC7180"/>
    <w:rsid w:val="00AD4E11"/>
    <w:rsid w:val="00AD6A50"/>
    <w:rsid w:val="00AD7179"/>
    <w:rsid w:val="00AE28DB"/>
    <w:rsid w:val="00AE5751"/>
    <w:rsid w:val="00AF3CEF"/>
    <w:rsid w:val="00AF5D2B"/>
    <w:rsid w:val="00AF754F"/>
    <w:rsid w:val="00B04330"/>
    <w:rsid w:val="00B11E35"/>
    <w:rsid w:val="00B17646"/>
    <w:rsid w:val="00B22D6A"/>
    <w:rsid w:val="00B249E4"/>
    <w:rsid w:val="00B30046"/>
    <w:rsid w:val="00B30737"/>
    <w:rsid w:val="00B319EC"/>
    <w:rsid w:val="00B3574A"/>
    <w:rsid w:val="00B35E12"/>
    <w:rsid w:val="00B40322"/>
    <w:rsid w:val="00B40520"/>
    <w:rsid w:val="00B4525A"/>
    <w:rsid w:val="00B55CA5"/>
    <w:rsid w:val="00B57EDA"/>
    <w:rsid w:val="00B62286"/>
    <w:rsid w:val="00B635C9"/>
    <w:rsid w:val="00B6537F"/>
    <w:rsid w:val="00B700EA"/>
    <w:rsid w:val="00B7358C"/>
    <w:rsid w:val="00B815F4"/>
    <w:rsid w:val="00B82601"/>
    <w:rsid w:val="00B84647"/>
    <w:rsid w:val="00B87608"/>
    <w:rsid w:val="00B877AF"/>
    <w:rsid w:val="00B91899"/>
    <w:rsid w:val="00B95A41"/>
    <w:rsid w:val="00B96E0F"/>
    <w:rsid w:val="00BA5591"/>
    <w:rsid w:val="00BA5EDA"/>
    <w:rsid w:val="00BB1D77"/>
    <w:rsid w:val="00BB2657"/>
    <w:rsid w:val="00BB5D02"/>
    <w:rsid w:val="00BB6E10"/>
    <w:rsid w:val="00BC29D9"/>
    <w:rsid w:val="00BC394F"/>
    <w:rsid w:val="00BC76BC"/>
    <w:rsid w:val="00BD3E54"/>
    <w:rsid w:val="00BD68A1"/>
    <w:rsid w:val="00BE5684"/>
    <w:rsid w:val="00BE6E39"/>
    <w:rsid w:val="00C05901"/>
    <w:rsid w:val="00C06B63"/>
    <w:rsid w:val="00C10EBC"/>
    <w:rsid w:val="00C12333"/>
    <w:rsid w:val="00C157F9"/>
    <w:rsid w:val="00C16CA2"/>
    <w:rsid w:val="00C21018"/>
    <w:rsid w:val="00C279FF"/>
    <w:rsid w:val="00C347B8"/>
    <w:rsid w:val="00C42B33"/>
    <w:rsid w:val="00C47C70"/>
    <w:rsid w:val="00C47CB8"/>
    <w:rsid w:val="00C50023"/>
    <w:rsid w:val="00C501DB"/>
    <w:rsid w:val="00C50D67"/>
    <w:rsid w:val="00C5271D"/>
    <w:rsid w:val="00C549D7"/>
    <w:rsid w:val="00C54A60"/>
    <w:rsid w:val="00C60F0A"/>
    <w:rsid w:val="00C61508"/>
    <w:rsid w:val="00C6443E"/>
    <w:rsid w:val="00C6671E"/>
    <w:rsid w:val="00C667C0"/>
    <w:rsid w:val="00C67011"/>
    <w:rsid w:val="00C71D42"/>
    <w:rsid w:val="00C74892"/>
    <w:rsid w:val="00C87461"/>
    <w:rsid w:val="00C9033D"/>
    <w:rsid w:val="00C91ABC"/>
    <w:rsid w:val="00C93909"/>
    <w:rsid w:val="00CA013F"/>
    <w:rsid w:val="00CA22CA"/>
    <w:rsid w:val="00CA3EE6"/>
    <w:rsid w:val="00CA5609"/>
    <w:rsid w:val="00CA57EC"/>
    <w:rsid w:val="00CA7172"/>
    <w:rsid w:val="00CB174C"/>
    <w:rsid w:val="00CB30A5"/>
    <w:rsid w:val="00CC01CB"/>
    <w:rsid w:val="00CC1D3B"/>
    <w:rsid w:val="00CC2DCC"/>
    <w:rsid w:val="00CC34B5"/>
    <w:rsid w:val="00CC541E"/>
    <w:rsid w:val="00CD2349"/>
    <w:rsid w:val="00CE0D6F"/>
    <w:rsid w:val="00CE2D7A"/>
    <w:rsid w:val="00CE5AB5"/>
    <w:rsid w:val="00CE62B5"/>
    <w:rsid w:val="00CF4222"/>
    <w:rsid w:val="00CF74C5"/>
    <w:rsid w:val="00D0610B"/>
    <w:rsid w:val="00D11DBE"/>
    <w:rsid w:val="00D22018"/>
    <w:rsid w:val="00D269D9"/>
    <w:rsid w:val="00D275D6"/>
    <w:rsid w:val="00D41446"/>
    <w:rsid w:val="00D41C70"/>
    <w:rsid w:val="00D45308"/>
    <w:rsid w:val="00D454EA"/>
    <w:rsid w:val="00D5030C"/>
    <w:rsid w:val="00D52BD0"/>
    <w:rsid w:val="00D5577D"/>
    <w:rsid w:val="00D56187"/>
    <w:rsid w:val="00D602F6"/>
    <w:rsid w:val="00D664A0"/>
    <w:rsid w:val="00D67703"/>
    <w:rsid w:val="00D75FEB"/>
    <w:rsid w:val="00D76D11"/>
    <w:rsid w:val="00D80C2C"/>
    <w:rsid w:val="00D846A9"/>
    <w:rsid w:val="00D85179"/>
    <w:rsid w:val="00D8643A"/>
    <w:rsid w:val="00D86DA5"/>
    <w:rsid w:val="00D87039"/>
    <w:rsid w:val="00D925EA"/>
    <w:rsid w:val="00D939A3"/>
    <w:rsid w:val="00D948CD"/>
    <w:rsid w:val="00D96B55"/>
    <w:rsid w:val="00DA03C6"/>
    <w:rsid w:val="00DA1EA4"/>
    <w:rsid w:val="00DA2B8B"/>
    <w:rsid w:val="00DB0856"/>
    <w:rsid w:val="00DB523D"/>
    <w:rsid w:val="00DB59EE"/>
    <w:rsid w:val="00DB6BD8"/>
    <w:rsid w:val="00DC0C29"/>
    <w:rsid w:val="00DC7C6B"/>
    <w:rsid w:val="00DC7E57"/>
    <w:rsid w:val="00DD1819"/>
    <w:rsid w:val="00DD4C16"/>
    <w:rsid w:val="00DE4423"/>
    <w:rsid w:val="00DF382A"/>
    <w:rsid w:val="00DF527F"/>
    <w:rsid w:val="00DF7CB4"/>
    <w:rsid w:val="00E00425"/>
    <w:rsid w:val="00E05AD8"/>
    <w:rsid w:val="00E10555"/>
    <w:rsid w:val="00E10DB0"/>
    <w:rsid w:val="00E11032"/>
    <w:rsid w:val="00E134B5"/>
    <w:rsid w:val="00E21DD3"/>
    <w:rsid w:val="00E27C01"/>
    <w:rsid w:val="00E3285B"/>
    <w:rsid w:val="00E41F6F"/>
    <w:rsid w:val="00E447C0"/>
    <w:rsid w:val="00E45799"/>
    <w:rsid w:val="00E461E7"/>
    <w:rsid w:val="00E46CE8"/>
    <w:rsid w:val="00E510DA"/>
    <w:rsid w:val="00E5200C"/>
    <w:rsid w:val="00E6477B"/>
    <w:rsid w:val="00E665A3"/>
    <w:rsid w:val="00E70CC9"/>
    <w:rsid w:val="00E70F6E"/>
    <w:rsid w:val="00E72CDE"/>
    <w:rsid w:val="00E76027"/>
    <w:rsid w:val="00E76F35"/>
    <w:rsid w:val="00E82F72"/>
    <w:rsid w:val="00E835EC"/>
    <w:rsid w:val="00E866CF"/>
    <w:rsid w:val="00E93AD6"/>
    <w:rsid w:val="00EA2CF1"/>
    <w:rsid w:val="00EA4AE6"/>
    <w:rsid w:val="00EAE3E4"/>
    <w:rsid w:val="00EB0F48"/>
    <w:rsid w:val="00EC3774"/>
    <w:rsid w:val="00ED058F"/>
    <w:rsid w:val="00EE42BD"/>
    <w:rsid w:val="00EE78E6"/>
    <w:rsid w:val="00EF08F1"/>
    <w:rsid w:val="00F14219"/>
    <w:rsid w:val="00F366FC"/>
    <w:rsid w:val="00F36DDF"/>
    <w:rsid w:val="00F41161"/>
    <w:rsid w:val="00F44988"/>
    <w:rsid w:val="00F466FC"/>
    <w:rsid w:val="00F51228"/>
    <w:rsid w:val="00F520E8"/>
    <w:rsid w:val="00F54469"/>
    <w:rsid w:val="00F547AD"/>
    <w:rsid w:val="00F7006A"/>
    <w:rsid w:val="00F737D5"/>
    <w:rsid w:val="00F740DD"/>
    <w:rsid w:val="00F772C7"/>
    <w:rsid w:val="00F83B48"/>
    <w:rsid w:val="00F8450C"/>
    <w:rsid w:val="00F85B3B"/>
    <w:rsid w:val="00F944E5"/>
    <w:rsid w:val="00F959F1"/>
    <w:rsid w:val="00F95F29"/>
    <w:rsid w:val="00F97149"/>
    <w:rsid w:val="00FA08D4"/>
    <w:rsid w:val="00FB0A0E"/>
    <w:rsid w:val="00FB53DC"/>
    <w:rsid w:val="00FB7E2C"/>
    <w:rsid w:val="00FD612A"/>
    <w:rsid w:val="00FD6F9A"/>
    <w:rsid w:val="00FE3BE5"/>
    <w:rsid w:val="00FE5BD6"/>
    <w:rsid w:val="00FF1B29"/>
    <w:rsid w:val="00FF2BED"/>
    <w:rsid w:val="00FF4CF1"/>
    <w:rsid w:val="00FF65A6"/>
    <w:rsid w:val="00FF70D3"/>
    <w:rsid w:val="024A92BB"/>
    <w:rsid w:val="0718D267"/>
    <w:rsid w:val="0BC0F8A0"/>
    <w:rsid w:val="0EF29DFB"/>
    <w:rsid w:val="1080A6D1"/>
    <w:rsid w:val="14C8E1D9"/>
    <w:rsid w:val="1CC6774A"/>
    <w:rsid w:val="206A94A8"/>
    <w:rsid w:val="255624B7"/>
    <w:rsid w:val="3225786D"/>
    <w:rsid w:val="33F9BDD3"/>
    <w:rsid w:val="3933CACF"/>
    <w:rsid w:val="3C27B9BD"/>
    <w:rsid w:val="3DA9A56C"/>
    <w:rsid w:val="4005CB80"/>
    <w:rsid w:val="400EEE12"/>
    <w:rsid w:val="48BBD2D6"/>
    <w:rsid w:val="4D1B32DD"/>
    <w:rsid w:val="5194FB22"/>
    <w:rsid w:val="5588531C"/>
    <w:rsid w:val="5A2CA0DA"/>
    <w:rsid w:val="5AC2134D"/>
    <w:rsid w:val="5B2780B9"/>
    <w:rsid w:val="5CCB26E0"/>
    <w:rsid w:val="6194360A"/>
    <w:rsid w:val="68A598E9"/>
    <w:rsid w:val="6B66050B"/>
    <w:rsid w:val="6C5E28B4"/>
    <w:rsid w:val="6DFA7804"/>
    <w:rsid w:val="745D644B"/>
    <w:rsid w:val="77A7FE98"/>
    <w:rsid w:val="7C203673"/>
    <w:rsid w:val="7E58E5E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2CC91"/>
  <w15:chartTrackingRefBased/>
  <w15:docId w15:val="{352D502D-C33E-459D-A76F-4A15DD405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471AA"/>
    <w:pPr>
      <w:spacing w:after="0" w:line="480" w:lineRule="auto"/>
      <w:ind w:firstLine="720"/>
      <w:jc w:val="both"/>
    </w:pPr>
    <w:rPr>
      <w:rFonts w:ascii="Calibri" w:eastAsia="Calibri" w:hAnsi="Calibri" w:cs="Calibri"/>
      <w:sz w:val="24"/>
      <w:szCs w:val="24"/>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471AA"/>
    <w:pPr>
      <w:spacing w:after="0" w:line="240" w:lineRule="auto"/>
      <w:ind w:firstLine="720"/>
      <w:jc w:val="both"/>
    </w:pPr>
    <w:rPr>
      <w:rFonts w:ascii="Calibri" w:eastAsia="Calibri" w:hAnsi="Calibri" w:cs="Calibri"/>
      <w:sz w:val="24"/>
      <w:szCs w:val="24"/>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471A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71AA"/>
    <w:rPr>
      <w:rFonts w:ascii="Segoe UI" w:eastAsia="Calibri" w:hAnsi="Segoe UI" w:cs="Segoe UI"/>
      <w:sz w:val="18"/>
      <w:szCs w:val="18"/>
      <w:lang w:val="en"/>
    </w:rPr>
  </w:style>
  <w:style w:type="character" w:styleId="CommentReference">
    <w:name w:val="annotation reference"/>
    <w:basedOn w:val="DefaultParagraphFont"/>
    <w:uiPriority w:val="99"/>
    <w:semiHidden/>
    <w:unhideWhenUsed/>
    <w:rsid w:val="00CE62B5"/>
    <w:rPr>
      <w:sz w:val="16"/>
      <w:szCs w:val="16"/>
    </w:rPr>
  </w:style>
  <w:style w:type="paragraph" w:styleId="CommentText">
    <w:name w:val="annotation text"/>
    <w:basedOn w:val="Normal"/>
    <w:link w:val="CommentTextChar"/>
    <w:uiPriority w:val="99"/>
    <w:semiHidden/>
    <w:unhideWhenUsed/>
    <w:rsid w:val="00CE62B5"/>
    <w:pPr>
      <w:spacing w:line="240" w:lineRule="auto"/>
    </w:pPr>
    <w:rPr>
      <w:sz w:val="20"/>
      <w:szCs w:val="20"/>
    </w:rPr>
  </w:style>
  <w:style w:type="character" w:customStyle="1" w:styleId="CommentTextChar">
    <w:name w:val="Comment Text Char"/>
    <w:basedOn w:val="DefaultParagraphFont"/>
    <w:link w:val="CommentText"/>
    <w:uiPriority w:val="99"/>
    <w:semiHidden/>
    <w:rsid w:val="00CE62B5"/>
    <w:rPr>
      <w:rFonts w:ascii="Calibri" w:eastAsia="Calibri" w:hAnsi="Calibri" w:cs="Calibri"/>
      <w:sz w:val="20"/>
      <w:szCs w:val="20"/>
      <w:lang w:val="en"/>
    </w:rPr>
  </w:style>
  <w:style w:type="paragraph" w:styleId="ListParagraph">
    <w:name w:val="List Paragraph"/>
    <w:basedOn w:val="Normal"/>
    <w:uiPriority w:val="34"/>
    <w:qFormat/>
    <w:rsid w:val="00A74C14"/>
    <w:pPr>
      <w:ind w:left="720"/>
      <w:contextualSpacing/>
    </w:pPr>
  </w:style>
  <w:style w:type="character" w:styleId="Hyperlink">
    <w:name w:val="Hyperlink"/>
    <w:basedOn w:val="DefaultParagraphFont"/>
    <w:uiPriority w:val="99"/>
    <w:unhideWhenUsed/>
    <w:rsid w:val="00D846A9"/>
    <w:rPr>
      <w:color w:val="0563C1" w:themeColor="hyperlink"/>
      <w:u w:val="single"/>
    </w:rPr>
  </w:style>
  <w:style w:type="character" w:styleId="UnresolvedMention">
    <w:name w:val="Unresolved Mention"/>
    <w:basedOn w:val="DefaultParagraphFont"/>
    <w:uiPriority w:val="99"/>
    <w:semiHidden/>
    <w:unhideWhenUsed/>
    <w:rsid w:val="00D846A9"/>
    <w:rPr>
      <w:color w:val="605E5C"/>
      <w:shd w:val="clear" w:color="auto" w:fill="E1DFDD"/>
    </w:rPr>
  </w:style>
  <w:style w:type="paragraph" w:styleId="Header">
    <w:name w:val="header"/>
    <w:basedOn w:val="Normal"/>
    <w:link w:val="HeaderChar"/>
    <w:uiPriority w:val="99"/>
    <w:unhideWhenUsed/>
    <w:rsid w:val="005367E7"/>
    <w:pPr>
      <w:tabs>
        <w:tab w:val="center" w:pos="4680"/>
        <w:tab w:val="right" w:pos="9360"/>
      </w:tabs>
      <w:spacing w:line="240" w:lineRule="auto"/>
    </w:pPr>
  </w:style>
  <w:style w:type="character" w:customStyle="1" w:styleId="HeaderChar">
    <w:name w:val="Header Char"/>
    <w:basedOn w:val="DefaultParagraphFont"/>
    <w:link w:val="Header"/>
    <w:uiPriority w:val="99"/>
    <w:rsid w:val="005367E7"/>
    <w:rPr>
      <w:rFonts w:ascii="Calibri" w:eastAsia="Calibri" w:hAnsi="Calibri" w:cs="Calibri"/>
      <w:sz w:val="24"/>
      <w:szCs w:val="24"/>
      <w:lang w:val="en"/>
    </w:rPr>
  </w:style>
  <w:style w:type="paragraph" w:styleId="Footer">
    <w:name w:val="footer"/>
    <w:basedOn w:val="Normal"/>
    <w:link w:val="FooterChar"/>
    <w:uiPriority w:val="99"/>
    <w:unhideWhenUsed/>
    <w:rsid w:val="005367E7"/>
    <w:pPr>
      <w:tabs>
        <w:tab w:val="center" w:pos="4680"/>
        <w:tab w:val="right" w:pos="9360"/>
      </w:tabs>
      <w:spacing w:line="240" w:lineRule="auto"/>
    </w:pPr>
  </w:style>
  <w:style w:type="character" w:customStyle="1" w:styleId="FooterChar">
    <w:name w:val="Footer Char"/>
    <w:basedOn w:val="DefaultParagraphFont"/>
    <w:link w:val="Footer"/>
    <w:uiPriority w:val="99"/>
    <w:rsid w:val="005367E7"/>
    <w:rPr>
      <w:rFonts w:ascii="Calibri" w:eastAsia="Calibri" w:hAnsi="Calibri" w:cs="Calibri"/>
      <w:sz w:val="24"/>
      <w:szCs w:val="24"/>
      <w:lang w:val="en"/>
    </w:rPr>
  </w:style>
  <w:style w:type="paragraph" w:styleId="Caption">
    <w:name w:val="caption"/>
    <w:basedOn w:val="Normal"/>
    <w:next w:val="Normal"/>
    <w:uiPriority w:val="35"/>
    <w:unhideWhenUsed/>
    <w:qFormat/>
    <w:rsid w:val="000D537C"/>
    <w:pPr>
      <w:spacing w:after="200" w:line="240" w:lineRule="auto"/>
    </w:pPr>
    <w:rPr>
      <w:i/>
      <w:iCs/>
      <w:color w:val="44546A" w:themeColor="text2"/>
      <w:sz w:val="18"/>
      <w:szCs w:val="18"/>
    </w:rPr>
  </w:style>
  <w:style w:type="paragraph" w:styleId="Revision">
    <w:name w:val="Revision"/>
    <w:hidden/>
    <w:uiPriority w:val="99"/>
    <w:semiHidden/>
    <w:rsid w:val="003B2AFE"/>
    <w:pPr>
      <w:spacing w:after="0" w:line="240" w:lineRule="auto"/>
    </w:pPr>
    <w:rPr>
      <w:rFonts w:ascii="Calibri" w:eastAsia="Calibri" w:hAnsi="Calibri" w:cs="Calibri"/>
      <w:sz w:val="24"/>
      <w:szCs w:val="24"/>
      <w:lang w:val="en"/>
    </w:rPr>
  </w:style>
  <w:style w:type="paragraph" w:styleId="CommentSubject">
    <w:name w:val="annotation subject"/>
    <w:basedOn w:val="CommentText"/>
    <w:next w:val="CommentText"/>
    <w:link w:val="CommentSubjectChar"/>
    <w:uiPriority w:val="99"/>
    <w:semiHidden/>
    <w:unhideWhenUsed/>
    <w:rsid w:val="007D56D2"/>
    <w:rPr>
      <w:b/>
      <w:bCs/>
    </w:rPr>
  </w:style>
  <w:style w:type="character" w:customStyle="1" w:styleId="CommentSubjectChar">
    <w:name w:val="Comment Subject Char"/>
    <w:basedOn w:val="CommentTextChar"/>
    <w:link w:val="CommentSubject"/>
    <w:uiPriority w:val="99"/>
    <w:semiHidden/>
    <w:rsid w:val="007D56D2"/>
    <w:rPr>
      <w:rFonts w:ascii="Calibri" w:eastAsia="Calibri" w:hAnsi="Calibri" w:cs="Calibri"/>
      <w:b/>
      <w:bCs/>
      <w:sz w:val="20"/>
      <w:szCs w:val="20"/>
      <w:lang w:val="en"/>
    </w:rPr>
  </w:style>
  <w:style w:type="character" w:customStyle="1" w:styleId="normaltextrun">
    <w:name w:val="normaltextrun"/>
    <w:basedOn w:val="DefaultParagraphFont"/>
    <w:rsid w:val="006058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6466753">
      <w:bodyDiv w:val="1"/>
      <w:marLeft w:val="0"/>
      <w:marRight w:val="0"/>
      <w:marTop w:val="0"/>
      <w:marBottom w:val="0"/>
      <w:divBdr>
        <w:top w:val="none" w:sz="0" w:space="0" w:color="auto"/>
        <w:left w:val="none" w:sz="0" w:space="0" w:color="auto"/>
        <w:bottom w:val="none" w:sz="0" w:space="0" w:color="auto"/>
        <w:right w:val="none" w:sz="0" w:space="0" w:color="auto"/>
      </w:divBdr>
    </w:div>
    <w:div w:id="1283342997">
      <w:bodyDiv w:val="1"/>
      <w:marLeft w:val="0"/>
      <w:marRight w:val="0"/>
      <w:marTop w:val="0"/>
      <w:marBottom w:val="0"/>
      <w:divBdr>
        <w:top w:val="none" w:sz="0" w:space="0" w:color="auto"/>
        <w:left w:val="none" w:sz="0" w:space="0" w:color="auto"/>
        <w:bottom w:val="none" w:sz="0" w:space="0" w:color="auto"/>
        <w:right w:val="none" w:sz="0" w:space="0" w:color="auto"/>
      </w:divBdr>
    </w:div>
    <w:div w:id="1916625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Colors" Target="diagrams/colors1.xml"/><Relationship Id="rId21" Type="http://schemas.openxmlformats.org/officeDocument/2006/relationships/image" Target="media/image8.png"/><Relationship Id="rId42" Type="http://schemas.microsoft.com/office/2007/relationships/diagramDrawing" Target="diagrams/drawing3.xml"/><Relationship Id="rId47" Type="http://schemas.openxmlformats.org/officeDocument/2006/relationships/image" Target="media/image18.jpg"/><Relationship Id="rId63" Type="http://schemas.openxmlformats.org/officeDocument/2006/relationships/hyperlink" Target="https://www.raspberrypi.org/products/raspberry-pi-zero-w/" TargetMode="External"/><Relationship Id="rId68"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diagramLayout" Target="diagrams/layout2.xml"/><Relationship Id="rId11" Type="http://schemas.openxmlformats.org/officeDocument/2006/relationships/image" Target="media/image1.png"/><Relationship Id="rId24" Type="http://schemas.openxmlformats.org/officeDocument/2006/relationships/diagramLayout" Target="diagrams/layout1.xml"/><Relationship Id="rId32" Type="http://schemas.microsoft.com/office/2007/relationships/diagramDrawing" Target="diagrams/drawing2.xml"/><Relationship Id="rId37" Type="http://schemas.openxmlformats.org/officeDocument/2006/relationships/image" Target="media/image14.png"/><Relationship Id="rId40" Type="http://schemas.openxmlformats.org/officeDocument/2006/relationships/diagramQuickStyle" Target="diagrams/quickStyle3.xml"/><Relationship Id="rId45" Type="http://schemas.openxmlformats.org/officeDocument/2006/relationships/image" Target="media/image17.png"/><Relationship Id="rId53" Type="http://schemas.openxmlformats.org/officeDocument/2006/relationships/image" Target="media/image24.jpg"/><Relationship Id="rId58" Type="http://schemas.openxmlformats.org/officeDocument/2006/relationships/hyperlink" Target="https://cmusphinx.github.io/wiki/" TargetMode="External"/><Relationship Id="rId66" Type="http://schemas.openxmlformats.org/officeDocument/2006/relationships/hyperlink" Target="https://www.lazada.com.my/products/zpo-high-quality-powerbank-2600mah-mini-keychain-perfume-lipstick-portable-power-bank-i548228279-s1088284023.html" TargetMode="External"/><Relationship Id="rId5" Type="http://schemas.openxmlformats.org/officeDocument/2006/relationships/numbering" Target="numbering.xml"/><Relationship Id="rId61" Type="http://schemas.openxmlformats.org/officeDocument/2006/relationships/hyperlink" Target="https://www.medicalnewstoday.com/articles/249285.php" TargetMode="External"/><Relationship Id="rId19" Type="http://schemas.openxmlformats.org/officeDocument/2006/relationships/image" Target="media/image6.png"/><Relationship Id="rId14" Type="http://schemas.microsoft.com/office/2016/09/relationships/commentsIds" Target="commentsIds.xml"/><Relationship Id="rId22" Type="http://schemas.openxmlformats.org/officeDocument/2006/relationships/image" Target="media/image9.png"/><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image" Target="media/image12.png"/><Relationship Id="rId43" Type="http://schemas.openxmlformats.org/officeDocument/2006/relationships/image" Target="media/image15.jpg"/><Relationship Id="rId48" Type="http://schemas.openxmlformats.org/officeDocument/2006/relationships/image" Target="media/image19.jpeg"/><Relationship Id="rId56" Type="http://schemas.openxmlformats.org/officeDocument/2006/relationships/image" Target="media/image27.jpg"/><Relationship Id="rId64" Type="http://schemas.openxmlformats.org/officeDocument/2006/relationships/hyperlink" Target="https://shopee.com.my/Raspberry-Pi-Zero-WH-(with-Header)-i.23949362.1136441442" TargetMode="External"/><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2.jpg"/><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diagramQuickStyle" Target="diagrams/quickStyle1.xml"/><Relationship Id="rId33" Type="http://schemas.openxmlformats.org/officeDocument/2006/relationships/image" Target="media/image10.jpg"/><Relationship Id="rId38" Type="http://schemas.openxmlformats.org/officeDocument/2006/relationships/diagramData" Target="diagrams/data3.xml"/><Relationship Id="rId46" Type="http://schemas.openxmlformats.org/officeDocument/2006/relationships/footer" Target="footer1.xml"/><Relationship Id="rId59" Type="http://schemas.openxmlformats.org/officeDocument/2006/relationships/hyperlink" Target="https://docs.espressif.com/projects/esp-adf/en/latest/get-started/get-started-esp32-lyrat.html" TargetMode="External"/><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diagramColors" Target="diagrams/colors3.xml"/><Relationship Id="rId54" Type="http://schemas.openxmlformats.org/officeDocument/2006/relationships/image" Target="media/image25.jpg"/><Relationship Id="rId62" Type="http://schemas.openxmlformats.org/officeDocument/2006/relationships/hyperlink" Target="https://shopee.com.my/Original-Remax-RA-OTG-USB-2.0-To-MicroUSB-Connection-Kit-OTG-Adapter-i.60955352.2304767765"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image" Target="media/image13.png"/><Relationship Id="rId49" Type="http://schemas.openxmlformats.org/officeDocument/2006/relationships/image" Target="media/image20.jpeg"/><Relationship Id="rId57" Type="http://schemas.openxmlformats.org/officeDocument/2006/relationships/hyperlink" Target="https://shopee.com.my/product/129771583/2633789313" TargetMode="External"/><Relationship Id="rId10" Type="http://schemas.openxmlformats.org/officeDocument/2006/relationships/endnotes" Target="endnotes.xml"/><Relationship Id="rId31" Type="http://schemas.openxmlformats.org/officeDocument/2006/relationships/diagramColors" Target="diagrams/colors2.xml"/><Relationship Id="rId44" Type="http://schemas.openxmlformats.org/officeDocument/2006/relationships/image" Target="media/image16.png"/><Relationship Id="rId52" Type="http://schemas.openxmlformats.org/officeDocument/2006/relationships/image" Target="media/image23.jpg"/><Relationship Id="rId60" Type="http://schemas.openxmlformats.org/officeDocument/2006/relationships/hyperlink" Target="https://www.aliexpress.com/item/32971926978.html" TargetMode="External"/><Relationship Id="rId65" Type="http://schemas.openxmlformats.org/officeDocument/2006/relationships/hyperlink" Target="https://www.who.int/news-room/fact-sheets/detail/deafness-and-hearing-loss"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image" Target="media/image5.png"/><Relationship Id="rId39" Type="http://schemas.openxmlformats.org/officeDocument/2006/relationships/diagramLayout" Target="diagrams/layout3.xml"/><Relationship Id="rId34" Type="http://schemas.openxmlformats.org/officeDocument/2006/relationships/image" Target="media/image11.png"/><Relationship Id="rId50" Type="http://schemas.openxmlformats.org/officeDocument/2006/relationships/image" Target="media/image21.jpg"/><Relationship Id="rId55" Type="http://schemas.openxmlformats.org/officeDocument/2006/relationships/image" Target="media/image26.jp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5352A25-2816-423C-BE0F-40096BCF1203}" type="doc">
      <dgm:prSet loTypeId="urn:microsoft.com/office/officeart/2005/8/layout/process5" loCatId="process" qsTypeId="urn:microsoft.com/office/officeart/2005/8/quickstyle/simple1" qsCatId="simple" csTypeId="urn:microsoft.com/office/officeart/2005/8/colors/accent0_1" csCatId="mainScheme" phldr="1"/>
      <dgm:spPr/>
      <dgm:t>
        <a:bodyPr/>
        <a:lstStyle/>
        <a:p>
          <a:endParaRPr lang="en-MY"/>
        </a:p>
      </dgm:t>
    </dgm:pt>
    <dgm:pt modelId="{EAA5ABE6-5349-4AA8-A465-C2BC2382B7D0}">
      <dgm:prSet phldrT="[Text]" custT="1"/>
      <dgm:spPr/>
      <dgm:t>
        <a:bodyPr/>
        <a:lstStyle/>
        <a:p>
          <a:pPr algn="ctr"/>
          <a:r>
            <a:rPr lang="en-MY" sz="1200">
              <a:latin typeface="Times New Roman" panose="02020603050405020304" pitchFamily="18" charset="0"/>
              <a:cs typeface="Times New Roman" panose="02020603050405020304" pitchFamily="18" charset="0"/>
            </a:rPr>
            <a:t>Research for components choice and prototype design</a:t>
          </a:r>
        </a:p>
      </dgm:t>
    </dgm:pt>
    <dgm:pt modelId="{9E641008-FA3D-4CCB-8019-D7D716422206}" type="parTrans" cxnId="{2C568D10-C5CE-44B7-A3C0-36FB858C1BB3}">
      <dgm:prSet/>
      <dgm:spPr/>
      <dgm:t>
        <a:bodyPr/>
        <a:lstStyle/>
        <a:p>
          <a:pPr algn="ctr"/>
          <a:endParaRPr lang="en-MY"/>
        </a:p>
      </dgm:t>
    </dgm:pt>
    <dgm:pt modelId="{A7D6F1EA-5F3C-42EF-9BC4-AA7E17610314}" type="sibTrans" cxnId="{2C568D10-C5CE-44B7-A3C0-36FB858C1BB3}">
      <dgm:prSet custT="1"/>
      <dgm:spPr/>
      <dgm:t>
        <a:bodyPr/>
        <a:lstStyle/>
        <a:p>
          <a:pPr algn="ctr"/>
          <a:endParaRPr lang="en-MY" sz="1200">
            <a:latin typeface="Times New Roman" panose="02020603050405020304" pitchFamily="18" charset="0"/>
            <a:cs typeface="Times New Roman" panose="02020603050405020304" pitchFamily="18" charset="0"/>
          </a:endParaRPr>
        </a:p>
      </dgm:t>
    </dgm:pt>
    <dgm:pt modelId="{1917376A-C1F6-4A7F-AC45-A4089F4755F3}">
      <dgm:prSet phldrT="[Text]" custT="1"/>
      <dgm:spPr/>
      <dgm:t>
        <a:bodyPr/>
        <a:lstStyle/>
        <a:p>
          <a:pPr algn="ctr"/>
          <a:r>
            <a:rPr lang="en-MY" sz="1200">
              <a:latin typeface="Times New Roman" panose="02020603050405020304" pitchFamily="18" charset="0"/>
              <a:cs typeface="Times New Roman" panose="02020603050405020304" pitchFamily="18" charset="0"/>
            </a:rPr>
            <a:t>Preparation of components and tools required</a:t>
          </a:r>
        </a:p>
      </dgm:t>
    </dgm:pt>
    <dgm:pt modelId="{80CB2749-C5F8-4933-8D15-261AF37CC194}" type="parTrans" cxnId="{FB63331A-A08B-4C36-8694-1DD507D31A22}">
      <dgm:prSet/>
      <dgm:spPr/>
      <dgm:t>
        <a:bodyPr/>
        <a:lstStyle/>
        <a:p>
          <a:pPr algn="ctr"/>
          <a:endParaRPr lang="en-MY"/>
        </a:p>
      </dgm:t>
    </dgm:pt>
    <dgm:pt modelId="{729C7451-EECF-4089-A673-A8FFB8E258B5}" type="sibTrans" cxnId="{FB63331A-A08B-4C36-8694-1DD507D31A22}">
      <dgm:prSet custT="1"/>
      <dgm:spPr/>
      <dgm:t>
        <a:bodyPr/>
        <a:lstStyle/>
        <a:p>
          <a:pPr algn="ctr"/>
          <a:endParaRPr lang="en-MY" sz="1200">
            <a:latin typeface="Times New Roman" panose="02020603050405020304" pitchFamily="18" charset="0"/>
            <a:cs typeface="Times New Roman" panose="02020603050405020304" pitchFamily="18" charset="0"/>
          </a:endParaRPr>
        </a:p>
      </dgm:t>
    </dgm:pt>
    <dgm:pt modelId="{DF75568D-0D1E-4616-A212-635D36260799}">
      <dgm:prSet phldrT="[Text]" custT="1"/>
      <dgm:spPr/>
      <dgm:t>
        <a:bodyPr/>
        <a:lstStyle/>
        <a:p>
          <a:pPr algn="ctr"/>
          <a:r>
            <a:rPr lang="en-MY" sz="1200">
              <a:latin typeface="Times New Roman" panose="02020603050405020304" pitchFamily="18" charset="0"/>
              <a:cs typeface="Times New Roman" panose="02020603050405020304" pitchFamily="18" charset="0"/>
            </a:rPr>
            <a:t>Development and Testing of  software system PoC</a:t>
          </a:r>
        </a:p>
      </dgm:t>
    </dgm:pt>
    <dgm:pt modelId="{6424F53A-10D4-4012-BFFF-B000325AE642}" type="parTrans" cxnId="{06C41F51-FF7B-4313-98F3-C7D86B551E2B}">
      <dgm:prSet/>
      <dgm:spPr/>
      <dgm:t>
        <a:bodyPr/>
        <a:lstStyle/>
        <a:p>
          <a:pPr algn="ctr"/>
          <a:endParaRPr lang="en-MY"/>
        </a:p>
      </dgm:t>
    </dgm:pt>
    <dgm:pt modelId="{69E250DF-9594-4D33-B7E2-0D7B349B566A}" type="sibTrans" cxnId="{06C41F51-FF7B-4313-98F3-C7D86B551E2B}">
      <dgm:prSet custT="1"/>
      <dgm:spPr/>
      <dgm:t>
        <a:bodyPr/>
        <a:lstStyle/>
        <a:p>
          <a:pPr algn="ctr"/>
          <a:endParaRPr lang="en-MY" sz="1200">
            <a:latin typeface="Times New Roman" panose="02020603050405020304" pitchFamily="18" charset="0"/>
            <a:cs typeface="Times New Roman" panose="02020603050405020304" pitchFamily="18" charset="0"/>
          </a:endParaRPr>
        </a:p>
      </dgm:t>
    </dgm:pt>
    <dgm:pt modelId="{A82ABAF2-A11E-4BAE-BA75-68CDFE2820E5}">
      <dgm:prSet phldrT="[Text]" custT="1"/>
      <dgm:spPr/>
      <dgm:t>
        <a:bodyPr/>
        <a:lstStyle/>
        <a:p>
          <a:pPr algn="ctr"/>
          <a:r>
            <a:rPr lang="en-MY" sz="1200">
              <a:latin typeface="Times New Roman" panose="02020603050405020304" pitchFamily="18" charset="0"/>
              <a:cs typeface="Times New Roman" panose="02020603050405020304" pitchFamily="18" charset="0"/>
            </a:rPr>
            <a:t>Testing hardware components and circuit construction</a:t>
          </a:r>
        </a:p>
      </dgm:t>
    </dgm:pt>
    <dgm:pt modelId="{1E4009CF-59D4-4937-B75F-A7B7FF0D74A7}" type="parTrans" cxnId="{166898E1-5032-4647-AD50-41D22DED9335}">
      <dgm:prSet/>
      <dgm:spPr/>
      <dgm:t>
        <a:bodyPr/>
        <a:lstStyle/>
        <a:p>
          <a:pPr algn="ctr"/>
          <a:endParaRPr lang="en-MY"/>
        </a:p>
      </dgm:t>
    </dgm:pt>
    <dgm:pt modelId="{09332AD9-970B-475F-B085-CD497B432DF7}" type="sibTrans" cxnId="{166898E1-5032-4647-AD50-41D22DED9335}">
      <dgm:prSet custT="1"/>
      <dgm:spPr/>
      <dgm:t>
        <a:bodyPr/>
        <a:lstStyle/>
        <a:p>
          <a:pPr algn="ctr"/>
          <a:endParaRPr lang="en-MY" sz="1200">
            <a:latin typeface="Times New Roman" panose="02020603050405020304" pitchFamily="18" charset="0"/>
            <a:cs typeface="Times New Roman" panose="02020603050405020304" pitchFamily="18" charset="0"/>
          </a:endParaRPr>
        </a:p>
      </dgm:t>
    </dgm:pt>
    <dgm:pt modelId="{984F00A4-1073-4CC8-B125-036200960ADA}">
      <dgm:prSet phldrT="[Text]" custT="1"/>
      <dgm:spPr/>
      <dgm:t>
        <a:bodyPr/>
        <a:lstStyle/>
        <a:p>
          <a:pPr algn="ctr"/>
          <a:r>
            <a:rPr lang="en-MY" sz="1200">
              <a:latin typeface="Times New Roman" panose="02020603050405020304" pitchFamily="18" charset="0"/>
              <a:cs typeface="Times New Roman" panose="02020603050405020304" pitchFamily="18" charset="0"/>
            </a:rPr>
            <a:t>Fabrication of prototype frame/casing</a:t>
          </a:r>
        </a:p>
      </dgm:t>
    </dgm:pt>
    <dgm:pt modelId="{B1D42500-0C3C-4C0A-87FC-52B38F2CA34A}" type="parTrans" cxnId="{CC4A6827-EA63-4B7A-8E79-09CCC533145A}">
      <dgm:prSet/>
      <dgm:spPr/>
      <dgm:t>
        <a:bodyPr/>
        <a:lstStyle/>
        <a:p>
          <a:pPr algn="ctr"/>
          <a:endParaRPr lang="en-MY"/>
        </a:p>
      </dgm:t>
    </dgm:pt>
    <dgm:pt modelId="{807AA391-ED48-493C-B4EA-ECB97BF5A51C}" type="sibTrans" cxnId="{CC4A6827-EA63-4B7A-8E79-09CCC533145A}">
      <dgm:prSet custT="1"/>
      <dgm:spPr/>
      <dgm:t>
        <a:bodyPr/>
        <a:lstStyle/>
        <a:p>
          <a:pPr algn="ctr"/>
          <a:endParaRPr lang="en-MY" sz="1200">
            <a:latin typeface="Times New Roman" panose="02020603050405020304" pitchFamily="18" charset="0"/>
            <a:cs typeface="Times New Roman" panose="02020603050405020304" pitchFamily="18" charset="0"/>
          </a:endParaRPr>
        </a:p>
      </dgm:t>
    </dgm:pt>
    <dgm:pt modelId="{E4187C94-8BB9-42A1-923A-C2E9B871E757}">
      <dgm:prSet phldrT="[Text]" custT="1"/>
      <dgm:spPr/>
      <dgm:t>
        <a:bodyPr/>
        <a:lstStyle/>
        <a:p>
          <a:pPr algn="ctr"/>
          <a:r>
            <a:rPr lang="en-MY" sz="1200">
              <a:latin typeface="Times New Roman" panose="02020603050405020304" pitchFamily="18" charset="0"/>
              <a:cs typeface="Times New Roman" panose="02020603050405020304" pitchFamily="18" charset="0"/>
            </a:rPr>
            <a:t>Assembly of prototype</a:t>
          </a:r>
        </a:p>
      </dgm:t>
    </dgm:pt>
    <dgm:pt modelId="{6EBF520E-78FA-4A23-BFA5-B3A8D3DF5470}" type="parTrans" cxnId="{59188BF0-77BD-4A52-8060-ACBEA61155A9}">
      <dgm:prSet/>
      <dgm:spPr/>
      <dgm:t>
        <a:bodyPr/>
        <a:lstStyle/>
        <a:p>
          <a:pPr algn="ctr"/>
          <a:endParaRPr lang="en-MY"/>
        </a:p>
      </dgm:t>
    </dgm:pt>
    <dgm:pt modelId="{8AC8C291-A5A3-4B2C-ADD9-6C0C6664D57F}" type="sibTrans" cxnId="{59188BF0-77BD-4A52-8060-ACBEA61155A9}">
      <dgm:prSet custT="1"/>
      <dgm:spPr/>
      <dgm:t>
        <a:bodyPr/>
        <a:lstStyle/>
        <a:p>
          <a:pPr algn="ctr"/>
          <a:endParaRPr lang="en-MY" sz="1200">
            <a:latin typeface="Times New Roman" panose="02020603050405020304" pitchFamily="18" charset="0"/>
            <a:cs typeface="Times New Roman" panose="02020603050405020304" pitchFamily="18" charset="0"/>
          </a:endParaRPr>
        </a:p>
      </dgm:t>
    </dgm:pt>
    <dgm:pt modelId="{387746A3-E950-4106-8670-84B04417E710}">
      <dgm:prSet phldrT="[Text]" custT="1"/>
      <dgm:spPr/>
      <dgm:t>
        <a:bodyPr/>
        <a:lstStyle/>
        <a:p>
          <a:pPr algn="ctr"/>
          <a:r>
            <a:rPr lang="en-MY" sz="1200">
              <a:latin typeface="Times New Roman" panose="02020603050405020304" pitchFamily="18" charset="0"/>
              <a:cs typeface="Times New Roman" panose="02020603050405020304" pitchFamily="18" charset="0"/>
            </a:rPr>
            <a:t>Testing and improvement of a working prototype</a:t>
          </a:r>
        </a:p>
      </dgm:t>
    </dgm:pt>
    <dgm:pt modelId="{292BD439-CAC3-4B36-B426-DB7F60F7A58B}" type="parTrans" cxnId="{4DCD258F-71C5-40FA-A530-DC2566232761}">
      <dgm:prSet/>
      <dgm:spPr/>
      <dgm:t>
        <a:bodyPr/>
        <a:lstStyle/>
        <a:p>
          <a:pPr algn="ctr"/>
          <a:endParaRPr lang="en-MY"/>
        </a:p>
      </dgm:t>
    </dgm:pt>
    <dgm:pt modelId="{4ED3A437-2ABE-44AA-9408-AEB18D4FBC81}" type="sibTrans" cxnId="{4DCD258F-71C5-40FA-A530-DC2566232761}">
      <dgm:prSet custT="1"/>
      <dgm:spPr/>
      <dgm:t>
        <a:bodyPr/>
        <a:lstStyle/>
        <a:p>
          <a:pPr algn="ctr"/>
          <a:endParaRPr lang="en-MY" sz="1200">
            <a:latin typeface="Times New Roman" panose="02020603050405020304" pitchFamily="18" charset="0"/>
            <a:cs typeface="Times New Roman" panose="02020603050405020304" pitchFamily="18" charset="0"/>
          </a:endParaRPr>
        </a:p>
      </dgm:t>
    </dgm:pt>
    <dgm:pt modelId="{2F18366E-07FB-42FA-A2D3-0FD423FCFA7F}">
      <dgm:prSet phldrT="[Text]" custT="1"/>
      <dgm:spPr/>
      <dgm:t>
        <a:bodyPr/>
        <a:lstStyle/>
        <a:p>
          <a:pPr algn="ctr"/>
          <a:r>
            <a:rPr lang="en-MY" sz="1200">
              <a:latin typeface="Times New Roman" panose="02020603050405020304" pitchFamily="18" charset="0"/>
              <a:cs typeface="Times New Roman" panose="02020603050405020304" pitchFamily="18" charset="0"/>
            </a:rPr>
            <a:t>Completion of a working prototype</a:t>
          </a:r>
        </a:p>
      </dgm:t>
    </dgm:pt>
    <dgm:pt modelId="{0B38596B-675C-4D84-B12C-5A44D994D2E7}" type="parTrans" cxnId="{FC7C9985-7BBF-4312-9732-5BE890CEB853}">
      <dgm:prSet/>
      <dgm:spPr/>
      <dgm:t>
        <a:bodyPr/>
        <a:lstStyle/>
        <a:p>
          <a:pPr algn="ctr"/>
          <a:endParaRPr lang="en-MY"/>
        </a:p>
      </dgm:t>
    </dgm:pt>
    <dgm:pt modelId="{C55ED2DC-BD2F-4514-99E2-A01714590E50}" type="sibTrans" cxnId="{FC7C9985-7BBF-4312-9732-5BE890CEB853}">
      <dgm:prSet/>
      <dgm:spPr/>
      <dgm:t>
        <a:bodyPr/>
        <a:lstStyle/>
        <a:p>
          <a:pPr algn="ctr"/>
          <a:endParaRPr lang="en-MY"/>
        </a:p>
      </dgm:t>
    </dgm:pt>
    <dgm:pt modelId="{52DFE57D-3FFC-4B81-8043-B5902DB20329}" type="pres">
      <dgm:prSet presAssocID="{05352A25-2816-423C-BE0F-40096BCF1203}" presName="diagram" presStyleCnt="0">
        <dgm:presLayoutVars>
          <dgm:dir/>
          <dgm:resizeHandles val="exact"/>
        </dgm:presLayoutVars>
      </dgm:prSet>
      <dgm:spPr/>
    </dgm:pt>
    <dgm:pt modelId="{22A3CB8C-8A1E-484A-8912-E3B817607F2E}" type="pres">
      <dgm:prSet presAssocID="{EAA5ABE6-5349-4AA8-A465-C2BC2382B7D0}" presName="node" presStyleLbl="node1" presStyleIdx="0" presStyleCnt="8">
        <dgm:presLayoutVars>
          <dgm:bulletEnabled val="1"/>
        </dgm:presLayoutVars>
      </dgm:prSet>
      <dgm:spPr/>
    </dgm:pt>
    <dgm:pt modelId="{669E46E4-1368-4AC5-B9C7-B53C9F8C7157}" type="pres">
      <dgm:prSet presAssocID="{A7D6F1EA-5F3C-42EF-9BC4-AA7E17610314}" presName="sibTrans" presStyleLbl="sibTrans2D1" presStyleIdx="0" presStyleCnt="7"/>
      <dgm:spPr/>
    </dgm:pt>
    <dgm:pt modelId="{80054F6C-6CE2-42B1-A74D-5568DF16969F}" type="pres">
      <dgm:prSet presAssocID="{A7D6F1EA-5F3C-42EF-9BC4-AA7E17610314}" presName="connectorText" presStyleLbl="sibTrans2D1" presStyleIdx="0" presStyleCnt="7"/>
      <dgm:spPr/>
    </dgm:pt>
    <dgm:pt modelId="{5D3F2ADB-B655-4AA2-B1DB-8CD726942414}" type="pres">
      <dgm:prSet presAssocID="{1917376A-C1F6-4A7F-AC45-A4089F4755F3}" presName="node" presStyleLbl="node1" presStyleIdx="1" presStyleCnt="8">
        <dgm:presLayoutVars>
          <dgm:bulletEnabled val="1"/>
        </dgm:presLayoutVars>
      </dgm:prSet>
      <dgm:spPr/>
    </dgm:pt>
    <dgm:pt modelId="{DBB6F6DE-DF1F-4291-ADAA-A3740F8191AC}" type="pres">
      <dgm:prSet presAssocID="{729C7451-EECF-4089-A673-A8FFB8E258B5}" presName="sibTrans" presStyleLbl="sibTrans2D1" presStyleIdx="1" presStyleCnt="7"/>
      <dgm:spPr/>
    </dgm:pt>
    <dgm:pt modelId="{C8F0B7A7-D8B5-4160-8BF1-880A98930672}" type="pres">
      <dgm:prSet presAssocID="{729C7451-EECF-4089-A673-A8FFB8E258B5}" presName="connectorText" presStyleLbl="sibTrans2D1" presStyleIdx="1" presStyleCnt="7"/>
      <dgm:spPr/>
    </dgm:pt>
    <dgm:pt modelId="{B7EAF2AF-F17E-4D03-B20A-6B50F33758B2}" type="pres">
      <dgm:prSet presAssocID="{DF75568D-0D1E-4616-A212-635D36260799}" presName="node" presStyleLbl="node1" presStyleIdx="2" presStyleCnt="8">
        <dgm:presLayoutVars>
          <dgm:bulletEnabled val="1"/>
        </dgm:presLayoutVars>
      </dgm:prSet>
      <dgm:spPr/>
    </dgm:pt>
    <dgm:pt modelId="{9DBF0B1F-629E-4E27-9975-0BF54E86CD6A}" type="pres">
      <dgm:prSet presAssocID="{69E250DF-9594-4D33-B7E2-0D7B349B566A}" presName="sibTrans" presStyleLbl="sibTrans2D1" presStyleIdx="2" presStyleCnt="7"/>
      <dgm:spPr/>
    </dgm:pt>
    <dgm:pt modelId="{40B69A1D-01CF-48C8-A592-D89E0B6AABF2}" type="pres">
      <dgm:prSet presAssocID="{69E250DF-9594-4D33-B7E2-0D7B349B566A}" presName="connectorText" presStyleLbl="sibTrans2D1" presStyleIdx="2" presStyleCnt="7"/>
      <dgm:spPr/>
    </dgm:pt>
    <dgm:pt modelId="{B1F7F549-93FC-4CC1-A476-32AE0B695C30}" type="pres">
      <dgm:prSet presAssocID="{A82ABAF2-A11E-4BAE-BA75-68CDFE2820E5}" presName="node" presStyleLbl="node1" presStyleIdx="3" presStyleCnt="8">
        <dgm:presLayoutVars>
          <dgm:bulletEnabled val="1"/>
        </dgm:presLayoutVars>
      </dgm:prSet>
      <dgm:spPr/>
    </dgm:pt>
    <dgm:pt modelId="{E9C591D0-01B4-47E5-AFFC-CAC2BDED4328}" type="pres">
      <dgm:prSet presAssocID="{09332AD9-970B-475F-B085-CD497B432DF7}" presName="sibTrans" presStyleLbl="sibTrans2D1" presStyleIdx="3" presStyleCnt="7"/>
      <dgm:spPr/>
    </dgm:pt>
    <dgm:pt modelId="{7384396E-A393-44F1-B2C9-0B7474C0560C}" type="pres">
      <dgm:prSet presAssocID="{09332AD9-970B-475F-B085-CD497B432DF7}" presName="connectorText" presStyleLbl="sibTrans2D1" presStyleIdx="3" presStyleCnt="7"/>
      <dgm:spPr/>
    </dgm:pt>
    <dgm:pt modelId="{0503F94A-3D4E-4436-9508-71A21010DCFA}" type="pres">
      <dgm:prSet presAssocID="{984F00A4-1073-4CC8-B125-036200960ADA}" presName="node" presStyleLbl="node1" presStyleIdx="4" presStyleCnt="8">
        <dgm:presLayoutVars>
          <dgm:bulletEnabled val="1"/>
        </dgm:presLayoutVars>
      </dgm:prSet>
      <dgm:spPr/>
    </dgm:pt>
    <dgm:pt modelId="{6CFD00A6-A639-4F87-B95A-190BF76E9746}" type="pres">
      <dgm:prSet presAssocID="{807AA391-ED48-493C-B4EA-ECB97BF5A51C}" presName="sibTrans" presStyleLbl="sibTrans2D1" presStyleIdx="4" presStyleCnt="7"/>
      <dgm:spPr/>
    </dgm:pt>
    <dgm:pt modelId="{FF20FCC6-30EA-46ED-B009-9A0F3855A79C}" type="pres">
      <dgm:prSet presAssocID="{807AA391-ED48-493C-B4EA-ECB97BF5A51C}" presName="connectorText" presStyleLbl="sibTrans2D1" presStyleIdx="4" presStyleCnt="7"/>
      <dgm:spPr/>
    </dgm:pt>
    <dgm:pt modelId="{982FA9EB-3A1A-4305-A94D-AD3BA9D6735D}" type="pres">
      <dgm:prSet presAssocID="{E4187C94-8BB9-42A1-923A-C2E9B871E757}" presName="node" presStyleLbl="node1" presStyleIdx="5" presStyleCnt="8">
        <dgm:presLayoutVars>
          <dgm:bulletEnabled val="1"/>
        </dgm:presLayoutVars>
      </dgm:prSet>
      <dgm:spPr/>
    </dgm:pt>
    <dgm:pt modelId="{06BF6C2E-A23D-4757-BAEA-D99E76A54061}" type="pres">
      <dgm:prSet presAssocID="{8AC8C291-A5A3-4B2C-ADD9-6C0C6664D57F}" presName="sibTrans" presStyleLbl="sibTrans2D1" presStyleIdx="5" presStyleCnt="7"/>
      <dgm:spPr/>
    </dgm:pt>
    <dgm:pt modelId="{3A2F6E82-6854-418E-A414-989E2BE4685E}" type="pres">
      <dgm:prSet presAssocID="{8AC8C291-A5A3-4B2C-ADD9-6C0C6664D57F}" presName="connectorText" presStyleLbl="sibTrans2D1" presStyleIdx="5" presStyleCnt="7"/>
      <dgm:spPr/>
    </dgm:pt>
    <dgm:pt modelId="{D6480EF0-12FD-4B23-A542-EE3A20B2493C}" type="pres">
      <dgm:prSet presAssocID="{387746A3-E950-4106-8670-84B04417E710}" presName="node" presStyleLbl="node1" presStyleIdx="6" presStyleCnt="8">
        <dgm:presLayoutVars>
          <dgm:bulletEnabled val="1"/>
        </dgm:presLayoutVars>
      </dgm:prSet>
      <dgm:spPr/>
    </dgm:pt>
    <dgm:pt modelId="{B23AEFCF-B684-491B-8149-BEAE301DA9A2}" type="pres">
      <dgm:prSet presAssocID="{4ED3A437-2ABE-44AA-9408-AEB18D4FBC81}" presName="sibTrans" presStyleLbl="sibTrans2D1" presStyleIdx="6" presStyleCnt="7"/>
      <dgm:spPr/>
    </dgm:pt>
    <dgm:pt modelId="{40D2C6E1-AA7C-4D50-9F92-C5C1ED7479F9}" type="pres">
      <dgm:prSet presAssocID="{4ED3A437-2ABE-44AA-9408-AEB18D4FBC81}" presName="connectorText" presStyleLbl="sibTrans2D1" presStyleIdx="6" presStyleCnt="7"/>
      <dgm:spPr/>
    </dgm:pt>
    <dgm:pt modelId="{D10ACC05-204B-4961-AF72-4F099E30ACC4}" type="pres">
      <dgm:prSet presAssocID="{2F18366E-07FB-42FA-A2D3-0FD423FCFA7F}" presName="node" presStyleLbl="node1" presStyleIdx="7" presStyleCnt="8">
        <dgm:presLayoutVars>
          <dgm:bulletEnabled val="1"/>
        </dgm:presLayoutVars>
      </dgm:prSet>
      <dgm:spPr/>
    </dgm:pt>
  </dgm:ptLst>
  <dgm:cxnLst>
    <dgm:cxn modelId="{68EC3601-F6DC-4D3D-8D1A-E0ACAE43AFC8}" type="presOf" srcId="{729C7451-EECF-4089-A673-A8FFB8E258B5}" destId="{DBB6F6DE-DF1F-4291-ADAA-A3740F8191AC}" srcOrd="0" destOrd="0" presId="urn:microsoft.com/office/officeart/2005/8/layout/process5"/>
    <dgm:cxn modelId="{2C568D10-C5CE-44B7-A3C0-36FB858C1BB3}" srcId="{05352A25-2816-423C-BE0F-40096BCF1203}" destId="{EAA5ABE6-5349-4AA8-A465-C2BC2382B7D0}" srcOrd="0" destOrd="0" parTransId="{9E641008-FA3D-4CCB-8019-D7D716422206}" sibTransId="{A7D6F1EA-5F3C-42EF-9BC4-AA7E17610314}"/>
    <dgm:cxn modelId="{FB63331A-A08B-4C36-8694-1DD507D31A22}" srcId="{05352A25-2816-423C-BE0F-40096BCF1203}" destId="{1917376A-C1F6-4A7F-AC45-A4089F4755F3}" srcOrd="1" destOrd="0" parTransId="{80CB2749-C5F8-4933-8D15-261AF37CC194}" sibTransId="{729C7451-EECF-4089-A673-A8FFB8E258B5}"/>
    <dgm:cxn modelId="{CC4A6827-EA63-4B7A-8E79-09CCC533145A}" srcId="{05352A25-2816-423C-BE0F-40096BCF1203}" destId="{984F00A4-1073-4CC8-B125-036200960ADA}" srcOrd="4" destOrd="0" parTransId="{B1D42500-0C3C-4C0A-87FC-52B38F2CA34A}" sibTransId="{807AA391-ED48-493C-B4EA-ECB97BF5A51C}"/>
    <dgm:cxn modelId="{A2BE8E33-A43B-499A-B750-811B0170BD77}" type="presOf" srcId="{387746A3-E950-4106-8670-84B04417E710}" destId="{D6480EF0-12FD-4B23-A542-EE3A20B2493C}" srcOrd="0" destOrd="0" presId="urn:microsoft.com/office/officeart/2005/8/layout/process5"/>
    <dgm:cxn modelId="{7864623C-92EC-4551-95F0-A712DEA1CBEE}" type="presOf" srcId="{A7D6F1EA-5F3C-42EF-9BC4-AA7E17610314}" destId="{80054F6C-6CE2-42B1-A74D-5568DF16969F}" srcOrd="1" destOrd="0" presId="urn:microsoft.com/office/officeart/2005/8/layout/process5"/>
    <dgm:cxn modelId="{BA89AA5C-41AB-404B-8681-201E900334B1}" type="presOf" srcId="{E4187C94-8BB9-42A1-923A-C2E9B871E757}" destId="{982FA9EB-3A1A-4305-A94D-AD3BA9D6735D}" srcOrd="0" destOrd="0" presId="urn:microsoft.com/office/officeart/2005/8/layout/process5"/>
    <dgm:cxn modelId="{0C88E04E-1F6C-4428-8CB3-04A89DD8D9A8}" type="presOf" srcId="{EAA5ABE6-5349-4AA8-A465-C2BC2382B7D0}" destId="{22A3CB8C-8A1E-484A-8912-E3B817607F2E}" srcOrd="0" destOrd="0" presId="urn:microsoft.com/office/officeart/2005/8/layout/process5"/>
    <dgm:cxn modelId="{68A62B4F-DF1C-404D-8D7B-C6F986EAC5B5}" type="presOf" srcId="{4ED3A437-2ABE-44AA-9408-AEB18D4FBC81}" destId="{B23AEFCF-B684-491B-8149-BEAE301DA9A2}" srcOrd="0" destOrd="0" presId="urn:microsoft.com/office/officeart/2005/8/layout/process5"/>
    <dgm:cxn modelId="{06C41F51-FF7B-4313-98F3-C7D86B551E2B}" srcId="{05352A25-2816-423C-BE0F-40096BCF1203}" destId="{DF75568D-0D1E-4616-A212-635D36260799}" srcOrd="2" destOrd="0" parTransId="{6424F53A-10D4-4012-BFFF-B000325AE642}" sibTransId="{69E250DF-9594-4D33-B7E2-0D7B349B566A}"/>
    <dgm:cxn modelId="{C2F7AB74-F3D0-433B-A12E-CE93CE68A082}" type="presOf" srcId="{DF75568D-0D1E-4616-A212-635D36260799}" destId="{B7EAF2AF-F17E-4D03-B20A-6B50F33758B2}" srcOrd="0" destOrd="0" presId="urn:microsoft.com/office/officeart/2005/8/layout/process5"/>
    <dgm:cxn modelId="{21F56F76-8B30-4EB6-8C88-FFE9B53B843E}" type="presOf" srcId="{69E250DF-9594-4D33-B7E2-0D7B349B566A}" destId="{40B69A1D-01CF-48C8-A592-D89E0B6AABF2}" srcOrd="1" destOrd="0" presId="urn:microsoft.com/office/officeart/2005/8/layout/process5"/>
    <dgm:cxn modelId="{358F0E84-9559-4DFE-883F-0303FE6ACB65}" type="presOf" srcId="{69E250DF-9594-4D33-B7E2-0D7B349B566A}" destId="{9DBF0B1F-629E-4E27-9975-0BF54E86CD6A}" srcOrd="0" destOrd="0" presId="urn:microsoft.com/office/officeart/2005/8/layout/process5"/>
    <dgm:cxn modelId="{FC7C9985-7BBF-4312-9732-5BE890CEB853}" srcId="{05352A25-2816-423C-BE0F-40096BCF1203}" destId="{2F18366E-07FB-42FA-A2D3-0FD423FCFA7F}" srcOrd="7" destOrd="0" parTransId="{0B38596B-675C-4D84-B12C-5A44D994D2E7}" sibTransId="{C55ED2DC-BD2F-4514-99E2-A01714590E50}"/>
    <dgm:cxn modelId="{4DCD258F-71C5-40FA-A530-DC2566232761}" srcId="{05352A25-2816-423C-BE0F-40096BCF1203}" destId="{387746A3-E950-4106-8670-84B04417E710}" srcOrd="6" destOrd="0" parTransId="{292BD439-CAC3-4B36-B426-DB7F60F7A58B}" sibTransId="{4ED3A437-2ABE-44AA-9408-AEB18D4FBC81}"/>
    <dgm:cxn modelId="{F16B6490-1831-4325-B6F7-10F90E3E5E95}" type="presOf" srcId="{8AC8C291-A5A3-4B2C-ADD9-6C0C6664D57F}" destId="{06BF6C2E-A23D-4757-BAEA-D99E76A54061}" srcOrd="0" destOrd="0" presId="urn:microsoft.com/office/officeart/2005/8/layout/process5"/>
    <dgm:cxn modelId="{DBB19993-760B-4984-B066-8F86B67ADEAB}" type="presOf" srcId="{09332AD9-970B-475F-B085-CD497B432DF7}" destId="{7384396E-A393-44F1-B2C9-0B7474C0560C}" srcOrd="1" destOrd="0" presId="urn:microsoft.com/office/officeart/2005/8/layout/process5"/>
    <dgm:cxn modelId="{1AF72E9F-7E3F-4C53-B53F-E3AD4782456B}" type="presOf" srcId="{729C7451-EECF-4089-A673-A8FFB8E258B5}" destId="{C8F0B7A7-D8B5-4160-8BF1-880A98930672}" srcOrd="1" destOrd="0" presId="urn:microsoft.com/office/officeart/2005/8/layout/process5"/>
    <dgm:cxn modelId="{E081E89F-A47D-4B30-9E32-B24C1D8837E1}" type="presOf" srcId="{807AA391-ED48-493C-B4EA-ECB97BF5A51C}" destId="{6CFD00A6-A639-4F87-B95A-190BF76E9746}" srcOrd="0" destOrd="0" presId="urn:microsoft.com/office/officeart/2005/8/layout/process5"/>
    <dgm:cxn modelId="{F0C2EAA0-417A-4C58-AC2A-56C212A75E4B}" type="presOf" srcId="{807AA391-ED48-493C-B4EA-ECB97BF5A51C}" destId="{FF20FCC6-30EA-46ED-B009-9A0F3855A79C}" srcOrd="1" destOrd="0" presId="urn:microsoft.com/office/officeart/2005/8/layout/process5"/>
    <dgm:cxn modelId="{8D6879A4-BF6B-4EAD-A88E-EB98FB0037C6}" type="presOf" srcId="{05352A25-2816-423C-BE0F-40096BCF1203}" destId="{52DFE57D-3FFC-4B81-8043-B5902DB20329}" srcOrd="0" destOrd="0" presId="urn:microsoft.com/office/officeart/2005/8/layout/process5"/>
    <dgm:cxn modelId="{3F3E09AB-CD6B-4F71-9E08-94C261578116}" type="presOf" srcId="{A7D6F1EA-5F3C-42EF-9BC4-AA7E17610314}" destId="{669E46E4-1368-4AC5-B9C7-B53C9F8C7157}" srcOrd="0" destOrd="0" presId="urn:microsoft.com/office/officeart/2005/8/layout/process5"/>
    <dgm:cxn modelId="{56D4E2BD-13D1-4037-8161-227BCE3E8F2B}" type="presOf" srcId="{1917376A-C1F6-4A7F-AC45-A4089F4755F3}" destId="{5D3F2ADB-B655-4AA2-B1DB-8CD726942414}" srcOrd="0" destOrd="0" presId="urn:microsoft.com/office/officeart/2005/8/layout/process5"/>
    <dgm:cxn modelId="{F66A9AC3-FF5D-4576-A74A-E91D654C7824}" type="presOf" srcId="{2F18366E-07FB-42FA-A2D3-0FD423FCFA7F}" destId="{D10ACC05-204B-4961-AF72-4F099E30ACC4}" srcOrd="0" destOrd="0" presId="urn:microsoft.com/office/officeart/2005/8/layout/process5"/>
    <dgm:cxn modelId="{6F2AB8CA-A32A-4732-904D-503BC50C3FC4}" type="presOf" srcId="{09332AD9-970B-475F-B085-CD497B432DF7}" destId="{E9C591D0-01B4-47E5-AFFC-CAC2BDED4328}" srcOrd="0" destOrd="0" presId="urn:microsoft.com/office/officeart/2005/8/layout/process5"/>
    <dgm:cxn modelId="{E46A86D4-9262-4F9F-8BBD-785365D96040}" type="presOf" srcId="{A82ABAF2-A11E-4BAE-BA75-68CDFE2820E5}" destId="{B1F7F549-93FC-4CC1-A476-32AE0B695C30}" srcOrd="0" destOrd="0" presId="urn:microsoft.com/office/officeart/2005/8/layout/process5"/>
    <dgm:cxn modelId="{166898E1-5032-4647-AD50-41D22DED9335}" srcId="{05352A25-2816-423C-BE0F-40096BCF1203}" destId="{A82ABAF2-A11E-4BAE-BA75-68CDFE2820E5}" srcOrd="3" destOrd="0" parTransId="{1E4009CF-59D4-4937-B75F-A7B7FF0D74A7}" sibTransId="{09332AD9-970B-475F-B085-CD497B432DF7}"/>
    <dgm:cxn modelId="{F271A4E4-A56C-4AA8-AB2C-3720051C3744}" type="presOf" srcId="{984F00A4-1073-4CC8-B125-036200960ADA}" destId="{0503F94A-3D4E-4436-9508-71A21010DCFA}" srcOrd="0" destOrd="0" presId="urn:microsoft.com/office/officeart/2005/8/layout/process5"/>
    <dgm:cxn modelId="{1AC0EFE4-0F60-44AE-A2FB-583584EB37B7}" type="presOf" srcId="{4ED3A437-2ABE-44AA-9408-AEB18D4FBC81}" destId="{40D2C6E1-AA7C-4D50-9F92-C5C1ED7479F9}" srcOrd="1" destOrd="0" presId="urn:microsoft.com/office/officeart/2005/8/layout/process5"/>
    <dgm:cxn modelId="{59188BF0-77BD-4A52-8060-ACBEA61155A9}" srcId="{05352A25-2816-423C-BE0F-40096BCF1203}" destId="{E4187C94-8BB9-42A1-923A-C2E9B871E757}" srcOrd="5" destOrd="0" parTransId="{6EBF520E-78FA-4A23-BFA5-B3A8D3DF5470}" sibTransId="{8AC8C291-A5A3-4B2C-ADD9-6C0C6664D57F}"/>
    <dgm:cxn modelId="{20592FF4-0B92-4A4F-98A3-AEF8C5127E70}" type="presOf" srcId="{8AC8C291-A5A3-4B2C-ADD9-6C0C6664D57F}" destId="{3A2F6E82-6854-418E-A414-989E2BE4685E}" srcOrd="1" destOrd="0" presId="urn:microsoft.com/office/officeart/2005/8/layout/process5"/>
    <dgm:cxn modelId="{532334D6-EDAF-4D73-B0AE-073AE311FA34}" type="presParOf" srcId="{52DFE57D-3FFC-4B81-8043-B5902DB20329}" destId="{22A3CB8C-8A1E-484A-8912-E3B817607F2E}" srcOrd="0" destOrd="0" presId="urn:microsoft.com/office/officeart/2005/8/layout/process5"/>
    <dgm:cxn modelId="{5AB5EC56-E67B-4D09-92C8-365E755BB944}" type="presParOf" srcId="{52DFE57D-3FFC-4B81-8043-B5902DB20329}" destId="{669E46E4-1368-4AC5-B9C7-B53C9F8C7157}" srcOrd="1" destOrd="0" presId="urn:microsoft.com/office/officeart/2005/8/layout/process5"/>
    <dgm:cxn modelId="{492193B2-57C7-4E07-A623-07E48DD7A7DA}" type="presParOf" srcId="{669E46E4-1368-4AC5-B9C7-B53C9F8C7157}" destId="{80054F6C-6CE2-42B1-A74D-5568DF16969F}" srcOrd="0" destOrd="0" presId="urn:microsoft.com/office/officeart/2005/8/layout/process5"/>
    <dgm:cxn modelId="{884ACB09-412B-4340-8ACE-533695D97A18}" type="presParOf" srcId="{52DFE57D-3FFC-4B81-8043-B5902DB20329}" destId="{5D3F2ADB-B655-4AA2-B1DB-8CD726942414}" srcOrd="2" destOrd="0" presId="urn:microsoft.com/office/officeart/2005/8/layout/process5"/>
    <dgm:cxn modelId="{E0E072F1-2ECA-4038-82FA-1DBE00C4CB40}" type="presParOf" srcId="{52DFE57D-3FFC-4B81-8043-B5902DB20329}" destId="{DBB6F6DE-DF1F-4291-ADAA-A3740F8191AC}" srcOrd="3" destOrd="0" presId="urn:microsoft.com/office/officeart/2005/8/layout/process5"/>
    <dgm:cxn modelId="{5B63C270-7250-40C7-8939-ADAEA30642DF}" type="presParOf" srcId="{DBB6F6DE-DF1F-4291-ADAA-A3740F8191AC}" destId="{C8F0B7A7-D8B5-4160-8BF1-880A98930672}" srcOrd="0" destOrd="0" presId="urn:microsoft.com/office/officeart/2005/8/layout/process5"/>
    <dgm:cxn modelId="{992A70CF-7A5E-4024-81CF-CC1F3FE853EA}" type="presParOf" srcId="{52DFE57D-3FFC-4B81-8043-B5902DB20329}" destId="{B7EAF2AF-F17E-4D03-B20A-6B50F33758B2}" srcOrd="4" destOrd="0" presId="urn:microsoft.com/office/officeart/2005/8/layout/process5"/>
    <dgm:cxn modelId="{9B5331E0-4885-4E61-83CA-828779B3D5EE}" type="presParOf" srcId="{52DFE57D-3FFC-4B81-8043-B5902DB20329}" destId="{9DBF0B1F-629E-4E27-9975-0BF54E86CD6A}" srcOrd="5" destOrd="0" presId="urn:microsoft.com/office/officeart/2005/8/layout/process5"/>
    <dgm:cxn modelId="{1E2E3C13-2CFD-4D8D-83B4-BDA788821476}" type="presParOf" srcId="{9DBF0B1F-629E-4E27-9975-0BF54E86CD6A}" destId="{40B69A1D-01CF-48C8-A592-D89E0B6AABF2}" srcOrd="0" destOrd="0" presId="urn:microsoft.com/office/officeart/2005/8/layout/process5"/>
    <dgm:cxn modelId="{F514A832-85E7-44FB-956C-09CA569EFBEF}" type="presParOf" srcId="{52DFE57D-3FFC-4B81-8043-B5902DB20329}" destId="{B1F7F549-93FC-4CC1-A476-32AE0B695C30}" srcOrd="6" destOrd="0" presId="urn:microsoft.com/office/officeart/2005/8/layout/process5"/>
    <dgm:cxn modelId="{862FBE72-3ACD-45A9-87B8-26A8B1A47C6B}" type="presParOf" srcId="{52DFE57D-3FFC-4B81-8043-B5902DB20329}" destId="{E9C591D0-01B4-47E5-AFFC-CAC2BDED4328}" srcOrd="7" destOrd="0" presId="urn:microsoft.com/office/officeart/2005/8/layout/process5"/>
    <dgm:cxn modelId="{AADC96EA-E354-4320-9796-9B662592A317}" type="presParOf" srcId="{E9C591D0-01B4-47E5-AFFC-CAC2BDED4328}" destId="{7384396E-A393-44F1-B2C9-0B7474C0560C}" srcOrd="0" destOrd="0" presId="urn:microsoft.com/office/officeart/2005/8/layout/process5"/>
    <dgm:cxn modelId="{948C8AB6-1E82-4B76-A253-5916CEBDFA5A}" type="presParOf" srcId="{52DFE57D-3FFC-4B81-8043-B5902DB20329}" destId="{0503F94A-3D4E-4436-9508-71A21010DCFA}" srcOrd="8" destOrd="0" presId="urn:microsoft.com/office/officeart/2005/8/layout/process5"/>
    <dgm:cxn modelId="{6613D11F-8755-45AF-BFBF-0861A4F64DD3}" type="presParOf" srcId="{52DFE57D-3FFC-4B81-8043-B5902DB20329}" destId="{6CFD00A6-A639-4F87-B95A-190BF76E9746}" srcOrd="9" destOrd="0" presId="urn:microsoft.com/office/officeart/2005/8/layout/process5"/>
    <dgm:cxn modelId="{ED3E244C-1BA6-45ED-9054-44AA52F808BB}" type="presParOf" srcId="{6CFD00A6-A639-4F87-B95A-190BF76E9746}" destId="{FF20FCC6-30EA-46ED-B009-9A0F3855A79C}" srcOrd="0" destOrd="0" presId="urn:microsoft.com/office/officeart/2005/8/layout/process5"/>
    <dgm:cxn modelId="{DD658112-247F-49B0-B8F4-E6A5784220DA}" type="presParOf" srcId="{52DFE57D-3FFC-4B81-8043-B5902DB20329}" destId="{982FA9EB-3A1A-4305-A94D-AD3BA9D6735D}" srcOrd="10" destOrd="0" presId="urn:microsoft.com/office/officeart/2005/8/layout/process5"/>
    <dgm:cxn modelId="{117D04FC-6C9A-44BE-8621-60D3FAE4DDA5}" type="presParOf" srcId="{52DFE57D-3FFC-4B81-8043-B5902DB20329}" destId="{06BF6C2E-A23D-4757-BAEA-D99E76A54061}" srcOrd="11" destOrd="0" presId="urn:microsoft.com/office/officeart/2005/8/layout/process5"/>
    <dgm:cxn modelId="{8562E3D6-AC7A-4711-B3C8-529CCFCB5BC7}" type="presParOf" srcId="{06BF6C2E-A23D-4757-BAEA-D99E76A54061}" destId="{3A2F6E82-6854-418E-A414-989E2BE4685E}" srcOrd="0" destOrd="0" presId="urn:microsoft.com/office/officeart/2005/8/layout/process5"/>
    <dgm:cxn modelId="{581C8B66-5A97-4814-9085-1F4B2F70B096}" type="presParOf" srcId="{52DFE57D-3FFC-4B81-8043-B5902DB20329}" destId="{D6480EF0-12FD-4B23-A542-EE3A20B2493C}" srcOrd="12" destOrd="0" presId="urn:microsoft.com/office/officeart/2005/8/layout/process5"/>
    <dgm:cxn modelId="{9686E8B7-46F5-4F84-9B75-C7FD344D1625}" type="presParOf" srcId="{52DFE57D-3FFC-4B81-8043-B5902DB20329}" destId="{B23AEFCF-B684-491B-8149-BEAE301DA9A2}" srcOrd="13" destOrd="0" presId="urn:microsoft.com/office/officeart/2005/8/layout/process5"/>
    <dgm:cxn modelId="{C0C342F3-CF7A-4C87-B960-66D3F084A338}" type="presParOf" srcId="{B23AEFCF-B684-491B-8149-BEAE301DA9A2}" destId="{40D2C6E1-AA7C-4D50-9F92-C5C1ED7479F9}" srcOrd="0" destOrd="0" presId="urn:microsoft.com/office/officeart/2005/8/layout/process5"/>
    <dgm:cxn modelId="{B1D9E826-A11E-4760-B8CA-EFF9B88C1897}" type="presParOf" srcId="{52DFE57D-3FFC-4B81-8043-B5902DB20329}" destId="{D10ACC05-204B-4961-AF72-4F099E30ACC4}" srcOrd="14" destOrd="0" presId="urn:microsoft.com/office/officeart/2005/8/layout/process5"/>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ECE656B-5520-4E0E-8FA8-E84CD738CBFE}" type="doc">
      <dgm:prSet loTypeId="urn:microsoft.com/office/officeart/2005/8/layout/process1" loCatId="process" qsTypeId="urn:microsoft.com/office/officeart/2005/8/quickstyle/simple1" qsCatId="simple" csTypeId="urn:microsoft.com/office/officeart/2005/8/colors/accent1_2" csCatId="accent1" phldr="1"/>
      <dgm:spPr/>
    </dgm:pt>
    <dgm:pt modelId="{7E2757AB-3772-4A4F-8790-B46CF418AD53}">
      <dgm:prSet phldrT="[Text]" custT="1"/>
      <dgm:spPr/>
      <dgm:t>
        <a:bodyPr/>
        <a:lstStyle/>
        <a:p>
          <a:r>
            <a:rPr lang="en-US" sz="1400">
              <a:latin typeface="Times New Roman" panose="02020603050405020304" pitchFamily="18" charset="0"/>
              <a:cs typeface="Times New Roman" panose="02020603050405020304" pitchFamily="18" charset="0"/>
            </a:rPr>
            <a:t>Record surrounding speech using sensor in prototype.</a:t>
          </a:r>
          <a:endParaRPr lang="en-MY" sz="1400">
            <a:latin typeface="Times New Roman" panose="02020603050405020304" pitchFamily="18" charset="0"/>
            <a:cs typeface="Times New Roman" panose="02020603050405020304" pitchFamily="18" charset="0"/>
          </a:endParaRPr>
        </a:p>
      </dgm:t>
    </dgm:pt>
    <dgm:pt modelId="{A27582D6-2ECD-4715-BA6B-7EBA0EABE9ED}" type="parTrans" cxnId="{B5860D2C-AAB7-4A87-B406-13235F1B93FC}">
      <dgm:prSet/>
      <dgm:spPr/>
      <dgm:t>
        <a:bodyPr/>
        <a:lstStyle/>
        <a:p>
          <a:endParaRPr lang="en-MY"/>
        </a:p>
      </dgm:t>
    </dgm:pt>
    <dgm:pt modelId="{1B8FBB2E-E140-4900-9CD5-09F0CB41F20D}" type="sibTrans" cxnId="{B5860D2C-AAB7-4A87-B406-13235F1B93FC}">
      <dgm:prSet/>
      <dgm:spPr/>
      <dgm:t>
        <a:bodyPr/>
        <a:lstStyle/>
        <a:p>
          <a:endParaRPr lang="en-MY"/>
        </a:p>
      </dgm:t>
    </dgm:pt>
    <dgm:pt modelId="{BD2E1687-711E-4FA9-9820-9B9F1E18EFD7}">
      <dgm:prSet phldrT="[Text]" custT="1"/>
      <dgm:spPr/>
      <dgm:t>
        <a:bodyPr/>
        <a:lstStyle/>
        <a:p>
          <a:r>
            <a:rPr lang="en-US" sz="1400">
              <a:latin typeface="Times New Roman" panose="02020603050405020304" pitchFamily="18" charset="0"/>
              <a:cs typeface="Times New Roman" panose="02020603050405020304" pitchFamily="18" charset="0"/>
            </a:rPr>
            <a:t>Stream recorded audio to Google Speech-to-Text service</a:t>
          </a:r>
          <a:r>
            <a:rPr lang="en-US" sz="1800"/>
            <a:t>.</a:t>
          </a:r>
          <a:endParaRPr lang="en-MY" sz="1800"/>
        </a:p>
      </dgm:t>
    </dgm:pt>
    <dgm:pt modelId="{658BCA52-2921-46C4-AE30-B6432F33F2DF}" type="parTrans" cxnId="{19D21906-00F8-4036-BD73-C04DD538B89B}">
      <dgm:prSet/>
      <dgm:spPr/>
      <dgm:t>
        <a:bodyPr/>
        <a:lstStyle/>
        <a:p>
          <a:endParaRPr lang="en-MY"/>
        </a:p>
      </dgm:t>
    </dgm:pt>
    <dgm:pt modelId="{BAFD82C6-4435-4929-91A4-A41E77366859}" type="sibTrans" cxnId="{19D21906-00F8-4036-BD73-C04DD538B89B}">
      <dgm:prSet/>
      <dgm:spPr/>
      <dgm:t>
        <a:bodyPr/>
        <a:lstStyle/>
        <a:p>
          <a:endParaRPr lang="en-MY"/>
        </a:p>
      </dgm:t>
    </dgm:pt>
    <dgm:pt modelId="{819D7EA3-0247-4899-8E36-30BCCFF43F26}">
      <dgm:prSet phldrT="[Text]" custT="1"/>
      <dgm:spPr/>
      <dgm:t>
        <a:bodyPr/>
        <a:lstStyle/>
        <a:p>
          <a:r>
            <a:rPr lang="en-US" sz="1400">
              <a:latin typeface="Times New Roman" panose="02020603050405020304" pitchFamily="18" charset="0"/>
              <a:cs typeface="Times New Roman" panose="02020603050405020304" pitchFamily="18" charset="0"/>
            </a:rPr>
            <a:t>Display transcribed text on lens</a:t>
          </a:r>
          <a:r>
            <a:rPr lang="en-US" sz="2000"/>
            <a:t>.</a:t>
          </a:r>
          <a:endParaRPr lang="en-MY" sz="2000"/>
        </a:p>
      </dgm:t>
    </dgm:pt>
    <dgm:pt modelId="{6F886E21-48BC-491E-B2BF-FCD69BF2CAEF}" type="parTrans" cxnId="{67FF212F-5EB3-412B-8C91-84590F81FA43}">
      <dgm:prSet/>
      <dgm:spPr/>
      <dgm:t>
        <a:bodyPr/>
        <a:lstStyle/>
        <a:p>
          <a:endParaRPr lang="en-MY"/>
        </a:p>
      </dgm:t>
    </dgm:pt>
    <dgm:pt modelId="{1FA7F761-33F8-4223-AA29-20EA118287C5}" type="sibTrans" cxnId="{67FF212F-5EB3-412B-8C91-84590F81FA43}">
      <dgm:prSet/>
      <dgm:spPr/>
      <dgm:t>
        <a:bodyPr/>
        <a:lstStyle/>
        <a:p>
          <a:endParaRPr lang="en-MY"/>
        </a:p>
      </dgm:t>
    </dgm:pt>
    <dgm:pt modelId="{F25BA177-EA39-4F3C-842F-FD125FA472E0}" type="pres">
      <dgm:prSet presAssocID="{0ECE656B-5520-4E0E-8FA8-E84CD738CBFE}" presName="Name0" presStyleCnt="0">
        <dgm:presLayoutVars>
          <dgm:dir/>
          <dgm:resizeHandles val="exact"/>
        </dgm:presLayoutVars>
      </dgm:prSet>
      <dgm:spPr/>
    </dgm:pt>
    <dgm:pt modelId="{8A2C41FE-B461-4361-AA5C-39DA6562AD28}" type="pres">
      <dgm:prSet presAssocID="{7E2757AB-3772-4A4F-8790-B46CF418AD53}" presName="node" presStyleLbl="node1" presStyleIdx="0" presStyleCnt="3">
        <dgm:presLayoutVars>
          <dgm:bulletEnabled val="1"/>
        </dgm:presLayoutVars>
      </dgm:prSet>
      <dgm:spPr/>
    </dgm:pt>
    <dgm:pt modelId="{88BF96DF-6422-43CE-A094-FAF5DBB29E5E}" type="pres">
      <dgm:prSet presAssocID="{1B8FBB2E-E140-4900-9CD5-09F0CB41F20D}" presName="sibTrans" presStyleLbl="sibTrans2D1" presStyleIdx="0" presStyleCnt="2"/>
      <dgm:spPr/>
    </dgm:pt>
    <dgm:pt modelId="{1E047283-FD33-4FBA-B0C2-0D1954B93D9C}" type="pres">
      <dgm:prSet presAssocID="{1B8FBB2E-E140-4900-9CD5-09F0CB41F20D}" presName="connectorText" presStyleLbl="sibTrans2D1" presStyleIdx="0" presStyleCnt="2"/>
      <dgm:spPr/>
    </dgm:pt>
    <dgm:pt modelId="{1B2939A2-A587-4E4B-8288-42DE47C9E0E8}" type="pres">
      <dgm:prSet presAssocID="{BD2E1687-711E-4FA9-9820-9B9F1E18EFD7}" presName="node" presStyleLbl="node1" presStyleIdx="1" presStyleCnt="3">
        <dgm:presLayoutVars>
          <dgm:bulletEnabled val="1"/>
        </dgm:presLayoutVars>
      </dgm:prSet>
      <dgm:spPr/>
    </dgm:pt>
    <dgm:pt modelId="{8F8A9D50-117A-4A63-8542-90544E233DB5}" type="pres">
      <dgm:prSet presAssocID="{BAFD82C6-4435-4929-91A4-A41E77366859}" presName="sibTrans" presStyleLbl="sibTrans2D1" presStyleIdx="1" presStyleCnt="2"/>
      <dgm:spPr/>
    </dgm:pt>
    <dgm:pt modelId="{4CA5C436-5B66-4398-951C-0A8BA74989BE}" type="pres">
      <dgm:prSet presAssocID="{BAFD82C6-4435-4929-91A4-A41E77366859}" presName="connectorText" presStyleLbl="sibTrans2D1" presStyleIdx="1" presStyleCnt="2"/>
      <dgm:spPr/>
    </dgm:pt>
    <dgm:pt modelId="{2E267B41-D9D3-4338-BA8C-3403DAD06F8F}" type="pres">
      <dgm:prSet presAssocID="{819D7EA3-0247-4899-8E36-30BCCFF43F26}" presName="node" presStyleLbl="node1" presStyleIdx="2" presStyleCnt="3">
        <dgm:presLayoutVars>
          <dgm:bulletEnabled val="1"/>
        </dgm:presLayoutVars>
      </dgm:prSet>
      <dgm:spPr/>
    </dgm:pt>
  </dgm:ptLst>
  <dgm:cxnLst>
    <dgm:cxn modelId="{19D21906-00F8-4036-BD73-C04DD538B89B}" srcId="{0ECE656B-5520-4E0E-8FA8-E84CD738CBFE}" destId="{BD2E1687-711E-4FA9-9820-9B9F1E18EFD7}" srcOrd="1" destOrd="0" parTransId="{658BCA52-2921-46C4-AE30-B6432F33F2DF}" sibTransId="{BAFD82C6-4435-4929-91A4-A41E77366859}"/>
    <dgm:cxn modelId="{DA282911-DBD2-4DEE-8EAA-8D052D216948}" type="presOf" srcId="{819D7EA3-0247-4899-8E36-30BCCFF43F26}" destId="{2E267B41-D9D3-4338-BA8C-3403DAD06F8F}" srcOrd="0" destOrd="0" presId="urn:microsoft.com/office/officeart/2005/8/layout/process1"/>
    <dgm:cxn modelId="{B5860D2C-AAB7-4A87-B406-13235F1B93FC}" srcId="{0ECE656B-5520-4E0E-8FA8-E84CD738CBFE}" destId="{7E2757AB-3772-4A4F-8790-B46CF418AD53}" srcOrd="0" destOrd="0" parTransId="{A27582D6-2ECD-4715-BA6B-7EBA0EABE9ED}" sibTransId="{1B8FBB2E-E140-4900-9CD5-09F0CB41F20D}"/>
    <dgm:cxn modelId="{67FF212F-5EB3-412B-8C91-84590F81FA43}" srcId="{0ECE656B-5520-4E0E-8FA8-E84CD738CBFE}" destId="{819D7EA3-0247-4899-8E36-30BCCFF43F26}" srcOrd="2" destOrd="0" parTransId="{6F886E21-48BC-491E-B2BF-FCD69BF2CAEF}" sibTransId="{1FA7F761-33F8-4223-AA29-20EA118287C5}"/>
    <dgm:cxn modelId="{5482D533-CFC3-44FB-A7E8-ED714CE61EA8}" type="presOf" srcId="{BD2E1687-711E-4FA9-9820-9B9F1E18EFD7}" destId="{1B2939A2-A587-4E4B-8288-42DE47C9E0E8}" srcOrd="0" destOrd="0" presId="urn:microsoft.com/office/officeart/2005/8/layout/process1"/>
    <dgm:cxn modelId="{4208884B-AD9A-4D23-8998-C42B192179D0}" type="presOf" srcId="{1B8FBB2E-E140-4900-9CD5-09F0CB41F20D}" destId="{1E047283-FD33-4FBA-B0C2-0D1954B93D9C}" srcOrd="1" destOrd="0" presId="urn:microsoft.com/office/officeart/2005/8/layout/process1"/>
    <dgm:cxn modelId="{7BA18D4B-BA5A-4360-B30C-6DE2541BA618}" type="presOf" srcId="{BAFD82C6-4435-4929-91A4-A41E77366859}" destId="{4CA5C436-5B66-4398-951C-0A8BA74989BE}" srcOrd="1" destOrd="0" presId="urn:microsoft.com/office/officeart/2005/8/layout/process1"/>
    <dgm:cxn modelId="{2C0D5E6F-0DB4-4178-9385-727E897BB662}" type="presOf" srcId="{BAFD82C6-4435-4929-91A4-A41E77366859}" destId="{8F8A9D50-117A-4A63-8542-90544E233DB5}" srcOrd="0" destOrd="0" presId="urn:microsoft.com/office/officeart/2005/8/layout/process1"/>
    <dgm:cxn modelId="{124CD37A-250D-448A-8D67-6147B915822B}" type="presOf" srcId="{1B8FBB2E-E140-4900-9CD5-09F0CB41F20D}" destId="{88BF96DF-6422-43CE-A094-FAF5DBB29E5E}" srcOrd="0" destOrd="0" presId="urn:microsoft.com/office/officeart/2005/8/layout/process1"/>
    <dgm:cxn modelId="{07333B92-025A-45DB-B16A-F7B04C574895}" type="presOf" srcId="{0ECE656B-5520-4E0E-8FA8-E84CD738CBFE}" destId="{F25BA177-EA39-4F3C-842F-FD125FA472E0}" srcOrd="0" destOrd="0" presId="urn:microsoft.com/office/officeart/2005/8/layout/process1"/>
    <dgm:cxn modelId="{8F85DDF4-0E52-4B6A-B2C8-32AB223259A4}" type="presOf" srcId="{7E2757AB-3772-4A4F-8790-B46CF418AD53}" destId="{8A2C41FE-B461-4361-AA5C-39DA6562AD28}" srcOrd="0" destOrd="0" presId="urn:microsoft.com/office/officeart/2005/8/layout/process1"/>
    <dgm:cxn modelId="{8200D6E0-FF4F-49E2-A05C-3AB8DD416CB6}" type="presParOf" srcId="{F25BA177-EA39-4F3C-842F-FD125FA472E0}" destId="{8A2C41FE-B461-4361-AA5C-39DA6562AD28}" srcOrd="0" destOrd="0" presId="urn:microsoft.com/office/officeart/2005/8/layout/process1"/>
    <dgm:cxn modelId="{E66AA69C-FF87-4857-8908-5A99463FEADD}" type="presParOf" srcId="{F25BA177-EA39-4F3C-842F-FD125FA472E0}" destId="{88BF96DF-6422-43CE-A094-FAF5DBB29E5E}" srcOrd="1" destOrd="0" presId="urn:microsoft.com/office/officeart/2005/8/layout/process1"/>
    <dgm:cxn modelId="{9419AC25-69E8-4BF1-B9F3-EF6A25ECA620}" type="presParOf" srcId="{88BF96DF-6422-43CE-A094-FAF5DBB29E5E}" destId="{1E047283-FD33-4FBA-B0C2-0D1954B93D9C}" srcOrd="0" destOrd="0" presId="urn:microsoft.com/office/officeart/2005/8/layout/process1"/>
    <dgm:cxn modelId="{CBCE38DB-2ED9-43F6-A78B-5CB867754AE1}" type="presParOf" srcId="{F25BA177-EA39-4F3C-842F-FD125FA472E0}" destId="{1B2939A2-A587-4E4B-8288-42DE47C9E0E8}" srcOrd="2" destOrd="0" presId="urn:microsoft.com/office/officeart/2005/8/layout/process1"/>
    <dgm:cxn modelId="{DFC0C0C1-3D0C-4CCE-B08B-C40AD64CFC4F}" type="presParOf" srcId="{F25BA177-EA39-4F3C-842F-FD125FA472E0}" destId="{8F8A9D50-117A-4A63-8542-90544E233DB5}" srcOrd="3" destOrd="0" presId="urn:microsoft.com/office/officeart/2005/8/layout/process1"/>
    <dgm:cxn modelId="{A8137089-D767-46E0-A37A-1EADC972F2CB}" type="presParOf" srcId="{8F8A9D50-117A-4A63-8542-90544E233DB5}" destId="{4CA5C436-5B66-4398-951C-0A8BA74989BE}" srcOrd="0" destOrd="0" presId="urn:microsoft.com/office/officeart/2005/8/layout/process1"/>
    <dgm:cxn modelId="{DBF570C9-69BB-4165-A664-EB53AFABDE41}" type="presParOf" srcId="{F25BA177-EA39-4F3C-842F-FD125FA472E0}" destId="{2E267B41-D9D3-4338-BA8C-3403DAD06F8F}" srcOrd="4" destOrd="0" presId="urn:microsoft.com/office/officeart/2005/8/layout/process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5352A25-2816-423C-BE0F-40096BCF1203}" type="doc">
      <dgm:prSet loTypeId="urn:microsoft.com/office/officeart/2005/8/layout/process5" loCatId="process" qsTypeId="urn:microsoft.com/office/officeart/2005/8/quickstyle/simple1" qsCatId="simple" csTypeId="urn:microsoft.com/office/officeart/2005/8/colors/accent0_1" csCatId="mainScheme" phldr="1"/>
      <dgm:spPr/>
      <dgm:t>
        <a:bodyPr/>
        <a:lstStyle/>
        <a:p>
          <a:endParaRPr lang="en-MY"/>
        </a:p>
      </dgm:t>
    </dgm:pt>
    <dgm:pt modelId="{EAA5ABE6-5349-4AA8-A465-C2BC2382B7D0}">
      <dgm:prSet phldrT="[Text]" custT="1"/>
      <dgm:spPr/>
      <dgm:t>
        <a:bodyPr/>
        <a:lstStyle/>
        <a:p>
          <a:pPr algn="ctr"/>
          <a:r>
            <a:rPr lang="en-MY" sz="1200">
              <a:latin typeface="Times New Roman" panose="02020603050405020304" pitchFamily="18" charset="0"/>
              <a:cs typeface="Times New Roman" panose="02020603050405020304" pitchFamily="18" charset="0"/>
            </a:rPr>
            <a:t>Research for components choice and prototype design</a:t>
          </a:r>
        </a:p>
      </dgm:t>
    </dgm:pt>
    <dgm:pt modelId="{9E641008-FA3D-4CCB-8019-D7D716422206}" type="parTrans" cxnId="{2C568D10-C5CE-44B7-A3C0-36FB858C1BB3}">
      <dgm:prSet/>
      <dgm:spPr/>
      <dgm:t>
        <a:bodyPr/>
        <a:lstStyle/>
        <a:p>
          <a:pPr algn="ctr"/>
          <a:endParaRPr lang="en-MY"/>
        </a:p>
      </dgm:t>
    </dgm:pt>
    <dgm:pt modelId="{A7D6F1EA-5F3C-42EF-9BC4-AA7E17610314}" type="sibTrans" cxnId="{2C568D10-C5CE-44B7-A3C0-36FB858C1BB3}">
      <dgm:prSet custT="1"/>
      <dgm:spPr/>
      <dgm:t>
        <a:bodyPr/>
        <a:lstStyle/>
        <a:p>
          <a:pPr algn="ctr"/>
          <a:endParaRPr lang="en-MY" sz="1200">
            <a:latin typeface="Times New Roman" panose="02020603050405020304" pitchFamily="18" charset="0"/>
            <a:cs typeface="Times New Roman" panose="02020603050405020304" pitchFamily="18" charset="0"/>
          </a:endParaRPr>
        </a:p>
      </dgm:t>
    </dgm:pt>
    <dgm:pt modelId="{1917376A-C1F6-4A7F-AC45-A4089F4755F3}">
      <dgm:prSet phldrT="[Text]" custT="1"/>
      <dgm:spPr/>
      <dgm:t>
        <a:bodyPr/>
        <a:lstStyle/>
        <a:p>
          <a:pPr algn="ctr"/>
          <a:r>
            <a:rPr lang="en-MY" sz="1200">
              <a:latin typeface="Times New Roman" panose="02020603050405020304" pitchFamily="18" charset="0"/>
              <a:cs typeface="Times New Roman" panose="02020603050405020304" pitchFamily="18" charset="0"/>
            </a:rPr>
            <a:t>Preparation of components and tools required</a:t>
          </a:r>
        </a:p>
      </dgm:t>
    </dgm:pt>
    <dgm:pt modelId="{80CB2749-C5F8-4933-8D15-261AF37CC194}" type="parTrans" cxnId="{FB63331A-A08B-4C36-8694-1DD507D31A22}">
      <dgm:prSet/>
      <dgm:spPr/>
      <dgm:t>
        <a:bodyPr/>
        <a:lstStyle/>
        <a:p>
          <a:pPr algn="ctr"/>
          <a:endParaRPr lang="en-MY"/>
        </a:p>
      </dgm:t>
    </dgm:pt>
    <dgm:pt modelId="{729C7451-EECF-4089-A673-A8FFB8E258B5}" type="sibTrans" cxnId="{FB63331A-A08B-4C36-8694-1DD507D31A22}">
      <dgm:prSet custT="1"/>
      <dgm:spPr/>
      <dgm:t>
        <a:bodyPr/>
        <a:lstStyle/>
        <a:p>
          <a:pPr algn="ctr"/>
          <a:endParaRPr lang="en-MY" sz="1200">
            <a:latin typeface="Times New Roman" panose="02020603050405020304" pitchFamily="18" charset="0"/>
            <a:cs typeface="Times New Roman" panose="02020603050405020304" pitchFamily="18" charset="0"/>
          </a:endParaRPr>
        </a:p>
      </dgm:t>
    </dgm:pt>
    <dgm:pt modelId="{DF75568D-0D1E-4616-A212-635D36260799}">
      <dgm:prSet phldrT="[Text]" custT="1"/>
      <dgm:spPr/>
      <dgm:t>
        <a:bodyPr/>
        <a:lstStyle/>
        <a:p>
          <a:pPr algn="ctr"/>
          <a:r>
            <a:rPr lang="en-MY" sz="1200">
              <a:latin typeface="Times New Roman" panose="02020603050405020304" pitchFamily="18" charset="0"/>
              <a:cs typeface="Times New Roman" panose="02020603050405020304" pitchFamily="18" charset="0"/>
            </a:rPr>
            <a:t>Development and Testing of  software system PoC</a:t>
          </a:r>
        </a:p>
      </dgm:t>
    </dgm:pt>
    <dgm:pt modelId="{6424F53A-10D4-4012-BFFF-B000325AE642}" type="parTrans" cxnId="{06C41F51-FF7B-4313-98F3-C7D86B551E2B}">
      <dgm:prSet/>
      <dgm:spPr/>
      <dgm:t>
        <a:bodyPr/>
        <a:lstStyle/>
        <a:p>
          <a:pPr algn="ctr"/>
          <a:endParaRPr lang="en-MY"/>
        </a:p>
      </dgm:t>
    </dgm:pt>
    <dgm:pt modelId="{69E250DF-9594-4D33-B7E2-0D7B349B566A}" type="sibTrans" cxnId="{06C41F51-FF7B-4313-98F3-C7D86B551E2B}">
      <dgm:prSet custT="1"/>
      <dgm:spPr/>
      <dgm:t>
        <a:bodyPr/>
        <a:lstStyle/>
        <a:p>
          <a:pPr algn="ctr"/>
          <a:endParaRPr lang="en-MY" sz="1200">
            <a:latin typeface="Times New Roman" panose="02020603050405020304" pitchFamily="18" charset="0"/>
            <a:cs typeface="Times New Roman" panose="02020603050405020304" pitchFamily="18" charset="0"/>
          </a:endParaRPr>
        </a:p>
      </dgm:t>
    </dgm:pt>
    <dgm:pt modelId="{A82ABAF2-A11E-4BAE-BA75-68CDFE2820E5}">
      <dgm:prSet phldrT="[Text]" custT="1"/>
      <dgm:spPr/>
      <dgm:t>
        <a:bodyPr/>
        <a:lstStyle/>
        <a:p>
          <a:pPr algn="ctr"/>
          <a:r>
            <a:rPr lang="en-MY" sz="1200">
              <a:latin typeface="Times New Roman" panose="02020603050405020304" pitchFamily="18" charset="0"/>
              <a:cs typeface="Times New Roman" panose="02020603050405020304" pitchFamily="18" charset="0"/>
            </a:rPr>
            <a:t>Testing hardware components and circuit construction</a:t>
          </a:r>
        </a:p>
      </dgm:t>
    </dgm:pt>
    <dgm:pt modelId="{1E4009CF-59D4-4937-B75F-A7B7FF0D74A7}" type="parTrans" cxnId="{166898E1-5032-4647-AD50-41D22DED9335}">
      <dgm:prSet/>
      <dgm:spPr/>
      <dgm:t>
        <a:bodyPr/>
        <a:lstStyle/>
        <a:p>
          <a:pPr algn="ctr"/>
          <a:endParaRPr lang="en-MY"/>
        </a:p>
      </dgm:t>
    </dgm:pt>
    <dgm:pt modelId="{09332AD9-970B-475F-B085-CD497B432DF7}" type="sibTrans" cxnId="{166898E1-5032-4647-AD50-41D22DED9335}">
      <dgm:prSet custT="1"/>
      <dgm:spPr/>
      <dgm:t>
        <a:bodyPr/>
        <a:lstStyle/>
        <a:p>
          <a:pPr algn="ctr"/>
          <a:endParaRPr lang="en-MY" sz="1200">
            <a:latin typeface="Times New Roman" panose="02020603050405020304" pitchFamily="18" charset="0"/>
            <a:cs typeface="Times New Roman" panose="02020603050405020304" pitchFamily="18" charset="0"/>
          </a:endParaRPr>
        </a:p>
      </dgm:t>
    </dgm:pt>
    <dgm:pt modelId="{984F00A4-1073-4CC8-B125-036200960ADA}">
      <dgm:prSet phldrT="[Text]" custT="1"/>
      <dgm:spPr/>
      <dgm:t>
        <a:bodyPr/>
        <a:lstStyle/>
        <a:p>
          <a:pPr algn="ctr"/>
          <a:r>
            <a:rPr lang="en-MY" sz="1200">
              <a:latin typeface="Times New Roman" panose="02020603050405020304" pitchFamily="18" charset="0"/>
              <a:cs typeface="Times New Roman" panose="02020603050405020304" pitchFamily="18" charset="0"/>
            </a:rPr>
            <a:t>Fabrication of prototype frame/casing</a:t>
          </a:r>
        </a:p>
      </dgm:t>
    </dgm:pt>
    <dgm:pt modelId="{B1D42500-0C3C-4C0A-87FC-52B38F2CA34A}" type="parTrans" cxnId="{CC4A6827-EA63-4B7A-8E79-09CCC533145A}">
      <dgm:prSet/>
      <dgm:spPr/>
      <dgm:t>
        <a:bodyPr/>
        <a:lstStyle/>
        <a:p>
          <a:pPr algn="ctr"/>
          <a:endParaRPr lang="en-MY"/>
        </a:p>
      </dgm:t>
    </dgm:pt>
    <dgm:pt modelId="{807AA391-ED48-493C-B4EA-ECB97BF5A51C}" type="sibTrans" cxnId="{CC4A6827-EA63-4B7A-8E79-09CCC533145A}">
      <dgm:prSet custT="1"/>
      <dgm:spPr/>
      <dgm:t>
        <a:bodyPr/>
        <a:lstStyle/>
        <a:p>
          <a:pPr algn="ctr"/>
          <a:endParaRPr lang="en-MY" sz="1200">
            <a:latin typeface="Times New Roman" panose="02020603050405020304" pitchFamily="18" charset="0"/>
            <a:cs typeface="Times New Roman" panose="02020603050405020304" pitchFamily="18" charset="0"/>
          </a:endParaRPr>
        </a:p>
      </dgm:t>
    </dgm:pt>
    <dgm:pt modelId="{E4187C94-8BB9-42A1-923A-C2E9B871E757}">
      <dgm:prSet phldrT="[Text]" custT="1"/>
      <dgm:spPr/>
      <dgm:t>
        <a:bodyPr/>
        <a:lstStyle/>
        <a:p>
          <a:pPr algn="ctr"/>
          <a:r>
            <a:rPr lang="en-MY" sz="1200">
              <a:latin typeface="Times New Roman" panose="02020603050405020304" pitchFamily="18" charset="0"/>
              <a:cs typeface="Times New Roman" panose="02020603050405020304" pitchFamily="18" charset="0"/>
            </a:rPr>
            <a:t>Assembly of prototype</a:t>
          </a:r>
        </a:p>
      </dgm:t>
    </dgm:pt>
    <dgm:pt modelId="{6EBF520E-78FA-4A23-BFA5-B3A8D3DF5470}" type="parTrans" cxnId="{59188BF0-77BD-4A52-8060-ACBEA61155A9}">
      <dgm:prSet/>
      <dgm:spPr/>
      <dgm:t>
        <a:bodyPr/>
        <a:lstStyle/>
        <a:p>
          <a:pPr algn="ctr"/>
          <a:endParaRPr lang="en-MY"/>
        </a:p>
      </dgm:t>
    </dgm:pt>
    <dgm:pt modelId="{8AC8C291-A5A3-4B2C-ADD9-6C0C6664D57F}" type="sibTrans" cxnId="{59188BF0-77BD-4A52-8060-ACBEA61155A9}">
      <dgm:prSet custT="1"/>
      <dgm:spPr/>
      <dgm:t>
        <a:bodyPr/>
        <a:lstStyle/>
        <a:p>
          <a:pPr algn="ctr"/>
          <a:endParaRPr lang="en-MY" sz="1200">
            <a:latin typeface="Times New Roman" panose="02020603050405020304" pitchFamily="18" charset="0"/>
            <a:cs typeface="Times New Roman" panose="02020603050405020304" pitchFamily="18" charset="0"/>
          </a:endParaRPr>
        </a:p>
      </dgm:t>
    </dgm:pt>
    <dgm:pt modelId="{387746A3-E950-4106-8670-84B04417E710}">
      <dgm:prSet phldrT="[Text]" custT="1"/>
      <dgm:spPr/>
      <dgm:t>
        <a:bodyPr/>
        <a:lstStyle/>
        <a:p>
          <a:pPr algn="ctr"/>
          <a:r>
            <a:rPr lang="en-MY" sz="1200">
              <a:latin typeface="Times New Roman" panose="02020603050405020304" pitchFamily="18" charset="0"/>
              <a:cs typeface="Times New Roman" panose="02020603050405020304" pitchFamily="18" charset="0"/>
            </a:rPr>
            <a:t>Testing and improvement of a working prototype</a:t>
          </a:r>
        </a:p>
      </dgm:t>
    </dgm:pt>
    <dgm:pt modelId="{292BD439-CAC3-4B36-B426-DB7F60F7A58B}" type="parTrans" cxnId="{4DCD258F-71C5-40FA-A530-DC2566232761}">
      <dgm:prSet/>
      <dgm:spPr/>
      <dgm:t>
        <a:bodyPr/>
        <a:lstStyle/>
        <a:p>
          <a:pPr algn="ctr"/>
          <a:endParaRPr lang="en-MY"/>
        </a:p>
      </dgm:t>
    </dgm:pt>
    <dgm:pt modelId="{4ED3A437-2ABE-44AA-9408-AEB18D4FBC81}" type="sibTrans" cxnId="{4DCD258F-71C5-40FA-A530-DC2566232761}">
      <dgm:prSet custT="1"/>
      <dgm:spPr/>
      <dgm:t>
        <a:bodyPr/>
        <a:lstStyle/>
        <a:p>
          <a:pPr algn="ctr"/>
          <a:endParaRPr lang="en-MY" sz="1200">
            <a:latin typeface="Times New Roman" panose="02020603050405020304" pitchFamily="18" charset="0"/>
            <a:cs typeface="Times New Roman" panose="02020603050405020304" pitchFamily="18" charset="0"/>
          </a:endParaRPr>
        </a:p>
      </dgm:t>
    </dgm:pt>
    <dgm:pt modelId="{2F18366E-07FB-42FA-A2D3-0FD423FCFA7F}">
      <dgm:prSet phldrT="[Text]" custT="1"/>
      <dgm:spPr/>
      <dgm:t>
        <a:bodyPr/>
        <a:lstStyle/>
        <a:p>
          <a:pPr algn="ctr"/>
          <a:r>
            <a:rPr lang="en-MY" sz="1200">
              <a:latin typeface="Times New Roman" panose="02020603050405020304" pitchFamily="18" charset="0"/>
              <a:cs typeface="Times New Roman" panose="02020603050405020304" pitchFamily="18" charset="0"/>
            </a:rPr>
            <a:t>Completion of a working prototype</a:t>
          </a:r>
        </a:p>
      </dgm:t>
    </dgm:pt>
    <dgm:pt modelId="{0B38596B-675C-4D84-B12C-5A44D994D2E7}" type="parTrans" cxnId="{FC7C9985-7BBF-4312-9732-5BE890CEB853}">
      <dgm:prSet/>
      <dgm:spPr/>
      <dgm:t>
        <a:bodyPr/>
        <a:lstStyle/>
        <a:p>
          <a:pPr algn="ctr"/>
          <a:endParaRPr lang="en-MY"/>
        </a:p>
      </dgm:t>
    </dgm:pt>
    <dgm:pt modelId="{C55ED2DC-BD2F-4514-99E2-A01714590E50}" type="sibTrans" cxnId="{FC7C9985-7BBF-4312-9732-5BE890CEB853}">
      <dgm:prSet/>
      <dgm:spPr/>
      <dgm:t>
        <a:bodyPr/>
        <a:lstStyle/>
        <a:p>
          <a:pPr algn="ctr"/>
          <a:endParaRPr lang="en-MY"/>
        </a:p>
      </dgm:t>
    </dgm:pt>
    <dgm:pt modelId="{52DFE57D-3FFC-4B81-8043-B5902DB20329}" type="pres">
      <dgm:prSet presAssocID="{05352A25-2816-423C-BE0F-40096BCF1203}" presName="diagram" presStyleCnt="0">
        <dgm:presLayoutVars>
          <dgm:dir/>
          <dgm:resizeHandles val="exact"/>
        </dgm:presLayoutVars>
      </dgm:prSet>
      <dgm:spPr/>
    </dgm:pt>
    <dgm:pt modelId="{22A3CB8C-8A1E-484A-8912-E3B817607F2E}" type="pres">
      <dgm:prSet presAssocID="{EAA5ABE6-5349-4AA8-A465-C2BC2382B7D0}" presName="node" presStyleLbl="node1" presStyleIdx="0" presStyleCnt="8">
        <dgm:presLayoutVars>
          <dgm:bulletEnabled val="1"/>
        </dgm:presLayoutVars>
      </dgm:prSet>
      <dgm:spPr/>
    </dgm:pt>
    <dgm:pt modelId="{669E46E4-1368-4AC5-B9C7-B53C9F8C7157}" type="pres">
      <dgm:prSet presAssocID="{A7D6F1EA-5F3C-42EF-9BC4-AA7E17610314}" presName="sibTrans" presStyleLbl="sibTrans2D1" presStyleIdx="0" presStyleCnt="7"/>
      <dgm:spPr/>
    </dgm:pt>
    <dgm:pt modelId="{80054F6C-6CE2-42B1-A74D-5568DF16969F}" type="pres">
      <dgm:prSet presAssocID="{A7D6F1EA-5F3C-42EF-9BC4-AA7E17610314}" presName="connectorText" presStyleLbl="sibTrans2D1" presStyleIdx="0" presStyleCnt="7"/>
      <dgm:spPr/>
    </dgm:pt>
    <dgm:pt modelId="{5D3F2ADB-B655-4AA2-B1DB-8CD726942414}" type="pres">
      <dgm:prSet presAssocID="{1917376A-C1F6-4A7F-AC45-A4089F4755F3}" presName="node" presStyleLbl="node1" presStyleIdx="1" presStyleCnt="8">
        <dgm:presLayoutVars>
          <dgm:bulletEnabled val="1"/>
        </dgm:presLayoutVars>
      </dgm:prSet>
      <dgm:spPr/>
    </dgm:pt>
    <dgm:pt modelId="{DBB6F6DE-DF1F-4291-ADAA-A3740F8191AC}" type="pres">
      <dgm:prSet presAssocID="{729C7451-EECF-4089-A673-A8FFB8E258B5}" presName="sibTrans" presStyleLbl="sibTrans2D1" presStyleIdx="1" presStyleCnt="7"/>
      <dgm:spPr/>
    </dgm:pt>
    <dgm:pt modelId="{C8F0B7A7-D8B5-4160-8BF1-880A98930672}" type="pres">
      <dgm:prSet presAssocID="{729C7451-EECF-4089-A673-A8FFB8E258B5}" presName="connectorText" presStyleLbl="sibTrans2D1" presStyleIdx="1" presStyleCnt="7"/>
      <dgm:spPr/>
    </dgm:pt>
    <dgm:pt modelId="{B7EAF2AF-F17E-4D03-B20A-6B50F33758B2}" type="pres">
      <dgm:prSet presAssocID="{DF75568D-0D1E-4616-A212-635D36260799}" presName="node" presStyleLbl="node1" presStyleIdx="2" presStyleCnt="8">
        <dgm:presLayoutVars>
          <dgm:bulletEnabled val="1"/>
        </dgm:presLayoutVars>
      </dgm:prSet>
      <dgm:spPr/>
    </dgm:pt>
    <dgm:pt modelId="{9DBF0B1F-629E-4E27-9975-0BF54E86CD6A}" type="pres">
      <dgm:prSet presAssocID="{69E250DF-9594-4D33-B7E2-0D7B349B566A}" presName="sibTrans" presStyleLbl="sibTrans2D1" presStyleIdx="2" presStyleCnt="7"/>
      <dgm:spPr/>
    </dgm:pt>
    <dgm:pt modelId="{40B69A1D-01CF-48C8-A592-D89E0B6AABF2}" type="pres">
      <dgm:prSet presAssocID="{69E250DF-9594-4D33-B7E2-0D7B349B566A}" presName="connectorText" presStyleLbl="sibTrans2D1" presStyleIdx="2" presStyleCnt="7"/>
      <dgm:spPr/>
    </dgm:pt>
    <dgm:pt modelId="{B1F7F549-93FC-4CC1-A476-32AE0B695C30}" type="pres">
      <dgm:prSet presAssocID="{A82ABAF2-A11E-4BAE-BA75-68CDFE2820E5}" presName="node" presStyleLbl="node1" presStyleIdx="3" presStyleCnt="8">
        <dgm:presLayoutVars>
          <dgm:bulletEnabled val="1"/>
        </dgm:presLayoutVars>
      </dgm:prSet>
      <dgm:spPr/>
    </dgm:pt>
    <dgm:pt modelId="{E9C591D0-01B4-47E5-AFFC-CAC2BDED4328}" type="pres">
      <dgm:prSet presAssocID="{09332AD9-970B-475F-B085-CD497B432DF7}" presName="sibTrans" presStyleLbl="sibTrans2D1" presStyleIdx="3" presStyleCnt="7"/>
      <dgm:spPr/>
    </dgm:pt>
    <dgm:pt modelId="{7384396E-A393-44F1-B2C9-0B7474C0560C}" type="pres">
      <dgm:prSet presAssocID="{09332AD9-970B-475F-B085-CD497B432DF7}" presName="connectorText" presStyleLbl="sibTrans2D1" presStyleIdx="3" presStyleCnt="7"/>
      <dgm:spPr/>
    </dgm:pt>
    <dgm:pt modelId="{0503F94A-3D4E-4436-9508-71A21010DCFA}" type="pres">
      <dgm:prSet presAssocID="{984F00A4-1073-4CC8-B125-036200960ADA}" presName="node" presStyleLbl="node1" presStyleIdx="4" presStyleCnt="8">
        <dgm:presLayoutVars>
          <dgm:bulletEnabled val="1"/>
        </dgm:presLayoutVars>
      </dgm:prSet>
      <dgm:spPr/>
    </dgm:pt>
    <dgm:pt modelId="{6CFD00A6-A639-4F87-B95A-190BF76E9746}" type="pres">
      <dgm:prSet presAssocID="{807AA391-ED48-493C-B4EA-ECB97BF5A51C}" presName="sibTrans" presStyleLbl="sibTrans2D1" presStyleIdx="4" presStyleCnt="7"/>
      <dgm:spPr/>
    </dgm:pt>
    <dgm:pt modelId="{FF20FCC6-30EA-46ED-B009-9A0F3855A79C}" type="pres">
      <dgm:prSet presAssocID="{807AA391-ED48-493C-B4EA-ECB97BF5A51C}" presName="connectorText" presStyleLbl="sibTrans2D1" presStyleIdx="4" presStyleCnt="7"/>
      <dgm:spPr/>
    </dgm:pt>
    <dgm:pt modelId="{982FA9EB-3A1A-4305-A94D-AD3BA9D6735D}" type="pres">
      <dgm:prSet presAssocID="{E4187C94-8BB9-42A1-923A-C2E9B871E757}" presName="node" presStyleLbl="node1" presStyleIdx="5" presStyleCnt="8">
        <dgm:presLayoutVars>
          <dgm:bulletEnabled val="1"/>
        </dgm:presLayoutVars>
      </dgm:prSet>
      <dgm:spPr/>
    </dgm:pt>
    <dgm:pt modelId="{06BF6C2E-A23D-4757-BAEA-D99E76A54061}" type="pres">
      <dgm:prSet presAssocID="{8AC8C291-A5A3-4B2C-ADD9-6C0C6664D57F}" presName="sibTrans" presStyleLbl="sibTrans2D1" presStyleIdx="5" presStyleCnt="7"/>
      <dgm:spPr/>
    </dgm:pt>
    <dgm:pt modelId="{3A2F6E82-6854-418E-A414-989E2BE4685E}" type="pres">
      <dgm:prSet presAssocID="{8AC8C291-A5A3-4B2C-ADD9-6C0C6664D57F}" presName="connectorText" presStyleLbl="sibTrans2D1" presStyleIdx="5" presStyleCnt="7"/>
      <dgm:spPr/>
    </dgm:pt>
    <dgm:pt modelId="{D6480EF0-12FD-4B23-A542-EE3A20B2493C}" type="pres">
      <dgm:prSet presAssocID="{387746A3-E950-4106-8670-84B04417E710}" presName="node" presStyleLbl="node1" presStyleIdx="6" presStyleCnt="8">
        <dgm:presLayoutVars>
          <dgm:bulletEnabled val="1"/>
        </dgm:presLayoutVars>
      </dgm:prSet>
      <dgm:spPr/>
    </dgm:pt>
    <dgm:pt modelId="{B23AEFCF-B684-491B-8149-BEAE301DA9A2}" type="pres">
      <dgm:prSet presAssocID="{4ED3A437-2ABE-44AA-9408-AEB18D4FBC81}" presName="sibTrans" presStyleLbl="sibTrans2D1" presStyleIdx="6" presStyleCnt="7"/>
      <dgm:spPr/>
    </dgm:pt>
    <dgm:pt modelId="{40D2C6E1-AA7C-4D50-9F92-C5C1ED7479F9}" type="pres">
      <dgm:prSet presAssocID="{4ED3A437-2ABE-44AA-9408-AEB18D4FBC81}" presName="connectorText" presStyleLbl="sibTrans2D1" presStyleIdx="6" presStyleCnt="7"/>
      <dgm:spPr/>
    </dgm:pt>
    <dgm:pt modelId="{D10ACC05-204B-4961-AF72-4F099E30ACC4}" type="pres">
      <dgm:prSet presAssocID="{2F18366E-07FB-42FA-A2D3-0FD423FCFA7F}" presName="node" presStyleLbl="node1" presStyleIdx="7" presStyleCnt="8">
        <dgm:presLayoutVars>
          <dgm:bulletEnabled val="1"/>
        </dgm:presLayoutVars>
      </dgm:prSet>
      <dgm:spPr/>
    </dgm:pt>
  </dgm:ptLst>
  <dgm:cxnLst>
    <dgm:cxn modelId="{68EC3601-F6DC-4D3D-8D1A-E0ACAE43AFC8}" type="presOf" srcId="{729C7451-EECF-4089-A673-A8FFB8E258B5}" destId="{DBB6F6DE-DF1F-4291-ADAA-A3740F8191AC}" srcOrd="0" destOrd="0" presId="urn:microsoft.com/office/officeart/2005/8/layout/process5"/>
    <dgm:cxn modelId="{2C568D10-C5CE-44B7-A3C0-36FB858C1BB3}" srcId="{05352A25-2816-423C-BE0F-40096BCF1203}" destId="{EAA5ABE6-5349-4AA8-A465-C2BC2382B7D0}" srcOrd="0" destOrd="0" parTransId="{9E641008-FA3D-4CCB-8019-D7D716422206}" sibTransId="{A7D6F1EA-5F3C-42EF-9BC4-AA7E17610314}"/>
    <dgm:cxn modelId="{FB63331A-A08B-4C36-8694-1DD507D31A22}" srcId="{05352A25-2816-423C-BE0F-40096BCF1203}" destId="{1917376A-C1F6-4A7F-AC45-A4089F4755F3}" srcOrd="1" destOrd="0" parTransId="{80CB2749-C5F8-4933-8D15-261AF37CC194}" sibTransId="{729C7451-EECF-4089-A673-A8FFB8E258B5}"/>
    <dgm:cxn modelId="{CC4A6827-EA63-4B7A-8E79-09CCC533145A}" srcId="{05352A25-2816-423C-BE0F-40096BCF1203}" destId="{984F00A4-1073-4CC8-B125-036200960ADA}" srcOrd="4" destOrd="0" parTransId="{B1D42500-0C3C-4C0A-87FC-52B38F2CA34A}" sibTransId="{807AA391-ED48-493C-B4EA-ECB97BF5A51C}"/>
    <dgm:cxn modelId="{A2BE8E33-A43B-499A-B750-811B0170BD77}" type="presOf" srcId="{387746A3-E950-4106-8670-84B04417E710}" destId="{D6480EF0-12FD-4B23-A542-EE3A20B2493C}" srcOrd="0" destOrd="0" presId="urn:microsoft.com/office/officeart/2005/8/layout/process5"/>
    <dgm:cxn modelId="{7864623C-92EC-4551-95F0-A712DEA1CBEE}" type="presOf" srcId="{A7D6F1EA-5F3C-42EF-9BC4-AA7E17610314}" destId="{80054F6C-6CE2-42B1-A74D-5568DF16969F}" srcOrd="1" destOrd="0" presId="urn:microsoft.com/office/officeart/2005/8/layout/process5"/>
    <dgm:cxn modelId="{BA89AA5C-41AB-404B-8681-201E900334B1}" type="presOf" srcId="{E4187C94-8BB9-42A1-923A-C2E9B871E757}" destId="{982FA9EB-3A1A-4305-A94D-AD3BA9D6735D}" srcOrd="0" destOrd="0" presId="urn:microsoft.com/office/officeart/2005/8/layout/process5"/>
    <dgm:cxn modelId="{0C88E04E-1F6C-4428-8CB3-04A89DD8D9A8}" type="presOf" srcId="{EAA5ABE6-5349-4AA8-A465-C2BC2382B7D0}" destId="{22A3CB8C-8A1E-484A-8912-E3B817607F2E}" srcOrd="0" destOrd="0" presId="urn:microsoft.com/office/officeart/2005/8/layout/process5"/>
    <dgm:cxn modelId="{68A62B4F-DF1C-404D-8D7B-C6F986EAC5B5}" type="presOf" srcId="{4ED3A437-2ABE-44AA-9408-AEB18D4FBC81}" destId="{B23AEFCF-B684-491B-8149-BEAE301DA9A2}" srcOrd="0" destOrd="0" presId="urn:microsoft.com/office/officeart/2005/8/layout/process5"/>
    <dgm:cxn modelId="{06C41F51-FF7B-4313-98F3-C7D86B551E2B}" srcId="{05352A25-2816-423C-BE0F-40096BCF1203}" destId="{DF75568D-0D1E-4616-A212-635D36260799}" srcOrd="2" destOrd="0" parTransId="{6424F53A-10D4-4012-BFFF-B000325AE642}" sibTransId="{69E250DF-9594-4D33-B7E2-0D7B349B566A}"/>
    <dgm:cxn modelId="{C2F7AB74-F3D0-433B-A12E-CE93CE68A082}" type="presOf" srcId="{DF75568D-0D1E-4616-A212-635D36260799}" destId="{B7EAF2AF-F17E-4D03-B20A-6B50F33758B2}" srcOrd="0" destOrd="0" presId="urn:microsoft.com/office/officeart/2005/8/layout/process5"/>
    <dgm:cxn modelId="{21F56F76-8B30-4EB6-8C88-FFE9B53B843E}" type="presOf" srcId="{69E250DF-9594-4D33-B7E2-0D7B349B566A}" destId="{40B69A1D-01CF-48C8-A592-D89E0B6AABF2}" srcOrd="1" destOrd="0" presId="urn:microsoft.com/office/officeart/2005/8/layout/process5"/>
    <dgm:cxn modelId="{358F0E84-9559-4DFE-883F-0303FE6ACB65}" type="presOf" srcId="{69E250DF-9594-4D33-B7E2-0D7B349B566A}" destId="{9DBF0B1F-629E-4E27-9975-0BF54E86CD6A}" srcOrd="0" destOrd="0" presId="urn:microsoft.com/office/officeart/2005/8/layout/process5"/>
    <dgm:cxn modelId="{FC7C9985-7BBF-4312-9732-5BE890CEB853}" srcId="{05352A25-2816-423C-BE0F-40096BCF1203}" destId="{2F18366E-07FB-42FA-A2D3-0FD423FCFA7F}" srcOrd="7" destOrd="0" parTransId="{0B38596B-675C-4D84-B12C-5A44D994D2E7}" sibTransId="{C55ED2DC-BD2F-4514-99E2-A01714590E50}"/>
    <dgm:cxn modelId="{4DCD258F-71C5-40FA-A530-DC2566232761}" srcId="{05352A25-2816-423C-BE0F-40096BCF1203}" destId="{387746A3-E950-4106-8670-84B04417E710}" srcOrd="6" destOrd="0" parTransId="{292BD439-CAC3-4B36-B426-DB7F60F7A58B}" sibTransId="{4ED3A437-2ABE-44AA-9408-AEB18D4FBC81}"/>
    <dgm:cxn modelId="{F16B6490-1831-4325-B6F7-10F90E3E5E95}" type="presOf" srcId="{8AC8C291-A5A3-4B2C-ADD9-6C0C6664D57F}" destId="{06BF6C2E-A23D-4757-BAEA-D99E76A54061}" srcOrd="0" destOrd="0" presId="urn:microsoft.com/office/officeart/2005/8/layout/process5"/>
    <dgm:cxn modelId="{DBB19993-760B-4984-B066-8F86B67ADEAB}" type="presOf" srcId="{09332AD9-970B-475F-B085-CD497B432DF7}" destId="{7384396E-A393-44F1-B2C9-0B7474C0560C}" srcOrd="1" destOrd="0" presId="urn:microsoft.com/office/officeart/2005/8/layout/process5"/>
    <dgm:cxn modelId="{1AF72E9F-7E3F-4C53-B53F-E3AD4782456B}" type="presOf" srcId="{729C7451-EECF-4089-A673-A8FFB8E258B5}" destId="{C8F0B7A7-D8B5-4160-8BF1-880A98930672}" srcOrd="1" destOrd="0" presId="urn:microsoft.com/office/officeart/2005/8/layout/process5"/>
    <dgm:cxn modelId="{E081E89F-A47D-4B30-9E32-B24C1D8837E1}" type="presOf" srcId="{807AA391-ED48-493C-B4EA-ECB97BF5A51C}" destId="{6CFD00A6-A639-4F87-B95A-190BF76E9746}" srcOrd="0" destOrd="0" presId="urn:microsoft.com/office/officeart/2005/8/layout/process5"/>
    <dgm:cxn modelId="{F0C2EAA0-417A-4C58-AC2A-56C212A75E4B}" type="presOf" srcId="{807AA391-ED48-493C-B4EA-ECB97BF5A51C}" destId="{FF20FCC6-30EA-46ED-B009-9A0F3855A79C}" srcOrd="1" destOrd="0" presId="urn:microsoft.com/office/officeart/2005/8/layout/process5"/>
    <dgm:cxn modelId="{8D6879A4-BF6B-4EAD-A88E-EB98FB0037C6}" type="presOf" srcId="{05352A25-2816-423C-BE0F-40096BCF1203}" destId="{52DFE57D-3FFC-4B81-8043-B5902DB20329}" srcOrd="0" destOrd="0" presId="urn:microsoft.com/office/officeart/2005/8/layout/process5"/>
    <dgm:cxn modelId="{3F3E09AB-CD6B-4F71-9E08-94C261578116}" type="presOf" srcId="{A7D6F1EA-5F3C-42EF-9BC4-AA7E17610314}" destId="{669E46E4-1368-4AC5-B9C7-B53C9F8C7157}" srcOrd="0" destOrd="0" presId="urn:microsoft.com/office/officeart/2005/8/layout/process5"/>
    <dgm:cxn modelId="{56D4E2BD-13D1-4037-8161-227BCE3E8F2B}" type="presOf" srcId="{1917376A-C1F6-4A7F-AC45-A4089F4755F3}" destId="{5D3F2ADB-B655-4AA2-B1DB-8CD726942414}" srcOrd="0" destOrd="0" presId="urn:microsoft.com/office/officeart/2005/8/layout/process5"/>
    <dgm:cxn modelId="{F66A9AC3-FF5D-4576-A74A-E91D654C7824}" type="presOf" srcId="{2F18366E-07FB-42FA-A2D3-0FD423FCFA7F}" destId="{D10ACC05-204B-4961-AF72-4F099E30ACC4}" srcOrd="0" destOrd="0" presId="urn:microsoft.com/office/officeart/2005/8/layout/process5"/>
    <dgm:cxn modelId="{6F2AB8CA-A32A-4732-904D-503BC50C3FC4}" type="presOf" srcId="{09332AD9-970B-475F-B085-CD497B432DF7}" destId="{E9C591D0-01B4-47E5-AFFC-CAC2BDED4328}" srcOrd="0" destOrd="0" presId="urn:microsoft.com/office/officeart/2005/8/layout/process5"/>
    <dgm:cxn modelId="{E46A86D4-9262-4F9F-8BBD-785365D96040}" type="presOf" srcId="{A82ABAF2-A11E-4BAE-BA75-68CDFE2820E5}" destId="{B1F7F549-93FC-4CC1-A476-32AE0B695C30}" srcOrd="0" destOrd="0" presId="urn:microsoft.com/office/officeart/2005/8/layout/process5"/>
    <dgm:cxn modelId="{166898E1-5032-4647-AD50-41D22DED9335}" srcId="{05352A25-2816-423C-BE0F-40096BCF1203}" destId="{A82ABAF2-A11E-4BAE-BA75-68CDFE2820E5}" srcOrd="3" destOrd="0" parTransId="{1E4009CF-59D4-4937-B75F-A7B7FF0D74A7}" sibTransId="{09332AD9-970B-475F-B085-CD497B432DF7}"/>
    <dgm:cxn modelId="{F271A4E4-A56C-4AA8-AB2C-3720051C3744}" type="presOf" srcId="{984F00A4-1073-4CC8-B125-036200960ADA}" destId="{0503F94A-3D4E-4436-9508-71A21010DCFA}" srcOrd="0" destOrd="0" presId="urn:microsoft.com/office/officeart/2005/8/layout/process5"/>
    <dgm:cxn modelId="{1AC0EFE4-0F60-44AE-A2FB-583584EB37B7}" type="presOf" srcId="{4ED3A437-2ABE-44AA-9408-AEB18D4FBC81}" destId="{40D2C6E1-AA7C-4D50-9F92-C5C1ED7479F9}" srcOrd="1" destOrd="0" presId="urn:microsoft.com/office/officeart/2005/8/layout/process5"/>
    <dgm:cxn modelId="{59188BF0-77BD-4A52-8060-ACBEA61155A9}" srcId="{05352A25-2816-423C-BE0F-40096BCF1203}" destId="{E4187C94-8BB9-42A1-923A-C2E9B871E757}" srcOrd="5" destOrd="0" parTransId="{6EBF520E-78FA-4A23-BFA5-B3A8D3DF5470}" sibTransId="{8AC8C291-A5A3-4B2C-ADD9-6C0C6664D57F}"/>
    <dgm:cxn modelId="{20592FF4-0B92-4A4F-98A3-AEF8C5127E70}" type="presOf" srcId="{8AC8C291-A5A3-4B2C-ADD9-6C0C6664D57F}" destId="{3A2F6E82-6854-418E-A414-989E2BE4685E}" srcOrd="1" destOrd="0" presId="urn:microsoft.com/office/officeart/2005/8/layout/process5"/>
    <dgm:cxn modelId="{532334D6-EDAF-4D73-B0AE-073AE311FA34}" type="presParOf" srcId="{52DFE57D-3FFC-4B81-8043-B5902DB20329}" destId="{22A3CB8C-8A1E-484A-8912-E3B817607F2E}" srcOrd="0" destOrd="0" presId="urn:microsoft.com/office/officeart/2005/8/layout/process5"/>
    <dgm:cxn modelId="{5AB5EC56-E67B-4D09-92C8-365E755BB944}" type="presParOf" srcId="{52DFE57D-3FFC-4B81-8043-B5902DB20329}" destId="{669E46E4-1368-4AC5-B9C7-B53C9F8C7157}" srcOrd="1" destOrd="0" presId="urn:microsoft.com/office/officeart/2005/8/layout/process5"/>
    <dgm:cxn modelId="{492193B2-57C7-4E07-A623-07E48DD7A7DA}" type="presParOf" srcId="{669E46E4-1368-4AC5-B9C7-B53C9F8C7157}" destId="{80054F6C-6CE2-42B1-A74D-5568DF16969F}" srcOrd="0" destOrd="0" presId="urn:microsoft.com/office/officeart/2005/8/layout/process5"/>
    <dgm:cxn modelId="{884ACB09-412B-4340-8ACE-533695D97A18}" type="presParOf" srcId="{52DFE57D-3FFC-4B81-8043-B5902DB20329}" destId="{5D3F2ADB-B655-4AA2-B1DB-8CD726942414}" srcOrd="2" destOrd="0" presId="urn:microsoft.com/office/officeart/2005/8/layout/process5"/>
    <dgm:cxn modelId="{E0E072F1-2ECA-4038-82FA-1DBE00C4CB40}" type="presParOf" srcId="{52DFE57D-3FFC-4B81-8043-B5902DB20329}" destId="{DBB6F6DE-DF1F-4291-ADAA-A3740F8191AC}" srcOrd="3" destOrd="0" presId="urn:microsoft.com/office/officeart/2005/8/layout/process5"/>
    <dgm:cxn modelId="{5B63C270-7250-40C7-8939-ADAEA30642DF}" type="presParOf" srcId="{DBB6F6DE-DF1F-4291-ADAA-A3740F8191AC}" destId="{C8F0B7A7-D8B5-4160-8BF1-880A98930672}" srcOrd="0" destOrd="0" presId="urn:microsoft.com/office/officeart/2005/8/layout/process5"/>
    <dgm:cxn modelId="{992A70CF-7A5E-4024-81CF-CC1F3FE853EA}" type="presParOf" srcId="{52DFE57D-3FFC-4B81-8043-B5902DB20329}" destId="{B7EAF2AF-F17E-4D03-B20A-6B50F33758B2}" srcOrd="4" destOrd="0" presId="urn:microsoft.com/office/officeart/2005/8/layout/process5"/>
    <dgm:cxn modelId="{9B5331E0-4885-4E61-83CA-828779B3D5EE}" type="presParOf" srcId="{52DFE57D-3FFC-4B81-8043-B5902DB20329}" destId="{9DBF0B1F-629E-4E27-9975-0BF54E86CD6A}" srcOrd="5" destOrd="0" presId="urn:microsoft.com/office/officeart/2005/8/layout/process5"/>
    <dgm:cxn modelId="{1E2E3C13-2CFD-4D8D-83B4-BDA788821476}" type="presParOf" srcId="{9DBF0B1F-629E-4E27-9975-0BF54E86CD6A}" destId="{40B69A1D-01CF-48C8-A592-D89E0B6AABF2}" srcOrd="0" destOrd="0" presId="urn:microsoft.com/office/officeart/2005/8/layout/process5"/>
    <dgm:cxn modelId="{F514A832-85E7-44FB-956C-09CA569EFBEF}" type="presParOf" srcId="{52DFE57D-3FFC-4B81-8043-B5902DB20329}" destId="{B1F7F549-93FC-4CC1-A476-32AE0B695C30}" srcOrd="6" destOrd="0" presId="urn:microsoft.com/office/officeart/2005/8/layout/process5"/>
    <dgm:cxn modelId="{862FBE72-3ACD-45A9-87B8-26A8B1A47C6B}" type="presParOf" srcId="{52DFE57D-3FFC-4B81-8043-B5902DB20329}" destId="{E9C591D0-01B4-47E5-AFFC-CAC2BDED4328}" srcOrd="7" destOrd="0" presId="urn:microsoft.com/office/officeart/2005/8/layout/process5"/>
    <dgm:cxn modelId="{AADC96EA-E354-4320-9796-9B662592A317}" type="presParOf" srcId="{E9C591D0-01B4-47E5-AFFC-CAC2BDED4328}" destId="{7384396E-A393-44F1-B2C9-0B7474C0560C}" srcOrd="0" destOrd="0" presId="urn:microsoft.com/office/officeart/2005/8/layout/process5"/>
    <dgm:cxn modelId="{948C8AB6-1E82-4B76-A253-5916CEBDFA5A}" type="presParOf" srcId="{52DFE57D-3FFC-4B81-8043-B5902DB20329}" destId="{0503F94A-3D4E-4436-9508-71A21010DCFA}" srcOrd="8" destOrd="0" presId="urn:microsoft.com/office/officeart/2005/8/layout/process5"/>
    <dgm:cxn modelId="{6613D11F-8755-45AF-BFBF-0861A4F64DD3}" type="presParOf" srcId="{52DFE57D-3FFC-4B81-8043-B5902DB20329}" destId="{6CFD00A6-A639-4F87-B95A-190BF76E9746}" srcOrd="9" destOrd="0" presId="urn:microsoft.com/office/officeart/2005/8/layout/process5"/>
    <dgm:cxn modelId="{ED3E244C-1BA6-45ED-9054-44AA52F808BB}" type="presParOf" srcId="{6CFD00A6-A639-4F87-B95A-190BF76E9746}" destId="{FF20FCC6-30EA-46ED-B009-9A0F3855A79C}" srcOrd="0" destOrd="0" presId="urn:microsoft.com/office/officeart/2005/8/layout/process5"/>
    <dgm:cxn modelId="{DD658112-247F-49B0-B8F4-E6A5784220DA}" type="presParOf" srcId="{52DFE57D-3FFC-4B81-8043-B5902DB20329}" destId="{982FA9EB-3A1A-4305-A94D-AD3BA9D6735D}" srcOrd="10" destOrd="0" presId="urn:microsoft.com/office/officeart/2005/8/layout/process5"/>
    <dgm:cxn modelId="{117D04FC-6C9A-44BE-8621-60D3FAE4DDA5}" type="presParOf" srcId="{52DFE57D-3FFC-4B81-8043-B5902DB20329}" destId="{06BF6C2E-A23D-4757-BAEA-D99E76A54061}" srcOrd="11" destOrd="0" presId="urn:microsoft.com/office/officeart/2005/8/layout/process5"/>
    <dgm:cxn modelId="{8562E3D6-AC7A-4711-B3C8-529CCFCB5BC7}" type="presParOf" srcId="{06BF6C2E-A23D-4757-BAEA-D99E76A54061}" destId="{3A2F6E82-6854-418E-A414-989E2BE4685E}" srcOrd="0" destOrd="0" presId="urn:microsoft.com/office/officeart/2005/8/layout/process5"/>
    <dgm:cxn modelId="{581C8B66-5A97-4814-9085-1F4B2F70B096}" type="presParOf" srcId="{52DFE57D-3FFC-4B81-8043-B5902DB20329}" destId="{D6480EF0-12FD-4B23-A542-EE3A20B2493C}" srcOrd="12" destOrd="0" presId="urn:microsoft.com/office/officeart/2005/8/layout/process5"/>
    <dgm:cxn modelId="{9686E8B7-46F5-4F84-9B75-C7FD344D1625}" type="presParOf" srcId="{52DFE57D-3FFC-4B81-8043-B5902DB20329}" destId="{B23AEFCF-B684-491B-8149-BEAE301DA9A2}" srcOrd="13" destOrd="0" presId="urn:microsoft.com/office/officeart/2005/8/layout/process5"/>
    <dgm:cxn modelId="{C0C342F3-CF7A-4C87-B960-66D3F084A338}" type="presParOf" srcId="{B23AEFCF-B684-491B-8149-BEAE301DA9A2}" destId="{40D2C6E1-AA7C-4D50-9F92-C5C1ED7479F9}" srcOrd="0" destOrd="0" presId="urn:microsoft.com/office/officeart/2005/8/layout/process5"/>
    <dgm:cxn modelId="{B1D9E826-A11E-4760-B8CA-EFF9B88C1897}" type="presParOf" srcId="{52DFE57D-3FFC-4B81-8043-B5902DB20329}" destId="{D10ACC05-204B-4961-AF72-4F099E30ACC4}" srcOrd="14" destOrd="0" presId="urn:microsoft.com/office/officeart/2005/8/layout/process5"/>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A3CB8C-8A1E-484A-8912-E3B817607F2E}">
      <dsp:nvSpPr>
        <dsp:cNvPr id="0" name=""/>
        <dsp:cNvSpPr/>
      </dsp:nvSpPr>
      <dsp:spPr>
        <a:xfrm>
          <a:off x="5213" y="84880"/>
          <a:ext cx="1558353" cy="93501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MY" sz="1200" kern="1200">
              <a:latin typeface="Times New Roman" panose="02020603050405020304" pitchFamily="18" charset="0"/>
              <a:cs typeface="Times New Roman" panose="02020603050405020304" pitchFamily="18" charset="0"/>
            </a:rPr>
            <a:t>Research for components choice and prototype design</a:t>
          </a:r>
        </a:p>
      </dsp:txBody>
      <dsp:txXfrm>
        <a:off x="32599" y="112266"/>
        <a:ext cx="1503581" cy="880239"/>
      </dsp:txXfrm>
    </dsp:sp>
    <dsp:sp modelId="{669E46E4-1368-4AC5-B9C7-B53C9F8C7157}">
      <dsp:nvSpPr>
        <dsp:cNvPr id="0" name=""/>
        <dsp:cNvSpPr/>
      </dsp:nvSpPr>
      <dsp:spPr>
        <a:xfrm>
          <a:off x="1700702" y="359150"/>
          <a:ext cx="330370" cy="386471"/>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MY" sz="1200" kern="1200">
            <a:latin typeface="Times New Roman" panose="02020603050405020304" pitchFamily="18" charset="0"/>
            <a:cs typeface="Times New Roman" panose="02020603050405020304" pitchFamily="18" charset="0"/>
          </a:endParaRPr>
        </a:p>
      </dsp:txBody>
      <dsp:txXfrm>
        <a:off x="1700702" y="436444"/>
        <a:ext cx="231259" cy="231883"/>
      </dsp:txXfrm>
    </dsp:sp>
    <dsp:sp modelId="{5D3F2ADB-B655-4AA2-B1DB-8CD726942414}">
      <dsp:nvSpPr>
        <dsp:cNvPr id="0" name=""/>
        <dsp:cNvSpPr/>
      </dsp:nvSpPr>
      <dsp:spPr>
        <a:xfrm>
          <a:off x="2186908" y="84880"/>
          <a:ext cx="1558353" cy="93501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MY" sz="1200" kern="1200">
              <a:latin typeface="Times New Roman" panose="02020603050405020304" pitchFamily="18" charset="0"/>
              <a:cs typeface="Times New Roman" panose="02020603050405020304" pitchFamily="18" charset="0"/>
            </a:rPr>
            <a:t>Preparation of components and tools required</a:t>
          </a:r>
        </a:p>
      </dsp:txBody>
      <dsp:txXfrm>
        <a:off x="2214294" y="112266"/>
        <a:ext cx="1503581" cy="880239"/>
      </dsp:txXfrm>
    </dsp:sp>
    <dsp:sp modelId="{DBB6F6DE-DF1F-4291-ADAA-A3740F8191AC}">
      <dsp:nvSpPr>
        <dsp:cNvPr id="0" name=""/>
        <dsp:cNvSpPr/>
      </dsp:nvSpPr>
      <dsp:spPr>
        <a:xfrm>
          <a:off x="3882396" y="359150"/>
          <a:ext cx="330370" cy="386471"/>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MY" sz="1200" kern="1200">
            <a:latin typeface="Times New Roman" panose="02020603050405020304" pitchFamily="18" charset="0"/>
            <a:cs typeface="Times New Roman" panose="02020603050405020304" pitchFamily="18" charset="0"/>
          </a:endParaRPr>
        </a:p>
      </dsp:txBody>
      <dsp:txXfrm>
        <a:off x="3882396" y="436444"/>
        <a:ext cx="231259" cy="231883"/>
      </dsp:txXfrm>
    </dsp:sp>
    <dsp:sp modelId="{B7EAF2AF-F17E-4D03-B20A-6B50F33758B2}">
      <dsp:nvSpPr>
        <dsp:cNvPr id="0" name=""/>
        <dsp:cNvSpPr/>
      </dsp:nvSpPr>
      <dsp:spPr>
        <a:xfrm>
          <a:off x="4368602" y="84880"/>
          <a:ext cx="1558353" cy="93501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MY" sz="1200" kern="1200">
              <a:latin typeface="Times New Roman" panose="02020603050405020304" pitchFamily="18" charset="0"/>
              <a:cs typeface="Times New Roman" panose="02020603050405020304" pitchFamily="18" charset="0"/>
            </a:rPr>
            <a:t>Development and Testing of  software system PoC</a:t>
          </a:r>
        </a:p>
      </dsp:txBody>
      <dsp:txXfrm>
        <a:off x="4395988" y="112266"/>
        <a:ext cx="1503581" cy="880239"/>
      </dsp:txXfrm>
    </dsp:sp>
    <dsp:sp modelId="{9DBF0B1F-629E-4E27-9975-0BF54E86CD6A}">
      <dsp:nvSpPr>
        <dsp:cNvPr id="0" name=""/>
        <dsp:cNvSpPr/>
      </dsp:nvSpPr>
      <dsp:spPr>
        <a:xfrm rot="5400000">
          <a:off x="4982594" y="1128977"/>
          <a:ext cx="330370" cy="386471"/>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MY" sz="1200" kern="1200">
            <a:latin typeface="Times New Roman" panose="02020603050405020304" pitchFamily="18" charset="0"/>
            <a:cs typeface="Times New Roman" panose="02020603050405020304" pitchFamily="18" charset="0"/>
          </a:endParaRPr>
        </a:p>
      </dsp:txBody>
      <dsp:txXfrm rot="-5400000">
        <a:off x="5031838" y="1157028"/>
        <a:ext cx="231883" cy="231259"/>
      </dsp:txXfrm>
    </dsp:sp>
    <dsp:sp modelId="{B1F7F549-93FC-4CC1-A476-32AE0B695C30}">
      <dsp:nvSpPr>
        <dsp:cNvPr id="0" name=""/>
        <dsp:cNvSpPr/>
      </dsp:nvSpPr>
      <dsp:spPr>
        <a:xfrm>
          <a:off x="4368602" y="1643234"/>
          <a:ext cx="1558353" cy="93501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MY" sz="1200" kern="1200">
              <a:latin typeface="Times New Roman" panose="02020603050405020304" pitchFamily="18" charset="0"/>
              <a:cs typeface="Times New Roman" panose="02020603050405020304" pitchFamily="18" charset="0"/>
            </a:rPr>
            <a:t>Testing hardware components and circuit construction</a:t>
          </a:r>
        </a:p>
      </dsp:txBody>
      <dsp:txXfrm>
        <a:off x="4395988" y="1670620"/>
        <a:ext cx="1503581" cy="880239"/>
      </dsp:txXfrm>
    </dsp:sp>
    <dsp:sp modelId="{E9C591D0-01B4-47E5-AFFC-CAC2BDED4328}">
      <dsp:nvSpPr>
        <dsp:cNvPr id="0" name=""/>
        <dsp:cNvSpPr/>
      </dsp:nvSpPr>
      <dsp:spPr>
        <a:xfrm rot="10800000">
          <a:off x="3901096" y="1917504"/>
          <a:ext cx="330370" cy="386471"/>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MY" sz="1200" kern="1200">
            <a:latin typeface="Times New Roman" panose="02020603050405020304" pitchFamily="18" charset="0"/>
            <a:cs typeface="Times New Roman" panose="02020603050405020304" pitchFamily="18" charset="0"/>
          </a:endParaRPr>
        </a:p>
      </dsp:txBody>
      <dsp:txXfrm rot="10800000">
        <a:off x="4000207" y="1994798"/>
        <a:ext cx="231259" cy="231883"/>
      </dsp:txXfrm>
    </dsp:sp>
    <dsp:sp modelId="{0503F94A-3D4E-4436-9508-71A21010DCFA}">
      <dsp:nvSpPr>
        <dsp:cNvPr id="0" name=""/>
        <dsp:cNvSpPr/>
      </dsp:nvSpPr>
      <dsp:spPr>
        <a:xfrm>
          <a:off x="2186908" y="1643234"/>
          <a:ext cx="1558353" cy="93501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MY" sz="1200" kern="1200">
              <a:latin typeface="Times New Roman" panose="02020603050405020304" pitchFamily="18" charset="0"/>
              <a:cs typeface="Times New Roman" panose="02020603050405020304" pitchFamily="18" charset="0"/>
            </a:rPr>
            <a:t>Fabrication of prototype frame/casing</a:t>
          </a:r>
        </a:p>
      </dsp:txBody>
      <dsp:txXfrm>
        <a:off x="2214294" y="1670620"/>
        <a:ext cx="1503581" cy="880239"/>
      </dsp:txXfrm>
    </dsp:sp>
    <dsp:sp modelId="{6CFD00A6-A639-4F87-B95A-190BF76E9746}">
      <dsp:nvSpPr>
        <dsp:cNvPr id="0" name=""/>
        <dsp:cNvSpPr/>
      </dsp:nvSpPr>
      <dsp:spPr>
        <a:xfrm rot="10800000">
          <a:off x="1719402" y="1917504"/>
          <a:ext cx="330370" cy="386471"/>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MY" sz="1200" kern="1200">
            <a:latin typeface="Times New Roman" panose="02020603050405020304" pitchFamily="18" charset="0"/>
            <a:cs typeface="Times New Roman" panose="02020603050405020304" pitchFamily="18" charset="0"/>
          </a:endParaRPr>
        </a:p>
      </dsp:txBody>
      <dsp:txXfrm rot="10800000">
        <a:off x="1818513" y="1994798"/>
        <a:ext cx="231259" cy="231883"/>
      </dsp:txXfrm>
    </dsp:sp>
    <dsp:sp modelId="{982FA9EB-3A1A-4305-A94D-AD3BA9D6735D}">
      <dsp:nvSpPr>
        <dsp:cNvPr id="0" name=""/>
        <dsp:cNvSpPr/>
      </dsp:nvSpPr>
      <dsp:spPr>
        <a:xfrm>
          <a:off x="5213" y="1643234"/>
          <a:ext cx="1558353" cy="93501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MY" sz="1200" kern="1200">
              <a:latin typeface="Times New Roman" panose="02020603050405020304" pitchFamily="18" charset="0"/>
              <a:cs typeface="Times New Roman" panose="02020603050405020304" pitchFamily="18" charset="0"/>
            </a:rPr>
            <a:t>Assembly of prototype</a:t>
          </a:r>
        </a:p>
      </dsp:txBody>
      <dsp:txXfrm>
        <a:off x="32599" y="1670620"/>
        <a:ext cx="1503581" cy="880239"/>
      </dsp:txXfrm>
    </dsp:sp>
    <dsp:sp modelId="{06BF6C2E-A23D-4757-BAEA-D99E76A54061}">
      <dsp:nvSpPr>
        <dsp:cNvPr id="0" name=""/>
        <dsp:cNvSpPr/>
      </dsp:nvSpPr>
      <dsp:spPr>
        <a:xfrm rot="5400000">
          <a:off x="619205" y="2687330"/>
          <a:ext cx="330370" cy="386471"/>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MY" sz="1200" kern="1200">
            <a:latin typeface="Times New Roman" panose="02020603050405020304" pitchFamily="18" charset="0"/>
            <a:cs typeface="Times New Roman" panose="02020603050405020304" pitchFamily="18" charset="0"/>
          </a:endParaRPr>
        </a:p>
      </dsp:txBody>
      <dsp:txXfrm rot="-5400000">
        <a:off x="668449" y="2715381"/>
        <a:ext cx="231883" cy="231259"/>
      </dsp:txXfrm>
    </dsp:sp>
    <dsp:sp modelId="{D6480EF0-12FD-4B23-A542-EE3A20B2493C}">
      <dsp:nvSpPr>
        <dsp:cNvPr id="0" name=""/>
        <dsp:cNvSpPr/>
      </dsp:nvSpPr>
      <dsp:spPr>
        <a:xfrm>
          <a:off x="5213" y="3201587"/>
          <a:ext cx="1558353" cy="93501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MY" sz="1200" kern="1200">
              <a:latin typeface="Times New Roman" panose="02020603050405020304" pitchFamily="18" charset="0"/>
              <a:cs typeface="Times New Roman" panose="02020603050405020304" pitchFamily="18" charset="0"/>
            </a:rPr>
            <a:t>Testing and improvement of a working prototype</a:t>
          </a:r>
        </a:p>
      </dsp:txBody>
      <dsp:txXfrm>
        <a:off x="32599" y="3228973"/>
        <a:ext cx="1503581" cy="880239"/>
      </dsp:txXfrm>
    </dsp:sp>
    <dsp:sp modelId="{B23AEFCF-B684-491B-8149-BEAE301DA9A2}">
      <dsp:nvSpPr>
        <dsp:cNvPr id="0" name=""/>
        <dsp:cNvSpPr/>
      </dsp:nvSpPr>
      <dsp:spPr>
        <a:xfrm>
          <a:off x="1700702" y="3475857"/>
          <a:ext cx="330370" cy="386471"/>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MY" sz="1200" kern="1200">
            <a:latin typeface="Times New Roman" panose="02020603050405020304" pitchFamily="18" charset="0"/>
            <a:cs typeface="Times New Roman" panose="02020603050405020304" pitchFamily="18" charset="0"/>
          </a:endParaRPr>
        </a:p>
      </dsp:txBody>
      <dsp:txXfrm>
        <a:off x="1700702" y="3553151"/>
        <a:ext cx="231259" cy="231883"/>
      </dsp:txXfrm>
    </dsp:sp>
    <dsp:sp modelId="{D10ACC05-204B-4961-AF72-4F099E30ACC4}">
      <dsp:nvSpPr>
        <dsp:cNvPr id="0" name=""/>
        <dsp:cNvSpPr/>
      </dsp:nvSpPr>
      <dsp:spPr>
        <a:xfrm>
          <a:off x="2186908" y="3201587"/>
          <a:ext cx="1558353" cy="93501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MY" sz="1200" kern="1200">
              <a:latin typeface="Times New Roman" panose="02020603050405020304" pitchFamily="18" charset="0"/>
              <a:cs typeface="Times New Roman" panose="02020603050405020304" pitchFamily="18" charset="0"/>
            </a:rPr>
            <a:t>Completion of a working prototype</a:t>
          </a:r>
        </a:p>
      </dsp:txBody>
      <dsp:txXfrm>
        <a:off x="2214294" y="3228973"/>
        <a:ext cx="1503581" cy="88023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A2C41FE-B461-4361-AA5C-39DA6562AD28}">
      <dsp:nvSpPr>
        <dsp:cNvPr id="0" name=""/>
        <dsp:cNvSpPr/>
      </dsp:nvSpPr>
      <dsp:spPr>
        <a:xfrm>
          <a:off x="4822" y="98481"/>
          <a:ext cx="1441251" cy="110796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Record surrounding speech using sensor in prototype.</a:t>
          </a:r>
          <a:endParaRPr lang="en-MY" sz="1400" kern="1200">
            <a:latin typeface="Times New Roman" panose="02020603050405020304" pitchFamily="18" charset="0"/>
            <a:cs typeface="Times New Roman" panose="02020603050405020304" pitchFamily="18" charset="0"/>
          </a:endParaRPr>
        </a:p>
      </dsp:txBody>
      <dsp:txXfrm>
        <a:off x="37273" y="130932"/>
        <a:ext cx="1376349" cy="1043060"/>
      </dsp:txXfrm>
    </dsp:sp>
    <dsp:sp modelId="{88BF96DF-6422-43CE-A094-FAF5DBB29E5E}">
      <dsp:nvSpPr>
        <dsp:cNvPr id="0" name=""/>
        <dsp:cNvSpPr/>
      </dsp:nvSpPr>
      <dsp:spPr>
        <a:xfrm>
          <a:off x="1590198" y="473747"/>
          <a:ext cx="305545" cy="357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MY" sz="1500" kern="1200"/>
        </a:p>
      </dsp:txBody>
      <dsp:txXfrm>
        <a:off x="1590198" y="545233"/>
        <a:ext cx="213882" cy="214458"/>
      </dsp:txXfrm>
    </dsp:sp>
    <dsp:sp modelId="{1B2939A2-A587-4E4B-8288-42DE47C9E0E8}">
      <dsp:nvSpPr>
        <dsp:cNvPr id="0" name=""/>
        <dsp:cNvSpPr/>
      </dsp:nvSpPr>
      <dsp:spPr>
        <a:xfrm>
          <a:off x="2022574" y="98481"/>
          <a:ext cx="1441251" cy="110796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Stream recorded audio to Google Speech-to-Text service</a:t>
          </a:r>
          <a:r>
            <a:rPr lang="en-US" sz="1800" kern="1200"/>
            <a:t>.</a:t>
          </a:r>
          <a:endParaRPr lang="en-MY" sz="1800" kern="1200"/>
        </a:p>
      </dsp:txBody>
      <dsp:txXfrm>
        <a:off x="2055025" y="130932"/>
        <a:ext cx="1376349" cy="1043060"/>
      </dsp:txXfrm>
    </dsp:sp>
    <dsp:sp modelId="{8F8A9D50-117A-4A63-8542-90544E233DB5}">
      <dsp:nvSpPr>
        <dsp:cNvPr id="0" name=""/>
        <dsp:cNvSpPr/>
      </dsp:nvSpPr>
      <dsp:spPr>
        <a:xfrm>
          <a:off x="3607950" y="473747"/>
          <a:ext cx="305545" cy="357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MY" sz="1500" kern="1200"/>
        </a:p>
      </dsp:txBody>
      <dsp:txXfrm>
        <a:off x="3607950" y="545233"/>
        <a:ext cx="213882" cy="214458"/>
      </dsp:txXfrm>
    </dsp:sp>
    <dsp:sp modelId="{2E267B41-D9D3-4338-BA8C-3403DAD06F8F}">
      <dsp:nvSpPr>
        <dsp:cNvPr id="0" name=""/>
        <dsp:cNvSpPr/>
      </dsp:nvSpPr>
      <dsp:spPr>
        <a:xfrm>
          <a:off x="4040326" y="98481"/>
          <a:ext cx="1441251" cy="110796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Display transcribed text on lens</a:t>
          </a:r>
          <a:r>
            <a:rPr lang="en-US" sz="2000" kern="1200"/>
            <a:t>.</a:t>
          </a:r>
          <a:endParaRPr lang="en-MY" sz="2000" kern="1200"/>
        </a:p>
      </dsp:txBody>
      <dsp:txXfrm>
        <a:off x="4072777" y="130932"/>
        <a:ext cx="1376349" cy="104306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A3CB8C-8A1E-484A-8912-E3B817607F2E}">
      <dsp:nvSpPr>
        <dsp:cNvPr id="0" name=""/>
        <dsp:cNvSpPr/>
      </dsp:nvSpPr>
      <dsp:spPr>
        <a:xfrm>
          <a:off x="5213" y="84880"/>
          <a:ext cx="1558353" cy="93501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MY" sz="1200" kern="1200">
              <a:latin typeface="Times New Roman" panose="02020603050405020304" pitchFamily="18" charset="0"/>
              <a:cs typeface="Times New Roman" panose="02020603050405020304" pitchFamily="18" charset="0"/>
            </a:rPr>
            <a:t>Research for components choice and prototype design</a:t>
          </a:r>
        </a:p>
      </dsp:txBody>
      <dsp:txXfrm>
        <a:off x="32599" y="112266"/>
        <a:ext cx="1503581" cy="880239"/>
      </dsp:txXfrm>
    </dsp:sp>
    <dsp:sp modelId="{669E46E4-1368-4AC5-B9C7-B53C9F8C7157}">
      <dsp:nvSpPr>
        <dsp:cNvPr id="0" name=""/>
        <dsp:cNvSpPr/>
      </dsp:nvSpPr>
      <dsp:spPr>
        <a:xfrm>
          <a:off x="1700702" y="359150"/>
          <a:ext cx="330370" cy="386471"/>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MY" sz="1200" kern="1200">
            <a:latin typeface="Times New Roman" panose="02020603050405020304" pitchFamily="18" charset="0"/>
            <a:cs typeface="Times New Roman" panose="02020603050405020304" pitchFamily="18" charset="0"/>
          </a:endParaRPr>
        </a:p>
      </dsp:txBody>
      <dsp:txXfrm>
        <a:off x="1700702" y="436444"/>
        <a:ext cx="231259" cy="231883"/>
      </dsp:txXfrm>
    </dsp:sp>
    <dsp:sp modelId="{5D3F2ADB-B655-4AA2-B1DB-8CD726942414}">
      <dsp:nvSpPr>
        <dsp:cNvPr id="0" name=""/>
        <dsp:cNvSpPr/>
      </dsp:nvSpPr>
      <dsp:spPr>
        <a:xfrm>
          <a:off x="2186908" y="84880"/>
          <a:ext cx="1558353" cy="93501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MY" sz="1200" kern="1200">
              <a:latin typeface="Times New Roman" panose="02020603050405020304" pitchFamily="18" charset="0"/>
              <a:cs typeface="Times New Roman" panose="02020603050405020304" pitchFamily="18" charset="0"/>
            </a:rPr>
            <a:t>Preparation of components and tools required</a:t>
          </a:r>
        </a:p>
      </dsp:txBody>
      <dsp:txXfrm>
        <a:off x="2214294" y="112266"/>
        <a:ext cx="1503581" cy="880239"/>
      </dsp:txXfrm>
    </dsp:sp>
    <dsp:sp modelId="{DBB6F6DE-DF1F-4291-ADAA-A3740F8191AC}">
      <dsp:nvSpPr>
        <dsp:cNvPr id="0" name=""/>
        <dsp:cNvSpPr/>
      </dsp:nvSpPr>
      <dsp:spPr>
        <a:xfrm>
          <a:off x="3882396" y="359150"/>
          <a:ext cx="330370" cy="386471"/>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MY" sz="1200" kern="1200">
            <a:latin typeface="Times New Roman" panose="02020603050405020304" pitchFamily="18" charset="0"/>
            <a:cs typeface="Times New Roman" panose="02020603050405020304" pitchFamily="18" charset="0"/>
          </a:endParaRPr>
        </a:p>
      </dsp:txBody>
      <dsp:txXfrm>
        <a:off x="3882396" y="436444"/>
        <a:ext cx="231259" cy="231883"/>
      </dsp:txXfrm>
    </dsp:sp>
    <dsp:sp modelId="{B7EAF2AF-F17E-4D03-B20A-6B50F33758B2}">
      <dsp:nvSpPr>
        <dsp:cNvPr id="0" name=""/>
        <dsp:cNvSpPr/>
      </dsp:nvSpPr>
      <dsp:spPr>
        <a:xfrm>
          <a:off x="4368602" y="84880"/>
          <a:ext cx="1558353" cy="93501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MY" sz="1200" kern="1200">
              <a:latin typeface="Times New Roman" panose="02020603050405020304" pitchFamily="18" charset="0"/>
              <a:cs typeface="Times New Roman" panose="02020603050405020304" pitchFamily="18" charset="0"/>
            </a:rPr>
            <a:t>Development and Testing of  software system PoC</a:t>
          </a:r>
        </a:p>
      </dsp:txBody>
      <dsp:txXfrm>
        <a:off x="4395988" y="112266"/>
        <a:ext cx="1503581" cy="880239"/>
      </dsp:txXfrm>
    </dsp:sp>
    <dsp:sp modelId="{9DBF0B1F-629E-4E27-9975-0BF54E86CD6A}">
      <dsp:nvSpPr>
        <dsp:cNvPr id="0" name=""/>
        <dsp:cNvSpPr/>
      </dsp:nvSpPr>
      <dsp:spPr>
        <a:xfrm rot="5400000">
          <a:off x="4982594" y="1128977"/>
          <a:ext cx="330370" cy="386471"/>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MY" sz="1200" kern="1200">
            <a:latin typeface="Times New Roman" panose="02020603050405020304" pitchFamily="18" charset="0"/>
            <a:cs typeface="Times New Roman" panose="02020603050405020304" pitchFamily="18" charset="0"/>
          </a:endParaRPr>
        </a:p>
      </dsp:txBody>
      <dsp:txXfrm rot="-5400000">
        <a:off x="5031838" y="1157028"/>
        <a:ext cx="231883" cy="231259"/>
      </dsp:txXfrm>
    </dsp:sp>
    <dsp:sp modelId="{B1F7F549-93FC-4CC1-A476-32AE0B695C30}">
      <dsp:nvSpPr>
        <dsp:cNvPr id="0" name=""/>
        <dsp:cNvSpPr/>
      </dsp:nvSpPr>
      <dsp:spPr>
        <a:xfrm>
          <a:off x="4368602" y="1643234"/>
          <a:ext cx="1558353" cy="93501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MY" sz="1200" kern="1200">
              <a:latin typeface="Times New Roman" panose="02020603050405020304" pitchFamily="18" charset="0"/>
              <a:cs typeface="Times New Roman" panose="02020603050405020304" pitchFamily="18" charset="0"/>
            </a:rPr>
            <a:t>Testing hardware components and circuit construction</a:t>
          </a:r>
        </a:p>
      </dsp:txBody>
      <dsp:txXfrm>
        <a:off x="4395988" y="1670620"/>
        <a:ext cx="1503581" cy="880239"/>
      </dsp:txXfrm>
    </dsp:sp>
    <dsp:sp modelId="{E9C591D0-01B4-47E5-AFFC-CAC2BDED4328}">
      <dsp:nvSpPr>
        <dsp:cNvPr id="0" name=""/>
        <dsp:cNvSpPr/>
      </dsp:nvSpPr>
      <dsp:spPr>
        <a:xfrm rot="10800000">
          <a:off x="3901096" y="1917504"/>
          <a:ext cx="330370" cy="386471"/>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MY" sz="1200" kern="1200">
            <a:latin typeface="Times New Roman" panose="02020603050405020304" pitchFamily="18" charset="0"/>
            <a:cs typeface="Times New Roman" panose="02020603050405020304" pitchFamily="18" charset="0"/>
          </a:endParaRPr>
        </a:p>
      </dsp:txBody>
      <dsp:txXfrm rot="10800000">
        <a:off x="4000207" y="1994798"/>
        <a:ext cx="231259" cy="231883"/>
      </dsp:txXfrm>
    </dsp:sp>
    <dsp:sp modelId="{0503F94A-3D4E-4436-9508-71A21010DCFA}">
      <dsp:nvSpPr>
        <dsp:cNvPr id="0" name=""/>
        <dsp:cNvSpPr/>
      </dsp:nvSpPr>
      <dsp:spPr>
        <a:xfrm>
          <a:off x="2186908" y="1643234"/>
          <a:ext cx="1558353" cy="93501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MY" sz="1200" kern="1200">
              <a:latin typeface="Times New Roman" panose="02020603050405020304" pitchFamily="18" charset="0"/>
              <a:cs typeface="Times New Roman" panose="02020603050405020304" pitchFamily="18" charset="0"/>
            </a:rPr>
            <a:t>Fabrication of prototype frame/casing</a:t>
          </a:r>
        </a:p>
      </dsp:txBody>
      <dsp:txXfrm>
        <a:off x="2214294" y="1670620"/>
        <a:ext cx="1503581" cy="880239"/>
      </dsp:txXfrm>
    </dsp:sp>
    <dsp:sp modelId="{6CFD00A6-A639-4F87-B95A-190BF76E9746}">
      <dsp:nvSpPr>
        <dsp:cNvPr id="0" name=""/>
        <dsp:cNvSpPr/>
      </dsp:nvSpPr>
      <dsp:spPr>
        <a:xfrm rot="10800000">
          <a:off x="1719402" y="1917504"/>
          <a:ext cx="330370" cy="386471"/>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MY" sz="1200" kern="1200">
            <a:latin typeface="Times New Roman" panose="02020603050405020304" pitchFamily="18" charset="0"/>
            <a:cs typeface="Times New Roman" panose="02020603050405020304" pitchFamily="18" charset="0"/>
          </a:endParaRPr>
        </a:p>
      </dsp:txBody>
      <dsp:txXfrm rot="10800000">
        <a:off x="1818513" y="1994798"/>
        <a:ext cx="231259" cy="231883"/>
      </dsp:txXfrm>
    </dsp:sp>
    <dsp:sp modelId="{982FA9EB-3A1A-4305-A94D-AD3BA9D6735D}">
      <dsp:nvSpPr>
        <dsp:cNvPr id="0" name=""/>
        <dsp:cNvSpPr/>
      </dsp:nvSpPr>
      <dsp:spPr>
        <a:xfrm>
          <a:off x="5213" y="1643234"/>
          <a:ext cx="1558353" cy="93501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MY" sz="1200" kern="1200">
              <a:latin typeface="Times New Roman" panose="02020603050405020304" pitchFamily="18" charset="0"/>
              <a:cs typeface="Times New Roman" panose="02020603050405020304" pitchFamily="18" charset="0"/>
            </a:rPr>
            <a:t>Assembly of prototype</a:t>
          </a:r>
        </a:p>
      </dsp:txBody>
      <dsp:txXfrm>
        <a:off x="32599" y="1670620"/>
        <a:ext cx="1503581" cy="880239"/>
      </dsp:txXfrm>
    </dsp:sp>
    <dsp:sp modelId="{06BF6C2E-A23D-4757-BAEA-D99E76A54061}">
      <dsp:nvSpPr>
        <dsp:cNvPr id="0" name=""/>
        <dsp:cNvSpPr/>
      </dsp:nvSpPr>
      <dsp:spPr>
        <a:xfrm rot="5400000">
          <a:off x="619205" y="2687330"/>
          <a:ext cx="330370" cy="386471"/>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MY" sz="1200" kern="1200">
            <a:latin typeface="Times New Roman" panose="02020603050405020304" pitchFamily="18" charset="0"/>
            <a:cs typeface="Times New Roman" panose="02020603050405020304" pitchFamily="18" charset="0"/>
          </a:endParaRPr>
        </a:p>
      </dsp:txBody>
      <dsp:txXfrm rot="-5400000">
        <a:off x="668449" y="2715381"/>
        <a:ext cx="231883" cy="231259"/>
      </dsp:txXfrm>
    </dsp:sp>
    <dsp:sp modelId="{D6480EF0-12FD-4B23-A542-EE3A20B2493C}">
      <dsp:nvSpPr>
        <dsp:cNvPr id="0" name=""/>
        <dsp:cNvSpPr/>
      </dsp:nvSpPr>
      <dsp:spPr>
        <a:xfrm>
          <a:off x="5213" y="3201587"/>
          <a:ext cx="1558353" cy="93501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MY" sz="1200" kern="1200">
              <a:latin typeface="Times New Roman" panose="02020603050405020304" pitchFamily="18" charset="0"/>
              <a:cs typeface="Times New Roman" panose="02020603050405020304" pitchFamily="18" charset="0"/>
            </a:rPr>
            <a:t>Testing and improvement of a working prototype</a:t>
          </a:r>
        </a:p>
      </dsp:txBody>
      <dsp:txXfrm>
        <a:off x="32599" y="3228973"/>
        <a:ext cx="1503581" cy="880239"/>
      </dsp:txXfrm>
    </dsp:sp>
    <dsp:sp modelId="{B23AEFCF-B684-491B-8149-BEAE301DA9A2}">
      <dsp:nvSpPr>
        <dsp:cNvPr id="0" name=""/>
        <dsp:cNvSpPr/>
      </dsp:nvSpPr>
      <dsp:spPr>
        <a:xfrm>
          <a:off x="1700702" y="3475857"/>
          <a:ext cx="330370" cy="386471"/>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MY" sz="1200" kern="1200">
            <a:latin typeface="Times New Roman" panose="02020603050405020304" pitchFamily="18" charset="0"/>
            <a:cs typeface="Times New Roman" panose="02020603050405020304" pitchFamily="18" charset="0"/>
          </a:endParaRPr>
        </a:p>
      </dsp:txBody>
      <dsp:txXfrm>
        <a:off x="1700702" y="3553151"/>
        <a:ext cx="231259" cy="231883"/>
      </dsp:txXfrm>
    </dsp:sp>
    <dsp:sp modelId="{D10ACC05-204B-4961-AF72-4F099E30ACC4}">
      <dsp:nvSpPr>
        <dsp:cNvPr id="0" name=""/>
        <dsp:cNvSpPr/>
      </dsp:nvSpPr>
      <dsp:spPr>
        <a:xfrm>
          <a:off x="2186908" y="3201587"/>
          <a:ext cx="1558353" cy="93501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MY" sz="1200" kern="1200">
              <a:latin typeface="Times New Roman" panose="02020603050405020304" pitchFamily="18" charset="0"/>
              <a:cs typeface="Times New Roman" panose="02020603050405020304" pitchFamily="18" charset="0"/>
            </a:rPr>
            <a:t>Completion of a working prototype</a:t>
          </a:r>
        </a:p>
      </dsp:txBody>
      <dsp:txXfrm>
        <a:off x="2214294" y="3228973"/>
        <a:ext cx="1503581" cy="88023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3E3308F623FC44A143CC50928083F7" ma:contentTypeVersion="5" ma:contentTypeDescription="Create a new document." ma:contentTypeScope="" ma:versionID="6c602b768641cf47761127303a6dbb01">
  <xsd:schema xmlns:xsd="http://www.w3.org/2001/XMLSchema" xmlns:xs="http://www.w3.org/2001/XMLSchema" xmlns:p="http://schemas.microsoft.com/office/2006/metadata/properties" xmlns:ns3="a588f1f4-208a-4224-9f18-a6c34a69cadc" xmlns:ns4="284675de-8d95-4e27-a008-2beb34ddc567" targetNamespace="http://schemas.microsoft.com/office/2006/metadata/properties" ma:root="true" ma:fieldsID="3ed354773a08ec41d3d0ea7bc916cfc2" ns3:_="" ns4:_="">
    <xsd:import namespace="a588f1f4-208a-4224-9f18-a6c34a69cadc"/>
    <xsd:import namespace="284675de-8d95-4e27-a008-2beb34ddc56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88f1f4-208a-4224-9f18-a6c34a69cad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84675de-8d95-4e27-a008-2beb34ddc56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AE7C3A-69C0-4FDC-BE7D-524A668AEA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88f1f4-208a-4224-9f18-a6c34a69cadc"/>
    <ds:schemaRef ds:uri="284675de-8d95-4e27-a008-2beb34ddc56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6C99719-431C-4AEB-A9E6-B5F96AE5702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70559F0-0BDC-4ED7-A25C-80F38C6EEAE9}">
  <ds:schemaRefs>
    <ds:schemaRef ds:uri="http://schemas.microsoft.com/sharepoint/v3/contenttype/forms"/>
  </ds:schemaRefs>
</ds:datastoreItem>
</file>

<file path=customXml/itemProps4.xml><?xml version="1.0" encoding="utf-8"?>
<ds:datastoreItem xmlns:ds="http://schemas.openxmlformats.org/officeDocument/2006/customXml" ds:itemID="{9A5D7F27-717B-4652-B9FF-D688D574D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Pages>
  <Words>8201</Words>
  <Characters>46748</Characters>
  <Application>Microsoft Office Word</Application>
  <DocSecurity>0</DocSecurity>
  <Lines>389</Lines>
  <Paragraphs>109</Paragraphs>
  <ScaleCrop>false</ScaleCrop>
  <Company/>
  <LinksUpToDate>false</LinksUpToDate>
  <CharactersWithSpaces>54840</CharactersWithSpaces>
  <SharedDoc>false</SharedDoc>
  <HLinks>
    <vt:vector size="66" baseType="variant">
      <vt:variant>
        <vt:i4>2228338</vt:i4>
      </vt:variant>
      <vt:variant>
        <vt:i4>30</vt:i4>
      </vt:variant>
      <vt:variant>
        <vt:i4>0</vt:i4>
      </vt:variant>
      <vt:variant>
        <vt:i4>5</vt:i4>
      </vt:variant>
      <vt:variant>
        <vt:lpwstr>https://www.hearingtracker.com/hearing-aids/widex-evoke</vt:lpwstr>
      </vt:variant>
      <vt:variant>
        <vt:lpwstr/>
      </vt:variant>
      <vt:variant>
        <vt:i4>5832731</vt:i4>
      </vt:variant>
      <vt:variant>
        <vt:i4>27</vt:i4>
      </vt:variant>
      <vt:variant>
        <vt:i4>0</vt:i4>
      </vt:variant>
      <vt:variant>
        <vt:i4>5</vt:i4>
      </vt:variant>
      <vt:variant>
        <vt:lpwstr>https://www.lazada.com.my/products/zpo-high-quality-powerbank-2600mah-mini-keychain-perfume-lipstick-portable-power-bank-i548228279-s1088284023.html</vt:lpwstr>
      </vt:variant>
      <vt:variant>
        <vt:lpwstr/>
      </vt:variant>
      <vt:variant>
        <vt:i4>6619259</vt:i4>
      </vt:variant>
      <vt:variant>
        <vt:i4>24</vt:i4>
      </vt:variant>
      <vt:variant>
        <vt:i4>0</vt:i4>
      </vt:variant>
      <vt:variant>
        <vt:i4>5</vt:i4>
      </vt:variant>
      <vt:variant>
        <vt:lpwstr>https://www.who.int/news-room/fact-sheets/detail/deafness-and-hearing-loss</vt:lpwstr>
      </vt:variant>
      <vt:variant>
        <vt:lpwstr/>
      </vt:variant>
      <vt:variant>
        <vt:i4>3473441</vt:i4>
      </vt:variant>
      <vt:variant>
        <vt:i4>21</vt:i4>
      </vt:variant>
      <vt:variant>
        <vt:i4>0</vt:i4>
      </vt:variant>
      <vt:variant>
        <vt:i4>5</vt:i4>
      </vt:variant>
      <vt:variant>
        <vt:lpwstr>https://shopee.com.my/Raspberry-Pi-Zero-WH-(with-Header)-i.23949362.1136441442</vt:lpwstr>
      </vt:variant>
      <vt:variant>
        <vt:lpwstr/>
      </vt:variant>
      <vt:variant>
        <vt:i4>196639</vt:i4>
      </vt:variant>
      <vt:variant>
        <vt:i4>18</vt:i4>
      </vt:variant>
      <vt:variant>
        <vt:i4>0</vt:i4>
      </vt:variant>
      <vt:variant>
        <vt:i4>5</vt:i4>
      </vt:variant>
      <vt:variant>
        <vt:lpwstr>https://www.raspberrypi.org/products/raspberry-pi-zero-w/</vt:lpwstr>
      </vt:variant>
      <vt:variant>
        <vt:lpwstr/>
      </vt:variant>
      <vt:variant>
        <vt:i4>5505037</vt:i4>
      </vt:variant>
      <vt:variant>
        <vt:i4>15</vt:i4>
      </vt:variant>
      <vt:variant>
        <vt:i4>0</vt:i4>
      </vt:variant>
      <vt:variant>
        <vt:i4>5</vt:i4>
      </vt:variant>
      <vt:variant>
        <vt:lpwstr>https://shopee.com.my/Original-Remax-RA-OTG-USB-2.0-To-MicroUSB-Connection-Kit-OTG-Adapter-i.60955352.2304767765</vt:lpwstr>
      </vt:variant>
      <vt:variant>
        <vt:lpwstr/>
      </vt:variant>
      <vt:variant>
        <vt:i4>5505089</vt:i4>
      </vt:variant>
      <vt:variant>
        <vt:i4>12</vt:i4>
      </vt:variant>
      <vt:variant>
        <vt:i4>0</vt:i4>
      </vt:variant>
      <vt:variant>
        <vt:i4>5</vt:i4>
      </vt:variant>
      <vt:variant>
        <vt:lpwstr>https://www.medicalnewstoday.com/articles/249285.php</vt:lpwstr>
      </vt:variant>
      <vt:variant>
        <vt:lpwstr/>
      </vt:variant>
      <vt:variant>
        <vt:i4>65611</vt:i4>
      </vt:variant>
      <vt:variant>
        <vt:i4>9</vt:i4>
      </vt:variant>
      <vt:variant>
        <vt:i4>0</vt:i4>
      </vt:variant>
      <vt:variant>
        <vt:i4>5</vt:i4>
      </vt:variant>
      <vt:variant>
        <vt:lpwstr>https://www.aliexpress.com/item/32971926978.html</vt:lpwstr>
      </vt:variant>
      <vt:variant>
        <vt:lpwstr/>
      </vt:variant>
      <vt:variant>
        <vt:i4>3735668</vt:i4>
      </vt:variant>
      <vt:variant>
        <vt:i4>6</vt:i4>
      </vt:variant>
      <vt:variant>
        <vt:i4>0</vt:i4>
      </vt:variant>
      <vt:variant>
        <vt:i4>5</vt:i4>
      </vt:variant>
      <vt:variant>
        <vt:lpwstr>https://docs.espressif.com/projects/esp-adf/en/latest/get-started/get-started-esp32-lyrat.html</vt:lpwstr>
      </vt:variant>
      <vt:variant>
        <vt:lpwstr/>
      </vt:variant>
      <vt:variant>
        <vt:i4>131084</vt:i4>
      </vt:variant>
      <vt:variant>
        <vt:i4>3</vt:i4>
      </vt:variant>
      <vt:variant>
        <vt:i4>0</vt:i4>
      </vt:variant>
      <vt:variant>
        <vt:i4>5</vt:i4>
      </vt:variant>
      <vt:variant>
        <vt:lpwstr>https://cmusphinx.github.io/wiki/</vt:lpwstr>
      </vt:variant>
      <vt:variant>
        <vt:lpwstr/>
      </vt:variant>
      <vt:variant>
        <vt:i4>6553654</vt:i4>
      </vt:variant>
      <vt:variant>
        <vt:i4>0</vt:i4>
      </vt:variant>
      <vt:variant>
        <vt:i4>0</vt:i4>
      </vt:variant>
      <vt:variant>
        <vt:i4>5</vt:i4>
      </vt:variant>
      <vt:variant>
        <vt:lpwstr>https://shopee.com.my/product/129771583/2633789313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FIORENTINA RICHELLE ASUN</dc:creator>
  <cp:keywords/>
  <dc:description/>
  <cp:lastModifiedBy>Tan Li Tung</cp:lastModifiedBy>
  <cp:revision>250</cp:revision>
  <cp:lastPrinted>2019-11-21T02:18:00Z</cp:lastPrinted>
  <dcterms:created xsi:type="dcterms:W3CDTF">2019-11-25T20:41:00Z</dcterms:created>
  <dcterms:modified xsi:type="dcterms:W3CDTF">2020-07-18T14:30:00Z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0x010100AD3E3308F623FC44A143CC50928083F7</vt:lpwstr>
  </property>
</Properties>
</file>